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C89AC" w14:textId="18C9788D" w:rsidR="00105C7F" w:rsidRPr="00F765B6" w:rsidRDefault="00105C7F" w:rsidP="00105C7F">
      <w:pPr>
        <w:jc w:val="center"/>
      </w:pPr>
      <w:bookmarkStart w:id="0" w:name="_Hlk136639085"/>
      <w:r w:rsidRPr="00F765B6">
        <w:t>МІНІСТЕРСТВО</w:t>
      </w:r>
      <w:r w:rsidR="001D28F3">
        <w:t xml:space="preserve"> </w:t>
      </w:r>
      <w:r w:rsidRPr="00F765B6">
        <w:t>ОСВІТИ</w:t>
      </w:r>
      <w:r w:rsidR="001D28F3">
        <w:t xml:space="preserve"> </w:t>
      </w:r>
      <w:r w:rsidRPr="00F765B6">
        <w:t>І</w:t>
      </w:r>
      <w:r w:rsidR="001D28F3">
        <w:t xml:space="preserve"> </w:t>
      </w:r>
      <w:r w:rsidRPr="00F765B6">
        <w:t>НАУКИ</w:t>
      </w:r>
      <w:r w:rsidR="001D28F3">
        <w:t xml:space="preserve"> </w:t>
      </w:r>
      <w:r w:rsidRPr="00F765B6">
        <w:t>УКРАЇНИ</w:t>
      </w:r>
    </w:p>
    <w:p w14:paraId="7F0A665E" w14:textId="71F8DE5D" w:rsidR="00105C7F" w:rsidRPr="00F765B6" w:rsidRDefault="00105C7F" w:rsidP="00105C7F">
      <w:pPr>
        <w:jc w:val="center"/>
      </w:pPr>
      <w:r w:rsidRPr="00F765B6">
        <w:t>НАЦІОНАЛЬНИЙ</w:t>
      </w:r>
      <w:r w:rsidR="001D28F3">
        <w:t xml:space="preserve"> </w:t>
      </w:r>
      <w:r w:rsidRPr="00F765B6">
        <w:t>УНІВЕРСИТЕТ</w:t>
      </w:r>
      <w:r w:rsidR="001D28F3">
        <w:t xml:space="preserve"> </w:t>
      </w:r>
      <w:r w:rsidRPr="00F765B6">
        <w:t>«ЛЬВІВСЬКА</w:t>
      </w:r>
      <w:r w:rsidR="001D28F3">
        <w:t xml:space="preserve"> </w:t>
      </w:r>
      <w:r w:rsidRPr="00F765B6">
        <w:t>ПОЛІТЕХНІКА»</w:t>
      </w:r>
    </w:p>
    <w:p w14:paraId="4D063103" w14:textId="3809C768" w:rsidR="00105C7F" w:rsidRPr="00F765B6" w:rsidRDefault="00105C7F" w:rsidP="00105C7F">
      <w:pPr>
        <w:jc w:val="center"/>
      </w:pPr>
      <w:r w:rsidRPr="00F765B6">
        <w:t>Кафедра</w:t>
      </w:r>
      <w:r w:rsidR="001D28F3">
        <w:t xml:space="preserve"> </w:t>
      </w:r>
      <w:r w:rsidRPr="00F765B6">
        <w:t>автоматизованих</w:t>
      </w:r>
      <w:r w:rsidR="001D28F3">
        <w:t xml:space="preserve"> </w:t>
      </w:r>
      <w:r w:rsidRPr="00F765B6">
        <w:t>систем</w:t>
      </w:r>
      <w:r w:rsidR="001D28F3">
        <w:t xml:space="preserve"> </w:t>
      </w:r>
      <w:r w:rsidRPr="00F765B6">
        <w:t>управління</w:t>
      </w:r>
      <w:bookmarkEnd w:id="0"/>
    </w:p>
    <w:p w14:paraId="01932C84" w14:textId="77777777" w:rsidR="00105C7F" w:rsidRPr="00F765B6" w:rsidRDefault="00105C7F" w:rsidP="00105C7F"/>
    <w:p w14:paraId="061F7110" w14:textId="77777777" w:rsidR="00105C7F" w:rsidRPr="00F765B6" w:rsidRDefault="00105C7F" w:rsidP="00105C7F"/>
    <w:p w14:paraId="7F4133A0" w14:textId="77777777" w:rsidR="00105C7F" w:rsidRPr="00F765B6" w:rsidRDefault="00105C7F" w:rsidP="00105C7F"/>
    <w:p w14:paraId="03666B09" w14:textId="77777777" w:rsidR="00105C7F" w:rsidRPr="00F765B6" w:rsidRDefault="00105C7F" w:rsidP="00105C7F"/>
    <w:p w14:paraId="0B24EDB2" w14:textId="77777777" w:rsidR="00105C7F" w:rsidRPr="00F765B6" w:rsidRDefault="00105C7F" w:rsidP="00105C7F"/>
    <w:p w14:paraId="22BF8CB3" w14:textId="77777777" w:rsidR="00105C7F" w:rsidRPr="00F765B6" w:rsidRDefault="00105C7F" w:rsidP="00105C7F"/>
    <w:p w14:paraId="298569FF" w14:textId="5A9FD90F" w:rsidR="00105C7F" w:rsidRPr="00F765B6" w:rsidRDefault="00105C7F" w:rsidP="00105C7F">
      <w:pPr>
        <w:spacing w:line="360" w:lineRule="auto"/>
        <w:jc w:val="center"/>
        <w:rPr>
          <w:b/>
        </w:rPr>
      </w:pPr>
      <w:r w:rsidRPr="00F765B6">
        <w:rPr>
          <w:b/>
        </w:rPr>
        <w:t>ПОЯСНЮВАЛЬНА</w:t>
      </w:r>
      <w:r w:rsidR="001D28F3">
        <w:rPr>
          <w:b/>
        </w:rPr>
        <w:t xml:space="preserve"> </w:t>
      </w:r>
      <w:r w:rsidRPr="00F765B6">
        <w:rPr>
          <w:b/>
        </w:rPr>
        <w:t>ЗАПИСКА</w:t>
      </w:r>
    </w:p>
    <w:p w14:paraId="7E403399" w14:textId="13B28B77" w:rsidR="00105C7F" w:rsidRPr="00F765B6" w:rsidRDefault="00105C7F" w:rsidP="00105C7F">
      <w:pPr>
        <w:spacing w:line="360" w:lineRule="auto"/>
        <w:jc w:val="center"/>
      </w:pPr>
      <w:r w:rsidRPr="00F765B6">
        <w:rPr>
          <w:bCs/>
          <w:sz w:val="32"/>
          <w:szCs w:val="32"/>
        </w:rPr>
        <w:t>до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бакалаврської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кваліфікаційної</w:t>
      </w:r>
      <w:r w:rsidR="001D28F3">
        <w:rPr>
          <w:bCs/>
          <w:sz w:val="32"/>
          <w:szCs w:val="32"/>
        </w:rPr>
        <w:t xml:space="preserve"> </w:t>
      </w:r>
      <w:r w:rsidRPr="00F765B6">
        <w:rPr>
          <w:bCs/>
          <w:sz w:val="32"/>
          <w:szCs w:val="32"/>
        </w:rPr>
        <w:t>роботи</w:t>
      </w:r>
      <w:r w:rsidR="001D28F3">
        <w:rPr>
          <w:b/>
          <w:sz w:val="32"/>
          <w:szCs w:val="32"/>
        </w:rPr>
        <w:t xml:space="preserve"> </w:t>
      </w:r>
      <w:r w:rsidRPr="00F765B6">
        <w:t>на</w:t>
      </w:r>
      <w:r w:rsidR="001D28F3">
        <w:t xml:space="preserve"> </w:t>
      </w:r>
      <w:r w:rsidRPr="00F765B6">
        <w:t>тему:</w:t>
      </w:r>
    </w:p>
    <w:p w14:paraId="00087E3B" w14:textId="6FC85557" w:rsidR="00105C7F" w:rsidRPr="00F765B6" w:rsidRDefault="00105C7F" w:rsidP="00105C7F">
      <w:pPr>
        <w:tabs>
          <w:tab w:val="left" w:pos="440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r w:rsidRPr="00C62B23">
        <w:rPr>
          <w:b/>
          <w:bCs/>
        </w:rPr>
        <w:t>Візуальне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моделювання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роботи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обчислювача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швидкого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перетворення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Фур’є</w:t>
      </w:r>
      <w:r w:rsidR="001D28F3" w:rsidRPr="00F627B1">
        <w:rPr>
          <w:b/>
          <w:lang w:val="ru-RU"/>
          <w:rPrChange w:id="1" w:author="Учетная запись Майкрософт" w:date="2026-05-24T17:35:00Z">
            <w:rPr>
              <w:b/>
              <w:lang w:val="en-US"/>
            </w:rPr>
          </w:rPrChange>
        </w:rPr>
        <w:t xml:space="preserve"> 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під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керуванням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потоку</w:t>
      </w:r>
      <w:r w:rsidR="001D28F3">
        <w:rPr>
          <w:b/>
          <w:bCs/>
        </w:rPr>
        <w:t xml:space="preserve"> </w:t>
      </w:r>
      <w:r w:rsidRPr="00C62B23">
        <w:rPr>
          <w:b/>
          <w:bCs/>
        </w:rPr>
        <w:t>даних</w:t>
      </w:r>
      <w:r w:rsidRPr="00F765B6">
        <w:rPr>
          <w:b/>
          <w:bCs/>
        </w:rPr>
        <w:t>»</w:t>
      </w:r>
    </w:p>
    <w:p w14:paraId="60DF4478" w14:textId="24097D46" w:rsidR="00105C7F" w:rsidRPr="00F765B6" w:rsidRDefault="00105C7F" w:rsidP="00105C7F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«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Visual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Simulation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the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Operation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of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r w:rsidRPr="00C62B23">
        <w:rPr>
          <w:rFonts w:eastAsia="SimSun"/>
          <w:b/>
          <w:bCs/>
          <w:shd w:val="clear" w:color="auto" w:fill="FFFFFF"/>
          <w:lang w:eastAsia="zh-CN"/>
        </w:rPr>
        <w:t>a</w:t>
      </w:r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Dataflow-Controlled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Fast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Fourier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Transform</w:t>
      </w:r>
      <w:proofErr w:type="spellEnd"/>
      <w:r w:rsidR="001D28F3">
        <w:rPr>
          <w:rFonts w:eastAsia="SimSun"/>
          <w:b/>
          <w:bCs/>
          <w:shd w:val="clear" w:color="auto" w:fill="FFFFFF"/>
          <w:lang w:eastAsia="zh-CN"/>
        </w:rPr>
        <w:t xml:space="preserve"> </w:t>
      </w:r>
      <w:proofErr w:type="spellStart"/>
      <w:r w:rsidRPr="00C62B23">
        <w:rPr>
          <w:rFonts w:eastAsia="SimSun"/>
          <w:b/>
          <w:bCs/>
          <w:shd w:val="clear" w:color="auto" w:fill="FFFFFF"/>
          <w:lang w:eastAsia="zh-CN"/>
        </w:rPr>
        <w:t>Processor</w:t>
      </w:r>
      <w:proofErr w:type="spellEnd"/>
      <w:r w:rsidRPr="00F765B6">
        <w:rPr>
          <w:b/>
          <w:bCs/>
        </w:rPr>
        <w:t>»</w:t>
      </w:r>
    </w:p>
    <w:p w14:paraId="7052A1C9" w14:textId="77777777" w:rsidR="00105C7F" w:rsidRPr="00F765B6" w:rsidRDefault="00105C7F" w:rsidP="00105C7F">
      <w:pPr>
        <w:jc w:val="both"/>
      </w:pPr>
    </w:p>
    <w:p w14:paraId="2D157C9B" w14:textId="77777777" w:rsidR="00105C7F" w:rsidRPr="00F765B6" w:rsidRDefault="00105C7F" w:rsidP="00105C7F">
      <w:pPr>
        <w:jc w:val="both"/>
      </w:pPr>
    </w:p>
    <w:p w14:paraId="2C59FF08" w14:textId="7D222678" w:rsidR="00105C7F" w:rsidRPr="00F765B6" w:rsidRDefault="00105C7F" w:rsidP="00105C7F">
      <w:pPr>
        <w:tabs>
          <w:tab w:val="left" w:pos="3119"/>
          <w:tab w:val="left" w:pos="4395"/>
          <w:tab w:val="left" w:pos="6096"/>
          <w:tab w:val="left" w:pos="6521"/>
          <w:tab w:val="left" w:pos="9214"/>
        </w:tabs>
        <w:rPr>
          <w:u w:val="single"/>
        </w:rPr>
      </w:pPr>
      <w:r w:rsidRPr="00F765B6">
        <w:t>Студента</w:t>
      </w:r>
      <w:r w:rsidR="001D28F3">
        <w:t xml:space="preserve"> </w:t>
      </w:r>
      <w:r w:rsidRPr="00F765B6">
        <w:t>гр.</w:t>
      </w:r>
      <w:r w:rsidR="001D28F3">
        <w:t xml:space="preserve"> </w:t>
      </w:r>
      <w:r w:rsidR="001D28F3">
        <w:rPr>
          <w:u w:val="single"/>
        </w:rPr>
        <w:t xml:space="preserve">  </w:t>
      </w:r>
      <w:r w:rsidRPr="00F765B6">
        <w:rPr>
          <w:u w:val="single"/>
        </w:rPr>
        <w:t>ОІ-41</w:t>
      </w:r>
      <w:r w:rsidR="001D28F3">
        <w:rPr>
          <w:u w:val="single"/>
        </w:rPr>
        <w:t xml:space="preserve">    </w:t>
      </w:r>
      <w:r w:rsidRPr="00F765B6">
        <w:tab/>
      </w:r>
      <w:r w:rsidRPr="00F765B6">
        <w:rPr>
          <w:u w:val="single"/>
        </w:rPr>
        <w:tab/>
      </w:r>
      <w:r w:rsidR="001D28F3">
        <w:rPr>
          <w:bCs/>
        </w:rPr>
        <w:t xml:space="preserve">     </w:t>
      </w:r>
      <w:r w:rsidRPr="00F765B6">
        <w:rPr>
          <w:u w:val="single"/>
        </w:rPr>
        <w:tab/>
        <w:t>Микола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ТЕСЛЯ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ab/>
      </w:r>
    </w:p>
    <w:p w14:paraId="13999CA4" w14:textId="1B3985C7" w:rsidR="00105C7F" w:rsidRPr="00F765B6" w:rsidRDefault="00105C7F" w:rsidP="00105C7F">
      <w:pPr>
        <w:tabs>
          <w:tab w:val="left" w:pos="1560"/>
        </w:tabs>
        <w:rPr>
          <w:sz w:val="20"/>
          <w:szCs w:val="20"/>
        </w:rPr>
      </w:pPr>
      <w:r w:rsidRPr="00F765B6">
        <w:rPr>
          <w:sz w:val="20"/>
          <w:szCs w:val="20"/>
        </w:rPr>
        <w:tab/>
        <w:t>(шифр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групи)</w:t>
      </w:r>
      <w:r w:rsidR="001D28F3">
        <w:rPr>
          <w:sz w:val="20"/>
          <w:szCs w:val="20"/>
        </w:rPr>
        <w:t xml:space="preserve">              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                                    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071B050A" w14:textId="77777777" w:rsidR="00105C7F" w:rsidRPr="00F765B6" w:rsidRDefault="00105C7F" w:rsidP="00105C7F">
      <w:pPr>
        <w:tabs>
          <w:tab w:val="left" w:pos="3544"/>
        </w:tabs>
        <w:rPr>
          <w:sz w:val="16"/>
          <w:szCs w:val="16"/>
          <w:u w:val="single"/>
        </w:rPr>
      </w:pPr>
    </w:p>
    <w:p w14:paraId="329D12B9" w14:textId="5D30842A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Керівник</w:t>
      </w:r>
      <w:r w:rsidR="001D28F3">
        <w:rPr>
          <w:bCs/>
        </w:rPr>
        <w:t xml:space="preserve"> </w:t>
      </w:r>
      <w:r w:rsidRPr="00F765B6">
        <w:rPr>
          <w:bCs/>
        </w:rPr>
        <w:t>роботи</w:t>
      </w:r>
    </w:p>
    <w:p w14:paraId="4EE3FEA0" w14:textId="4ADF7130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103"/>
          <w:tab w:val="left" w:pos="9214"/>
        </w:tabs>
        <w:rPr>
          <w:u w:val="single"/>
        </w:rPr>
      </w:pP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="001D28F3">
        <w:rPr>
          <w:bCs/>
        </w:rPr>
        <w:t xml:space="preserve">     </w:t>
      </w:r>
      <w:r w:rsidR="001D28F3">
        <w:rPr>
          <w:u w:val="single"/>
        </w:rPr>
        <w:t xml:space="preserve">     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rPr>
          <w:u w:val="single"/>
        </w:rPr>
        <w:tab/>
      </w:r>
    </w:p>
    <w:p w14:paraId="1BAC1B8A" w14:textId="62614ED3" w:rsidR="00105C7F" w:rsidRPr="00F765B6" w:rsidRDefault="00105C7F" w:rsidP="00105C7F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34A947B0" w14:textId="77777777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020"/>
        </w:tabs>
        <w:rPr>
          <w:bCs/>
        </w:rPr>
      </w:pPr>
      <w:r w:rsidRPr="00F765B6">
        <w:rPr>
          <w:bCs/>
        </w:rPr>
        <w:t>Відповідальний</w:t>
      </w:r>
    </w:p>
    <w:p w14:paraId="5D2FFA83" w14:textId="4466383B" w:rsidR="00105C7F" w:rsidRPr="00F765B6" w:rsidRDefault="00105C7F" w:rsidP="00105C7F">
      <w:pPr>
        <w:tabs>
          <w:tab w:val="left" w:pos="3119"/>
          <w:tab w:val="left" w:pos="3544"/>
          <w:tab w:val="left" w:pos="4395"/>
          <w:tab w:val="left" w:pos="4962"/>
          <w:tab w:val="left" w:pos="5245"/>
          <w:tab w:val="left" w:pos="9214"/>
        </w:tabs>
        <w:rPr>
          <w:bCs/>
          <w:u w:val="single"/>
        </w:rPr>
      </w:pPr>
      <w:r w:rsidRPr="00F765B6">
        <w:rPr>
          <w:bCs/>
        </w:rPr>
        <w:t>за</w:t>
      </w:r>
      <w:r w:rsidR="001D28F3">
        <w:rPr>
          <w:bCs/>
        </w:rPr>
        <w:t xml:space="preserve"> </w:t>
      </w:r>
      <w:proofErr w:type="spellStart"/>
      <w:r w:rsidRPr="00F765B6">
        <w:rPr>
          <w:bCs/>
        </w:rPr>
        <w:t>нормоконтроль</w:t>
      </w:r>
      <w:proofErr w:type="spellEnd"/>
      <w:r w:rsidRPr="00F765B6">
        <w:rPr>
          <w:bCs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="001D28F3">
        <w:rPr>
          <w:bCs/>
        </w:rPr>
        <w:t xml:space="preserve">     </w:t>
      </w:r>
      <w:r w:rsidR="001D28F3">
        <w:rPr>
          <w:u w:val="single"/>
        </w:rPr>
        <w:t xml:space="preserve">      </w:t>
      </w:r>
      <w:proofErr w:type="spellStart"/>
      <w:r w:rsidRPr="00F765B6">
        <w:rPr>
          <w:u w:val="single"/>
        </w:rPr>
        <w:t>к.т.н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доц.,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Ярослав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КОВІВЧАК</w:t>
      </w:r>
      <w:r w:rsidRPr="00F765B6">
        <w:rPr>
          <w:u w:val="single"/>
        </w:rPr>
        <w:tab/>
      </w:r>
    </w:p>
    <w:p w14:paraId="14AA49AF" w14:textId="28C15226" w:rsidR="00105C7F" w:rsidRPr="00F765B6" w:rsidRDefault="00105C7F" w:rsidP="00105C7F">
      <w:pPr>
        <w:tabs>
          <w:tab w:val="left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63D98D19" w14:textId="77777777" w:rsidR="00105C7F" w:rsidRPr="00F765B6" w:rsidRDefault="00105C7F" w:rsidP="00105C7F">
      <w:pPr>
        <w:tabs>
          <w:tab w:val="left" w:pos="2835"/>
          <w:tab w:val="left" w:pos="5954"/>
        </w:tabs>
        <w:rPr>
          <w:bCs/>
        </w:rPr>
      </w:pPr>
    </w:p>
    <w:p w14:paraId="2C06DFB6" w14:textId="77777777" w:rsidR="00105C7F" w:rsidRPr="00F765B6" w:rsidRDefault="00105C7F" w:rsidP="00105C7F">
      <w:pPr>
        <w:tabs>
          <w:tab w:val="left" w:pos="2835"/>
          <w:tab w:val="left" w:pos="5954"/>
        </w:tabs>
        <w:rPr>
          <w:bCs/>
        </w:rPr>
      </w:pPr>
    </w:p>
    <w:p w14:paraId="1EC1049D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6DDAB70D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7AAD5A84" w14:textId="77777777" w:rsidR="00105C7F" w:rsidRPr="00F765B6" w:rsidRDefault="00105C7F" w:rsidP="00105C7F">
      <w:pPr>
        <w:tabs>
          <w:tab w:val="left" w:pos="6560"/>
        </w:tabs>
      </w:pPr>
    </w:p>
    <w:p w14:paraId="67767043" w14:textId="77777777" w:rsidR="00105C7F" w:rsidRPr="00F765B6" w:rsidRDefault="00105C7F" w:rsidP="00105C7F">
      <w:pPr>
        <w:tabs>
          <w:tab w:val="left" w:pos="6560"/>
        </w:tabs>
      </w:pPr>
    </w:p>
    <w:p w14:paraId="45BDB359" w14:textId="77777777" w:rsidR="00105C7F" w:rsidRPr="00F765B6" w:rsidRDefault="00105C7F" w:rsidP="00105C7F">
      <w:pPr>
        <w:tabs>
          <w:tab w:val="left" w:pos="6560"/>
        </w:tabs>
      </w:pPr>
    </w:p>
    <w:p w14:paraId="19964496" w14:textId="77777777" w:rsidR="00105C7F" w:rsidRPr="00F765B6" w:rsidRDefault="00105C7F" w:rsidP="00105C7F">
      <w:pPr>
        <w:tabs>
          <w:tab w:val="left" w:pos="6560"/>
        </w:tabs>
      </w:pPr>
    </w:p>
    <w:p w14:paraId="34D1ED82" w14:textId="77777777" w:rsidR="00105C7F" w:rsidRPr="00F765B6" w:rsidRDefault="00105C7F" w:rsidP="00105C7F">
      <w:pPr>
        <w:tabs>
          <w:tab w:val="left" w:pos="6560"/>
        </w:tabs>
      </w:pPr>
    </w:p>
    <w:p w14:paraId="749164D9" w14:textId="77777777" w:rsidR="00105C7F" w:rsidRPr="00F765B6" w:rsidRDefault="00105C7F" w:rsidP="00105C7F">
      <w:pPr>
        <w:tabs>
          <w:tab w:val="left" w:pos="6560"/>
        </w:tabs>
      </w:pPr>
    </w:p>
    <w:p w14:paraId="08D6C3C2" w14:textId="77777777" w:rsidR="00105C7F" w:rsidRPr="00F765B6" w:rsidRDefault="00105C7F" w:rsidP="00105C7F">
      <w:pPr>
        <w:tabs>
          <w:tab w:val="left" w:pos="2835"/>
          <w:tab w:val="left" w:pos="5954"/>
        </w:tabs>
      </w:pPr>
    </w:p>
    <w:p w14:paraId="3220A4BF" w14:textId="592C5D97" w:rsidR="00105C7F" w:rsidRPr="00F765B6" w:rsidRDefault="00105C7F" w:rsidP="00105C7F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</w:pPr>
      <w:r w:rsidRPr="00F765B6">
        <w:t>Допущено</w:t>
      </w:r>
      <w:r w:rsidR="001D28F3">
        <w:t xml:space="preserve"> </w:t>
      </w:r>
      <w:r w:rsidRPr="00F765B6">
        <w:t>до</w:t>
      </w:r>
      <w:r w:rsidR="001D28F3">
        <w:t xml:space="preserve"> </w:t>
      </w:r>
      <w:r w:rsidRPr="00F765B6">
        <w:t>захисту:</w:t>
      </w:r>
    </w:p>
    <w:p w14:paraId="295D00DD" w14:textId="3139E4B6" w:rsidR="00105C7F" w:rsidRPr="00F765B6" w:rsidRDefault="00105C7F" w:rsidP="00105C7F">
      <w:pPr>
        <w:tabs>
          <w:tab w:val="left" w:pos="2552"/>
          <w:tab w:val="left" w:pos="3544"/>
          <w:tab w:val="left" w:pos="4536"/>
          <w:tab w:val="left" w:pos="4962"/>
          <w:tab w:val="left" w:pos="5245"/>
          <w:tab w:val="left" w:pos="9020"/>
        </w:tabs>
        <w:rPr>
          <w:u w:val="single"/>
        </w:rPr>
      </w:pPr>
      <w:r w:rsidRPr="00F765B6">
        <w:t>Завідувач</w:t>
      </w:r>
      <w:r w:rsidR="001D28F3">
        <w:t xml:space="preserve"> </w:t>
      </w:r>
      <w:r w:rsidRPr="00F765B6">
        <w:t>кафедри</w:t>
      </w:r>
      <w:r w:rsidRPr="00F765B6">
        <w:rPr>
          <w:b/>
        </w:rPr>
        <w:tab/>
      </w:r>
      <w:r w:rsidRPr="00F765B6">
        <w:rPr>
          <w:bCs/>
          <w:u w:val="single"/>
        </w:rPr>
        <w:tab/>
      </w:r>
      <w:r w:rsidRPr="00F765B6">
        <w:rPr>
          <w:bCs/>
          <w:u w:val="single"/>
        </w:rPr>
        <w:tab/>
      </w:r>
      <w:r w:rsidRPr="00F765B6">
        <w:rPr>
          <w:b/>
        </w:rPr>
        <w:tab/>
      </w:r>
      <w:r w:rsidRPr="00F765B6">
        <w:rPr>
          <w:u w:val="single"/>
        </w:rPr>
        <w:tab/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Василь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ТЕСЛЮК</w:t>
      </w:r>
      <w:r w:rsidRPr="00F765B6">
        <w:rPr>
          <w:u w:val="single"/>
        </w:rPr>
        <w:tab/>
      </w:r>
    </w:p>
    <w:p w14:paraId="6FF6F114" w14:textId="50EC2F30" w:rsidR="00105C7F" w:rsidRPr="00F765B6" w:rsidRDefault="00105C7F" w:rsidP="00105C7F">
      <w:pPr>
        <w:tabs>
          <w:tab w:val="center" w:pos="3402"/>
          <w:tab w:val="left" w:pos="6096"/>
        </w:tabs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(прізвище,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6F8B8173" w14:textId="77777777" w:rsidR="00105C7F" w:rsidRPr="00F765B6" w:rsidRDefault="00105C7F" w:rsidP="00105C7F">
      <w:pPr>
        <w:pStyle w:val="Footer"/>
      </w:pPr>
    </w:p>
    <w:p w14:paraId="52DC24F5" w14:textId="77777777" w:rsidR="006B7814" w:rsidRDefault="00105C7F" w:rsidP="006B7814">
      <w:pPr>
        <w:pStyle w:val="Footer"/>
        <w:jc w:val="center"/>
        <w:rPr>
          <w:bCs/>
        </w:rPr>
      </w:pPr>
      <w:r w:rsidRPr="00F765B6">
        <w:rPr>
          <w:bCs/>
        </w:rPr>
        <w:t>2026</w:t>
      </w:r>
      <w:r w:rsidR="001D28F3">
        <w:rPr>
          <w:bCs/>
        </w:rPr>
        <w:t xml:space="preserve"> </w:t>
      </w:r>
      <w:r w:rsidRPr="00F765B6">
        <w:rPr>
          <w:bCs/>
        </w:rPr>
        <w:t>р.</w:t>
      </w:r>
    </w:p>
    <w:p w14:paraId="4B08CC79" w14:textId="77777777" w:rsidR="006B7814" w:rsidRDefault="006B7814">
      <w:pPr>
        <w:rPr>
          <w:bCs/>
        </w:rPr>
      </w:pPr>
      <w:r>
        <w:rPr>
          <w:bCs/>
        </w:rPr>
        <w:br w:type="page"/>
      </w:r>
    </w:p>
    <w:p w14:paraId="4433A13D" w14:textId="6282B28E" w:rsidR="00105C7F" w:rsidRPr="00F765B6" w:rsidRDefault="00105C7F" w:rsidP="006B7814">
      <w:pPr>
        <w:pStyle w:val="Footer"/>
        <w:jc w:val="center"/>
      </w:pPr>
      <w:r w:rsidRPr="00F765B6">
        <w:lastRenderedPageBreak/>
        <w:t>МІНІСТЕРСТВО</w:t>
      </w:r>
      <w:r w:rsidR="001D28F3">
        <w:t xml:space="preserve"> </w:t>
      </w:r>
      <w:r w:rsidRPr="00F765B6">
        <w:t>ОСВІТИ</w:t>
      </w:r>
      <w:r w:rsidR="001D28F3">
        <w:t xml:space="preserve"> </w:t>
      </w:r>
      <w:r w:rsidRPr="00F765B6">
        <w:t>І</w:t>
      </w:r>
      <w:r w:rsidR="001D28F3">
        <w:t xml:space="preserve"> </w:t>
      </w:r>
      <w:r w:rsidRPr="00F765B6">
        <w:t>НАУКИ</w:t>
      </w:r>
      <w:r w:rsidR="001D28F3">
        <w:t xml:space="preserve"> </w:t>
      </w:r>
      <w:r w:rsidRPr="00F765B6">
        <w:t>УКРАЇНИ</w:t>
      </w:r>
    </w:p>
    <w:p w14:paraId="0BBD8C03" w14:textId="7B43479F" w:rsidR="00105C7F" w:rsidRPr="00F765B6" w:rsidRDefault="00105C7F" w:rsidP="00105C7F">
      <w:pPr>
        <w:tabs>
          <w:tab w:val="center" w:pos="4111"/>
        </w:tabs>
        <w:spacing w:line="360" w:lineRule="auto"/>
        <w:jc w:val="center"/>
      </w:pPr>
      <w:r w:rsidRPr="00F765B6">
        <w:t>НАЦІОНАЛЬНИЙ</w:t>
      </w:r>
      <w:r w:rsidR="001D28F3">
        <w:t xml:space="preserve"> </w:t>
      </w:r>
      <w:r w:rsidRPr="00F765B6">
        <w:t>УНІВЕРСИТЕТ</w:t>
      </w:r>
      <w:r w:rsidR="001D28F3">
        <w:t xml:space="preserve"> </w:t>
      </w:r>
      <w:r w:rsidRPr="00F765B6">
        <w:t>«ЛЬВІВСЬКА</w:t>
      </w:r>
      <w:r w:rsidR="001D28F3">
        <w:t xml:space="preserve"> </w:t>
      </w:r>
      <w:r w:rsidRPr="00F765B6">
        <w:t>ПОЛІТЕХНІКА»</w:t>
      </w:r>
    </w:p>
    <w:p w14:paraId="01B10352" w14:textId="428463EA" w:rsidR="00105C7F" w:rsidRPr="00F765B6" w:rsidRDefault="00105C7F" w:rsidP="00105C7F">
      <w:pPr>
        <w:tabs>
          <w:tab w:val="left" w:pos="2268"/>
          <w:tab w:val="center" w:pos="4820"/>
          <w:tab w:val="right" w:pos="7938"/>
        </w:tabs>
        <w:rPr>
          <w:u w:val="single"/>
        </w:rPr>
      </w:pPr>
      <w:r w:rsidRPr="00F765B6">
        <w:t>Інститут</w:t>
      </w:r>
      <w:r w:rsidR="001D28F3">
        <w:t xml:space="preserve"> </w:t>
      </w:r>
      <w:r w:rsidRPr="00F765B6">
        <w:rPr>
          <w:u w:val="single"/>
        </w:rPr>
        <w:tab/>
        <w:t>комп’ютерних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інформаційних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технологій</w:t>
      </w:r>
      <w:r w:rsidRPr="00F765B6">
        <w:rPr>
          <w:u w:val="single"/>
        </w:rPr>
        <w:tab/>
      </w:r>
    </w:p>
    <w:p w14:paraId="7ED9050D" w14:textId="1667C21D" w:rsidR="00105C7F" w:rsidRPr="00F765B6" w:rsidRDefault="00105C7F" w:rsidP="00105C7F">
      <w:pPr>
        <w:tabs>
          <w:tab w:val="left" w:pos="2268"/>
          <w:tab w:val="center" w:pos="4820"/>
          <w:tab w:val="left" w:pos="7938"/>
          <w:tab w:val="right" w:pos="9356"/>
        </w:tabs>
        <w:rPr>
          <w:u w:val="single"/>
        </w:rPr>
      </w:pPr>
      <w:r w:rsidRPr="00F765B6">
        <w:t>Кафедра</w:t>
      </w:r>
      <w:r w:rsidR="001D28F3">
        <w:t xml:space="preserve"> </w:t>
      </w:r>
      <w:r w:rsidRPr="00F765B6">
        <w:rPr>
          <w:u w:val="single"/>
        </w:rPr>
        <w:tab/>
        <w:t>автоматизованих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систем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управління</w:t>
      </w:r>
      <w:r w:rsidRPr="00F765B6">
        <w:rPr>
          <w:u w:val="single"/>
        </w:rPr>
        <w:tab/>
      </w:r>
    </w:p>
    <w:p w14:paraId="66A3C0A1" w14:textId="302A9118" w:rsidR="00105C7F" w:rsidRPr="00F765B6" w:rsidRDefault="00105C7F" w:rsidP="00105C7F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>Спеціальність</w:t>
      </w:r>
      <w:r w:rsidR="001D28F3">
        <w:t xml:space="preserve"> </w:t>
      </w:r>
      <w:r w:rsidRPr="00F765B6">
        <w:rPr>
          <w:u w:val="single"/>
        </w:rPr>
        <w:tab/>
        <w:t>122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Комп`ютерні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науки</w:t>
      </w:r>
      <w:r w:rsidRPr="00F765B6">
        <w:rPr>
          <w:u w:val="single"/>
        </w:rPr>
        <w:tab/>
      </w:r>
      <w:r w:rsidRPr="00F765B6">
        <w:rPr>
          <w:u w:val="single"/>
        </w:rPr>
        <w:tab/>
      </w:r>
      <w:r w:rsidRPr="00F765B6">
        <w:rPr>
          <w:u w:val="single"/>
        </w:rPr>
        <w:tab/>
      </w:r>
    </w:p>
    <w:p w14:paraId="3321C977" w14:textId="246CE28F" w:rsidR="00105C7F" w:rsidRPr="00F765B6" w:rsidRDefault="00105C7F" w:rsidP="00105C7F">
      <w:pPr>
        <w:tabs>
          <w:tab w:val="left" w:pos="2268"/>
          <w:tab w:val="center" w:pos="4820"/>
          <w:tab w:val="left" w:pos="5103"/>
          <w:tab w:val="right" w:pos="7938"/>
        </w:tabs>
        <w:rPr>
          <w:u w:val="single"/>
        </w:rPr>
      </w:pPr>
      <w:r w:rsidRPr="00F765B6">
        <w:t>Освітньо-професійна</w:t>
      </w:r>
      <w:r w:rsidR="001D28F3">
        <w:t xml:space="preserve"> </w:t>
      </w:r>
      <w:r w:rsidRPr="00F765B6">
        <w:t>програма</w:t>
      </w:r>
      <w:r w:rsidR="001D28F3">
        <w:t xml:space="preserve"> </w:t>
      </w:r>
      <w:r w:rsidRPr="00F765B6">
        <w:rPr>
          <w:u w:val="single"/>
        </w:rPr>
        <w:tab/>
        <w:t>Комп’ютерні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науки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(Обчислювальний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інтелект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смарт-систем)</w:t>
      </w:r>
    </w:p>
    <w:p w14:paraId="323AA011" w14:textId="77777777" w:rsidR="00105C7F" w:rsidRPr="00F765B6" w:rsidRDefault="00105C7F" w:rsidP="00105C7F">
      <w:pPr>
        <w:spacing w:line="100" w:lineRule="atLeast"/>
      </w:pPr>
    </w:p>
    <w:p w14:paraId="0E1B6ABF" w14:textId="77777777" w:rsidR="00105C7F" w:rsidRPr="00F765B6" w:rsidRDefault="00105C7F" w:rsidP="00105C7F">
      <w:pPr>
        <w:spacing w:line="100" w:lineRule="atLeast"/>
        <w:ind w:firstLine="5245"/>
        <w:jc w:val="center"/>
      </w:pPr>
      <w:r w:rsidRPr="00F765B6">
        <w:t>«ЗАТВЕРДЖУЮ»</w:t>
      </w:r>
    </w:p>
    <w:p w14:paraId="4CDAC833" w14:textId="5FD9C7C7" w:rsidR="00105C7F" w:rsidRPr="00F765B6" w:rsidRDefault="00105C7F" w:rsidP="00105C7F">
      <w:pPr>
        <w:spacing w:line="100" w:lineRule="atLeast"/>
        <w:ind w:firstLine="5245"/>
        <w:jc w:val="center"/>
      </w:pPr>
      <w:r w:rsidRPr="00F765B6">
        <w:t>Завідувач</w:t>
      </w:r>
      <w:r w:rsidR="001D28F3">
        <w:t xml:space="preserve"> </w:t>
      </w:r>
      <w:r w:rsidRPr="00F765B6">
        <w:t>кафедри</w:t>
      </w:r>
      <w:r w:rsidR="001D28F3">
        <w:t xml:space="preserve"> </w:t>
      </w:r>
      <w:r w:rsidRPr="00F765B6">
        <w:t>АСУ</w:t>
      </w:r>
    </w:p>
    <w:p w14:paraId="003F29D1" w14:textId="5535E02A" w:rsidR="00105C7F" w:rsidRPr="00F765B6" w:rsidRDefault="00105C7F" w:rsidP="00105C7F">
      <w:pPr>
        <w:tabs>
          <w:tab w:val="left" w:pos="6521"/>
          <w:tab w:val="left" w:pos="9356"/>
        </w:tabs>
        <w:spacing w:line="100" w:lineRule="atLeast"/>
        <w:ind w:firstLine="5812"/>
      </w:pPr>
      <w:r w:rsidRPr="00F765B6">
        <w:rPr>
          <w:u w:val="single"/>
        </w:rPr>
        <w:tab/>
        <w:t>Василь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ТЕСЛЮК</w:t>
      </w:r>
    </w:p>
    <w:p w14:paraId="1233EFE0" w14:textId="74455B56" w:rsidR="00105C7F" w:rsidRPr="00F765B6" w:rsidRDefault="00105C7F" w:rsidP="00105C7F">
      <w:pPr>
        <w:tabs>
          <w:tab w:val="left" w:pos="6521"/>
          <w:tab w:val="left" w:pos="9356"/>
        </w:tabs>
        <w:spacing w:line="100" w:lineRule="atLeast"/>
        <w:ind w:firstLine="5812"/>
        <w:rPr>
          <w:u w:val="single"/>
        </w:rPr>
      </w:pPr>
      <w:r w:rsidRPr="00F765B6">
        <w:rPr>
          <w:shd w:val="clear" w:color="auto" w:fill="FFFF00"/>
        </w:rPr>
        <w:t>«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»</w:t>
      </w:r>
      <w:r w:rsidR="001D28F3">
        <w:rPr>
          <w:shd w:val="clear" w:color="auto" w:fill="FFFF00"/>
        </w:rPr>
        <w:t xml:space="preserve"> </w:t>
      </w:r>
      <w:r w:rsidR="001D28F3">
        <w:rPr>
          <w:u w:val="single"/>
          <w:shd w:val="clear" w:color="auto" w:fill="FFFF00"/>
        </w:rPr>
        <w:t xml:space="preserve">  </w:t>
      </w:r>
      <w:r w:rsidRPr="00F765B6">
        <w:rPr>
          <w:u w:val="single"/>
          <w:shd w:val="clear" w:color="auto" w:fill="FFFF00"/>
        </w:rPr>
        <w:t>XXXX</w:t>
      </w:r>
      <w:r w:rsidR="001D28F3">
        <w:rPr>
          <w:u w:val="single"/>
          <w:shd w:val="clear" w:color="auto" w:fill="FFFF00"/>
        </w:rPr>
        <w:t xml:space="preserve">  </w:t>
      </w:r>
      <w:r w:rsidRPr="00F765B6">
        <w:rPr>
          <w:shd w:val="clear" w:color="auto" w:fill="FFFF00"/>
        </w:rPr>
        <w:t>2026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р.</w:t>
      </w:r>
    </w:p>
    <w:p w14:paraId="6D8619A6" w14:textId="77777777" w:rsidR="00105C7F" w:rsidRPr="00F765B6" w:rsidRDefault="00105C7F" w:rsidP="00105C7F">
      <w:pPr>
        <w:tabs>
          <w:tab w:val="left" w:pos="7920"/>
        </w:tabs>
        <w:spacing w:line="100" w:lineRule="atLeast"/>
      </w:pPr>
    </w:p>
    <w:p w14:paraId="4C92E321" w14:textId="77777777" w:rsidR="00105C7F" w:rsidRPr="00F765B6" w:rsidRDefault="00105C7F" w:rsidP="00105C7F">
      <w:pPr>
        <w:tabs>
          <w:tab w:val="left" w:pos="2070"/>
        </w:tabs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ЗАВДАННЯ</w:t>
      </w:r>
    </w:p>
    <w:p w14:paraId="3A2055B6" w14:textId="7154F5A5" w:rsidR="00105C7F" w:rsidRPr="00F765B6" w:rsidRDefault="00105C7F" w:rsidP="00105C7F">
      <w:pPr>
        <w:spacing w:line="360" w:lineRule="auto"/>
        <w:jc w:val="center"/>
        <w:rPr>
          <w:b/>
          <w:bCs/>
        </w:rPr>
      </w:pPr>
      <w:r w:rsidRPr="00F765B6">
        <w:rPr>
          <w:b/>
          <w:bCs/>
        </w:rPr>
        <w:t>на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кваліфікаційну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роботу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студента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групи</w:t>
      </w:r>
      <w:r w:rsidR="001D28F3">
        <w:rPr>
          <w:b/>
          <w:bCs/>
        </w:rPr>
        <w:t xml:space="preserve"> </w:t>
      </w:r>
      <w:r w:rsidRPr="00F765B6">
        <w:rPr>
          <w:b/>
          <w:bCs/>
        </w:rPr>
        <w:t>ОІ-41</w:t>
      </w:r>
    </w:p>
    <w:p w14:paraId="0584F01A" w14:textId="0FC1DA29" w:rsidR="00105C7F" w:rsidRPr="00F765B6" w:rsidRDefault="00105C7F" w:rsidP="00105C7F">
      <w:pPr>
        <w:spacing w:line="360" w:lineRule="auto"/>
        <w:jc w:val="center"/>
        <w:rPr>
          <w:u w:val="single"/>
        </w:rPr>
      </w:pPr>
      <w:r w:rsidRPr="00F765B6">
        <w:rPr>
          <w:u w:val="single"/>
        </w:rPr>
        <w:t>Микола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ТЕСЛЯ</w:t>
      </w:r>
    </w:p>
    <w:p w14:paraId="57FBC5C6" w14:textId="35F2CB17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contextualSpacing/>
        <w:jc w:val="both"/>
      </w:pPr>
      <w:r w:rsidRPr="00F765B6">
        <w:t>Тема</w:t>
      </w:r>
      <w:r w:rsidR="001D28F3">
        <w:t xml:space="preserve"> </w:t>
      </w:r>
      <w:r w:rsidRPr="00F765B6">
        <w:t>роботи:</w:t>
      </w:r>
      <w:r w:rsidR="001D28F3">
        <w:t xml:space="preserve"> </w:t>
      </w:r>
      <w:r w:rsidRPr="00F765B6">
        <w:t>«</w:t>
      </w:r>
      <w:r w:rsidRPr="00C62B23">
        <w:rPr>
          <w:i/>
          <w:iCs/>
        </w:rPr>
        <w:t>Візуальне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моделювання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роботи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обчислювача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швидкого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перетворення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Фур’є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під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керуванням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потоку</w:t>
      </w:r>
      <w:r w:rsidR="001D28F3">
        <w:rPr>
          <w:i/>
          <w:iCs/>
        </w:rPr>
        <w:t xml:space="preserve"> </w:t>
      </w:r>
      <w:r w:rsidRPr="00C62B23">
        <w:rPr>
          <w:i/>
          <w:iCs/>
        </w:rPr>
        <w:t>даних</w:t>
      </w:r>
      <w:r w:rsidRPr="00F765B6">
        <w:t>»,</w:t>
      </w:r>
      <w:r w:rsidR="001D28F3">
        <w:t xml:space="preserve"> </w:t>
      </w:r>
      <w:r w:rsidRPr="00F765B6">
        <w:t>затверджена</w:t>
      </w:r>
      <w:r w:rsidR="001D28F3">
        <w:t xml:space="preserve"> </w:t>
      </w:r>
      <w:r w:rsidRPr="00F765B6">
        <w:t>наказом</w:t>
      </w:r>
      <w:r w:rsidR="001D28F3">
        <w:t xml:space="preserve"> </w:t>
      </w:r>
      <w:r w:rsidRPr="00F765B6">
        <w:t>по</w:t>
      </w:r>
      <w:r w:rsidR="001D28F3">
        <w:t xml:space="preserve"> </w:t>
      </w:r>
      <w:r w:rsidRPr="00F765B6">
        <w:t>університету</w:t>
      </w:r>
      <w:r w:rsidR="001D28F3">
        <w:t xml:space="preserve"> </w:t>
      </w:r>
      <w:r w:rsidRPr="00F765B6">
        <w:t>від</w:t>
      </w:r>
      <w:r w:rsidR="001D28F3">
        <w:t xml:space="preserve"> </w:t>
      </w:r>
      <w:proofErr w:type="spellStart"/>
      <w:r w:rsidRPr="00C62B23">
        <w:rPr>
          <w:shd w:val="clear" w:color="auto" w:fill="FFFF00"/>
        </w:rPr>
        <w:t>XX.XX.XXXXр</w:t>
      </w:r>
      <w:proofErr w:type="spellEnd"/>
      <w:r w:rsidRPr="00C62B23">
        <w:rPr>
          <w:shd w:val="clear" w:color="auto" w:fill="FFFF00"/>
        </w:rPr>
        <w:t>.</w:t>
      </w:r>
      <w:r w:rsidR="001D28F3">
        <w:rPr>
          <w:shd w:val="clear" w:color="auto" w:fill="FFFF00"/>
        </w:rPr>
        <w:t xml:space="preserve"> </w:t>
      </w:r>
      <w:r w:rsidRPr="00C62B23">
        <w:rPr>
          <w:shd w:val="clear" w:color="auto" w:fill="FFFF00"/>
        </w:rPr>
        <w:t>№XXXX-X-XX</w:t>
      </w:r>
    </w:p>
    <w:p w14:paraId="70DF1CD6" w14:textId="34939B02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Термін</w:t>
      </w:r>
      <w:r w:rsidR="001D28F3">
        <w:t xml:space="preserve"> </w:t>
      </w:r>
      <w:r w:rsidRPr="00F765B6">
        <w:t>подання</w:t>
      </w:r>
      <w:r w:rsidR="001D28F3">
        <w:t xml:space="preserve"> </w:t>
      </w:r>
      <w:r w:rsidRPr="00F765B6">
        <w:t>закінченої</w:t>
      </w:r>
      <w:r w:rsidR="001D28F3">
        <w:t xml:space="preserve"> </w:t>
      </w:r>
      <w:r w:rsidRPr="00F765B6">
        <w:t>роботи</w:t>
      </w:r>
      <w:r w:rsidR="001D28F3">
        <w:t xml:space="preserve"> </w:t>
      </w:r>
      <w:r w:rsidRPr="00F765B6">
        <w:rPr>
          <w:shd w:val="clear" w:color="auto" w:fill="FFFF00"/>
        </w:rPr>
        <w:t>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XXXXXXXXX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XXXX</w:t>
      </w:r>
      <w:r w:rsidR="001D28F3">
        <w:rPr>
          <w:shd w:val="clear" w:color="auto" w:fill="FFFF00"/>
        </w:rPr>
        <w:t xml:space="preserve"> </w:t>
      </w:r>
      <w:r w:rsidRPr="00F765B6">
        <w:rPr>
          <w:shd w:val="clear" w:color="auto" w:fill="FFFF00"/>
        </w:rPr>
        <w:t>року</w:t>
      </w:r>
    </w:p>
    <w:p w14:paraId="3A622AC3" w14:textId="19279B16" w:rsidR="00105C7F" w:rsidRPr="007F749E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Вихідні</w:t>
      </w:r>
      <w:r w:rsidR="001D28F3">
        <w:t xml:space="preserve"> </w:t>
      </w:r>
      <w:r w:rsidRPr="00F765B6">
        <w:t>дані</w:t>
      </w:r>
      <w:r w:rsidR="001D28F3">
        <w:t xml:space="preserve"> </w:t>
      </w:r>
      <w:r w:rsidRPr="00F765B6">
        <w:t>до</w:t>
      </w:r>
      <w:r w:rsidR="001D28F3">
        <w:t xml:space="preserve"> </w:t>
      </w:r>
      <w:r w:rsidRPr="00F765B6">
        <w:t>роботи</w:t>
      </w:r>
      <w:r w:rsidRPr="007F749E">
        <w:t>:</w:t>
      </w:r>
      <w:r w:rsidR="001D28F3">
        <w:t xml:space="preserve"> </w:t>
      </w:r>
      <w:proofErr w:type="spellStart"/>
      <w:r w:rsidRPr="007F749E">
        <w:t>лiтературнi</w:t>
      </w:r>
      <w:proofErr w:type="spellEnd"/>
      <w:r w:rsidR="001D28F3">
        <w:t xml:space="preserve"> </w:t>
      </w:r>
      <w:r w:rsidRPr="007F749E">
        <w:t>джерела</w:t>
      </w:r>
      <w:r w:rsidR="001D28F3">
        <w:t xml:space="preserve"> </w:t>
      </w:r>
      <w:r w:rsidRPr="007F749E">
        <w:t>з</w:t>
      </w:r>
      <w:r w:rsidR="001D28F3">
        <w:t xml:space="preserve"> </w:t>
      </w:r>
      <w:proofErr w:type="spellStart"/>
      <w:r w:rsidRPr="007F749E">
        <w:t>теорiї</w:t>
      </w:r>
      <w:proofErr w:type="spellEnd"/>
      <w:r w:rsidR="001D28F3">
        <w:t xml:space="preserve"> </w:t>
      </w:r>
      <w:r w:rsidRPr="007F749E">
        <w:t>швидкого</w:t>
      </w:r>
      <w:r w:rsidR="001D28F3">
        <w:t xml:space="preserve"> </w:t>
      </w:r>
      <w:r w:rsidRPr="007F749E">
        <w:t>перетворення</w:t>
      </w:r>
      <w:r w:rsidR="001D28F3">
        <w:t xml:space="preserve"> </w:t>
      </w:r>
      <w:r w:rsidRPr="007F749E">
        <w:t>Фур’є,</w:t>
      </w:r>
      <w:r w:rsidR="001D28F3">
        <w:t xml:space="preserve"> </w:t>
      </w:r>
      <w:r w:rsidRPr="007F749E">
        <w:t>radix-4</w:t>
      </w:r>
      <w:r w:rsidR="001D28F3">
        <w:t xml:space="preserve"> </w:t>
      </w:r>
      <w:proofErr w:type="spellStart"/>
      <w:r w:rsidRPr="007F749E">
        <w:t>алгоритмiв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графiв</w:t>
      </w:r>
      <w:proofErr w:type="spellEnd"/>
      <w:r w:rsidR="001D28F3">
        <w:t xml:space="preserve"> </w:t>
      </w:r>
      <w:r w:rsidRPr="007F749E">
        <w:t>потоку</w:t>
      </w:r>
      <w:r w:rsidR="001D28F3">
        <w:t xml:space="preserve"> </w:t>
      </w:r>
      <w:r w:rsidRPr="007F749E">
        <w:t>даних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SDF-моделей;</w:t>
      </w:r>
      <w:r w:rsidR="001D28F3">
        <w:t xml:space="preserve"> </w:t>
      </w:r>
      <w:r w:rsidRPr="007F749E">
        <w:t>вимоги</w:t>
      </w:r>
      <w:r w:rsidR="001D28F3">
        <w:t xml:space="preserve"> </w:t>
      </w:r>
      <w:r w:rsidRPr="007F749E">
        <w:t>до</w:t>
      </w:r>
      <w:r w:rsidR="001D28F3">
        <w:t xml:space="preserve"> </w:t>
      </w:r>
      <w:proofErr w:type="spellStart"/>
      <w:r w:rsidRPr="007F749E">
        <w:t>iнтерактивного</w:t>
      </w:r>
      <w:proofErr w:type="spellEnd"/>
      <w:r w:rsidR="001D28F3">
        <w:t xml:space="preserve"> </w:t>
      </w:r>
      <w:r w:rsidRPr="007F749E">
        <w:t>веб-симулятора</w:t>
      </w:r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t>ШПФ;</w:t>
      </w:r>
      <w:r w:rsidR="001D28F3">
        <w:t xml:space="preserve"> </w:t>
      </w:r>
      <w:proofErr w:type="spellStart"/>
      <w:r w:rsidRPr="007F749E">
        <w:t>специфiкацiя</w:t>
      </w:r>
      <w:proofErr w:type="spellEnd"/>
      <w:r w:rsidR="001D28F3">
        <w:t xml:space="preserve"> </w:t>
      </w:r>
      <w:proofErr w:type="spellStart"/>
      <w:r w:rsidRPr="007F749E">
        <w:t>функцiональних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нефункцiональних</w:t>
      </w:r>
      <w:proofErr w:type="spellEnd"/>
      <w:r w:rsidR="001D28F3">
        <w:t xml:space="preserve"> </w:t>
      </w:r>
      <w:r w:rsidRPr="007F749E">
        <w:t>вимог</w:t>
      </w:r>
      <w:r w:rsidR="001D28F3">
        <w:t xml:space="preserve"> </w:t>
      </w:r>
      <w:r w:rsidRPr="007F749E">
        <w:t>F1–F9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NF1–NF8;</w:t>
      </w:r>
      <w:r w:rsidR="001D28F3">
        <w:t xml:space="preserve"> </w:t>
      </w:r>
      <w:proofErr w:type="spellStart"/>
      <w:r w:rsidRPr="007F749E">
        <w:t>тестовi</w:t>
      </w:r>
      <w:proofErr w:type="spellEnd"/>
      <w:r w:rsidR="001D28F3">
        <w:t xml:space="preserve"> </w:t>
      </w:r>
      <w:proofErr w:type="spellStart"/>
      <w:r w:rsidRPr="007F749E">
        <w:t>вхiднi</w:t>
      </w:r>
      <w:proofErr w:type="spellEnd"/>
      <w:r w:rsidR="001D28F3">
        <w:t xml:space="preserve"> </w:t>
      </w:r>
      <w:r w:rsidRPr="007F749E">
        <w:t>сигнали,</w:t>
      </w:r>
      <w:r w:rsidR="001D28F3">
        <w:t xml:space="preserve"> </w:t>
      </w:r>
      <w:proofErr w:type="spellStart"/>
      <w:r w:rsidRPr="007F749E">
        <w:t>референтнi</w:t>
      </w:r>
      <w:proofErr w:type="spellEnd"/>
      <w:r w:rsidR="001D28F3">
        <w:t xml:space="preserve"> </w:t>
      </w:r>
      <w:r w:rsidRPr="007F749E">
        <w:t>результати</w:t>
      </w:r>
      <w:r w:rsidR="001D28F3">
        <w:t xml:space="preserve"> </w:t>
      </w:r>
      <w:r w:rsidRPr="007F749E">
        <w:t>ДПФ/ШПФ,</w:t>
      </w:r>
      <w:r w:rsidR="001D28F3">
        <w:t xml:space="preserve"> </w:t>
      </w:r>
      <w:proofErr w:type="spellStart"/>
      <w:r w:rsidRPr="007F749E">
        <w:t>методичнi</w:t>
      </w:r>
      <w:proofErr w:type="spellEnd"/>
      <w:r w:rsidR="001D28F3">
        <w:t xml:space="preserve"> </w:t>
      </w:r>
      <w:proofErr w:type="spellStart"/>
      <w:r w:rsidRPr="007F749E">
        <w:t>рекомендацiї</w:t>
      </w:r>
      <w:proofErr w:type="spellEnd"/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виконання</w:t>
      </w:r>
      <w:r w:rsidR="001D28F3">
        <w:t xml:space="preserve"> </w:t>
      </w:r>
      <w:r w:rsidRPr="007F749E">
        <w:t>бакалаврських</w:t>
      </w:r>
      <w:r w:rsidR="001D28F3">
        <w:t xml:space="preserve"> </w:t>
      </w:r>
      <w:proofErr w:type="spellStart"/>
      <w:r w:rsidRPr="007F749E">
        <w:t>квалiфiкацiйних</w:t>
      </w:r>
      <w:proofErr w:type="spellEnd"/>
      <w:r w:rsidR="001D28F3">
        <w:t xml:space="preserve"> </w:t>
      </w:r>
      <w:proofErr w:type="spellStart"/>
      <w:r w:rsidRPr="007F749E">
        <w:t>робiт</w:t>
      </w:r>
      <w:proofErr w:type="spellEnd"/>
      <w:r w:rsidRPr="007F749E">
        <w:t>.</w:t>
      </w:r>
    </w:p>
    <w:p w14:paraId="630F5FC4" w14:textId="0CF991DF" w:rsidR="00105C7F" w:rsidRPr="00F765B6" w:rsidRDefault="00105C7F" w:rsidP="00105C7F">
      <w:pPr>
        <w:pStyle w:val="ListParagraph"/>
        <w:numPr>
          <w:ilvl w:val="0"/>
          <w:numId w:val="30"/>
        </w:numPr>
        <w:spacing w:line="360" w:lineRule="auto"/>
        <w:ind w:left="426" w:hanging="426"/>
        <w:contextualSpacing/>
        <w:jc w:val="both"/>
      </w:pPr>
      <w:r w:rsidRPr="00F765B6">
        <w:t>Зміст</w:t>
      </w:r>
      <w:r w:rsidR="001D28F3">
        <w:t xml:space="preserve"> </w:t>
      </w:r>
      <w:r w:rsidRPr="00F765B6">
        <w:t>розрахунково-пояснювальної</w:t>
      </w:r>
      <w:r w:rsidR="001D28F3">
        <w:t xml:space="preserve"> </w:t>
      </w:r>
      <w:r w:rsidRPr="00F765B6">
        <w:t>записки</w:t>
      </w:r>
      <w:r w:rsidR="001D28F3">
        <w:t xml:space="preserve"> </w:t>
      </w:r>
      <w:r w:rsidRPr="00F765B6">
        <w:t>(перелік</w:t>
      </w:r>
      <w:r w:rsidR="001D28F3">
        <w:t xml:space="preserve"> </w:t>
      </w:r>
      <w:r w:rsidRPr="00F765B6">
        <w:t>питань,</w:t>
      </w:r>
      <w:r w:rsidR="001D28F3">
        <w:t xml:space="preserve"> </w:t>
      </w:r>
      <w:r w:rsidRPr="00F765B6">
        <w:t>що</w:t>
      </w:r>
      <w:r w:rsidR="001D28F3">
        <w:t xml:space="preserve"> </w:t>
      </w:r>
      <w:r w:rsidRPr="00F765B6">
        <w:t>їх</w:t>
      </w:r>
      <w:r w:rsidR="001D28F3">
        <w:t xml:space="preserve"> </w:t>
      </w:r>
      <w:r w:rsidRPr="00F765B6">
        <w:t>належить</w:t>
      </w:r>
      <w:r w:rsidR="001D28F3">
        <w:t xml:space="preserve"> </w:t>
      </w:r>
      <w:r w:rsidRPr="00F765B6">
        <w:t>розробити):</w:t>
      </w:r>
    </w:p>
    <w:p w14:paraId="5FD9D5BE" w14:textId="4E84CA03" w:rsidR="00105C7F" w:rsidRPr="007F749E" w:rsidRDefault="00105C7F" w:rsidP="00105C7F">
      <w:pPr>
        <w:pStyle w:val="ListParagraph"/>
        <w:tabs>
          <w:tab w:val="left" w:pos="709"/>
          <w:tab w:val="left" w:pos="9639"/>
        </w:tabs>
        <w:spacing w:line="360" w:lineRule="auto"/>
        <w:ind w:left="426"/>
        <w:jc w:val="both"/>
      </w:pPr>
      <w:r w:rsidRPr="007F749E">
        <w:t>Вступ</w:t>
      </w:r>
      <w:r w:rsidR="001D28F3">
        <w:t xml:space="preserve"> </w:t>
      </w:r>
      <w:r w:rsidRPr="007F749E">
        <w:t>–</w:t>
      </w:r>
      <w:r w:rsidR="001D28F3">
        <w:t xml:space="preserve"> </w:t>
      </w:r>
      <w:r w:rsidRPr="007F749E">
        <w:t>обґрунтування</w:t>
      </w:r>
      <w:r w:rsidR="001D28F3">
        <w:t xml:space="preserve"> </w:t>
      </w:r>
      <w:proofErr w:type="spellStart"/>
      <w:r w:rsidRPr="007F749E">
        <w:t>актуальностi</w:t>
      </w:r>
      <w:proofErr w:type="spellEnd"/>
      <w:r w:rsidR="001D28F3">
        <w:t xml:space="preserve"> </w:t>
      </w:r>
      <w:r w:rsidRPr="007F749E">
        <w:t>теми,</w:t>
      </w:r>
      <w:r w:rsidR="001D28F3">
        <w:t xml:space="preserve"> </w:t>
      </w:r>
      <w:r w:rsidRPr="007F749E">
        <w:t>мети,</w:t>
      </w:r>
      <w:r w:rsidR="001D28F3">
        <w:t xml:space="preserve"> </w:t>
      </w:r>
      <w:r w:rsidRPr="007F749E">
        <w:t>об’єкта,</w:t>
      </w:r>
      <w:r w:rsidR="001D28F3">
        <w:t xml:space="preserve"> </w:t>
      </w:r>
      <w:r w:rsidRPr="007F749E">
        <w:t>предмета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задач</w:t>
      </w:r>
      <w:r w:rsidR="001D28F3">
        <w:t xml:space="preserve"> </w:t>
      </w:r>
      <w:r w:rsidRPr="007F749E">
        <w:t>роботи.</w:t>
      </w:r>
      <w:r w:rsidR="001D28F3">
        <w:t xml:space="preserve"> </w:t>
      </w:r>
      <w:proofErr w:type="spellStart"/>
      <w:r w:rsidRPr="007F749E">
        <w:t>Аналiз</w:t>
      </w:r>
      <w:proofErr w:type="spellEnd"/>
      <w:r w:rsidR="001D28F3">
        <w:t xml:space="preserve"> </w:t>
      </w:r>
      <w:r w:rsidRPr="007F749E">
        <w:t>предметної</w:t>
      </w:r>
      <w:r w:rsidR="001D28F3">
        <w:t xml:space="preserve"> </w:t>
      </w:r>
      <w:proofErr w:type="spellStart"/>
      <w:r w:rsidRPr="007F749E">
        <w:t>областi</w:t>
      </w:r>
      <w:proofErr w:type="spellEnd"/>
      <w:r w:rsidR="001D28F3">
        <w:t xml:space="preserve"> </w:t>
      </w:r>
      <w:r w:rsidRPr="007F749E">
        <w:t>швидкого</w:t>
      </w:r>
      <w:r w:rsidR="001D28F3">
        <w:t xml:space="preserve"> </w:t>
      </w:r>
      <w:r w:rsidRPr="007F749E">
        <w:t>перетворення</w:t>
      </w:r>
      <w:r w:rsidR="001D28F3">
        <w:t xml:space="preserve"> </w:t>
      </w:r>
      <w:r w:rsidRPr="007F749E">
        <w:t>Фур’є,</w:t>
      </w:r>
      <w:r w:rsidR="001D28F3">
        <w:t xml:space="preserve"> </w:t>
      </w:r>
      <w:r w:rsidRPr="007F749E">
        <w:t>парадигми</w:t>
      </w:r>
      <w:r w:rsidR="001D28F3">
        <w:t xml:space="preserve"> </w:t>
      </w:r>
      <w:proofErr w:type="spellStart"/>
      <w:r w:rsidRPr="007F749E">
        <w:t>dataflow</w:t>
      </w:r>
      <w:proofErr w:type="spellEnd"/>
      <w:r w:rsidR="001D28F3">
        <w:t xml:space="preserve"> </w:t>
      </w:r>
      <w:proofErr w:type="spellStart"/>
      <w:r w:rsidRPr="007F749E">
        <w:t>computing</w:t>
      </w:r>
      <w:proofErr w:type="spellEnd"/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наявних</w:t>
      </w:r>
      <w:r w:rsidR="001D28F3">
        <w:t xml:space="preserve"> </w:t>
      </w:r>
      <w:r w:rsidRPr="007F749E">
        <w:t>програмних</w:t>
      </w:r>
      <w:r w:rsidR="001D28F3">
        <w:t xml:space="preserve"> </w:t>
      </w:r>
      <w:r w:rsidRPr="007F749E">
        <w:t>FFT-</w:t>
      </w:r>
      <w:proofErr w:type="spellStart"/>
      <w:r w:rsidRPr="007F749E">
        <w:t>рiшень</w:t>
      </w:r>
      <w:proofErr w:type="spellEnd"/>
      <w:r w:rsidRPr="007F749E">
        <w:t>.</w:t>
      </w:r>
      <w:r w:rsidR="001D28F3">
        <w:t xml:space="preserve"> </w:t>
      </w:r>
      <w:r w:rsidRPr="007F749E">
        <w:t>Системний</w:t>
      </w:r>
      <w:r w:rsidR="001D28F3">
        <w:t xml:space="preserve"> </w:t>
      </w:r>
      <w:proofErr w:type="spellStart"/>
      <w:r w:rsidRPr="007F749E">
        <w:t>аналiз</w:t>
      </w:r>
      <w:proofErr w:type="spellEnd"/>
      <w:r w:rsidR="001D28F3">
        <w:t xml:space="preserve"> </w:t>
      </w:r>
      <w:proofErr w:type="spellStart"/>
      <w:r w:rsidRPr="007F749E">
        <w:t>задачi</w:t>
      </w:r>
      <w:proofErr w:type="spellEnd"/>
      <w:r w:rsidRPr="007F749E">
        <w:t>,</w:t>
      </w:r>
      <w:r w:rsidR="001D28F3">
        <w:t xml:space="preserve"> </w:t>
      </w:r>
      <w:r w:rsidRPr="007F749E">
        <w:t>визначення</w:t>
      </w:r>
      <w:r w:rsidR="001D28F3">
        <w:t xml:space="preserve"> </w:t>
      </w:r>
      <w:proofErr w:type="spellStart"/>
      <w:r w:rsidRPr="007F749E">
        <w:t>функцiональних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нефункцiональних</w:t>
      </w:r>
      <w:proofErr w:type="spellEnd"/>
      <w:r w:rsidR="001D28F3">
        <w:t xml:space="preserve"> </w:t>
      </w:r>
      <w:r w:rsidRPr="007F749E">
        <w:t>вимог</w:t>
      </w:r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симулятора.</w:t>
      </w:r>
      <w:r w:rsidR="001D28F3">
        <w:t xml:space="preserve"> </w:t>
      </w:r>
      <w:r w:rsidRPr="007F749E">
        <w:t>Розроблення</w:t>
      </w:r>
      <w:r w:rsidR="001D28F3">
        <w:t xml:space="preserve"> </w:t>
      </w:r>
      <w:r w:rsidRPr="007F749E">
        <w:t>математичної</w:t>
      </w:r>
      <w:r w:rsidR="001D28F3">
        <w:t xml:space="preserve"> </w:t>
      </w:r>
      <w:proofErr w:type="spellStart"/>
      <w:r w:rsidRPr="007F749E">
        <w:t>моделi</w:t>
      </w:r>
      <w:proofErr w:type="spellEnd"/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t>ШПФ</w:t>
      </w:r>
      <w:r w:rsidR="001D28F3">
        <w:t xml:space="preserve"> </w:t>
      </w:r>
      <w:r w:rsidRPr="007F749E">
        <w:t>radix-4,</w:t>
      </w:r>
      <w:r w:rsidR="001D28F3">
        <w:t xml:space="preserve"> </w:t>
      </w:r>
      <w:proofErr w:type="spellStart"/>
      <w:r w:rsidRPr="007F749E">
        <w:t>iндексного</w:t>
      </w:r>
      <w:proofErr w:type="spellEnd"/>
      <w:r w:rsidR="001D28F3">
        <w:t xml:space="preserve"> </w:t>
      </w:r>
      <w:proofErr w:type="spellStart"/>
      <w:r w:rsidRPr="007F749E">
        <w:t>вiдображення</w:t>
      </w:r>
      <w:proofErr w:type="spellEnd"/>
      <w:r w:rsidRPr="007F749E">
        <w:t>,</w:t>
      </w:r>
      <w:r w:rsidR="001D28F3">
        <w:t xml:space="preserve"> </w:t>
      </w:r>
      <w:r w:rsidRPr="007F749E">
        <w:t>поворотних</w:t>
      </w:r>
      <w:r w:rsidR="001D28F3">
        <w:t xml:space="preserve"> </w:t>
      </w:r>
      <w:proofErr w:type="spellStart"/>
      <w:r w:rsidRPr="007F749E">
        <w:t>множникiв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r w:rsidRPr="007F749E">
        <w:t>графа</w:t>
      </w:r>
      <w:r w:rsidR="001D28F3">
        <w:t xml:space="preserve"> </w:t>
      </w:r>
      <w:r w:rsidRPr="007F749E">
        <w:lastRenderedPageBreak/>
        <w:t>потоку</w:t>
      </w:r>
      <w:r w:rsidR="001D28F3">
        <w:t xml:space="preserve"> </w:t>
      </w:r>
      <w:r w:rsidRPr="007F749E">
        <w:t>даних.</w:t>
      </w:r>
      <w:r w:rsidR="001D28F3">
        <w:t xml:space="preserve"> </w:t>
      </w:r>
      <w:r w:rsidRPr="007F749E">
        <w:t>Проєктування</w:t>
      </w:r>
      <w:r w:rsidR="001D28F3">
        <w:t xml:space="preserve"> </w:t>
      </w:r>
      <w:proofErr w:type="spellStart"/>
      <w:r w:rsidRPr="007F749E">
        <w:t>архiтектури</w:t>
      </w:r>
      <w:proofErr w:type="spellEnd"/>
      <w:r w:rsidR="001D28F3">
        <w:t xml:space="preserve"> </w:t>
      </w:r>
      <w:proofErr w:type="spellStart"/>
      <w:r w:rsidRPr="007F749E">
        <w:t>клiєнтського</w:t>
      </w:r>
      <w:proofErr w:type="spellEnd"/>
      <w:r w:rsidR="001D28F3">
        <w:t xml:space="preserve"> </w:t>
      </w:r>
      <w:r w:rsidRPr="007F749E">
        <w:t>веб-застосунку,</w:t>
      </w:r>
      <w:r w:rsidR="001D28F3">
        <w:t xml:space="preserve"> </w:t>
      </w:r>
      <w:r w:rsidRPr="007F749E">
        <w:t>структур</w:t>
      </w:r>
      <w:r w:rsidR="001D28F3">
        <w:t xml:space="preserve"> </w:t>
      </w:r>
      <w:r w:rsidRPr="007F749E">
        <w:t>даних,</w:t>
      </w:r>
      <w:r w:rsidR="001D28F3">
        <w:t xml:space="preserve"> </w:t>
      </w:r>
      <w:r w:rsidRPr="007F749E">
        <w:t>правила</w:t>
      </w:r>
      <w:r w:rsidR="001D28F3">
        <w:t xml:space="preserve"> </w:t>
      </w:r>
      <w:proofErr w:type="spellStart"/>
      <w:r w:rsidRPr="007F749E">
        <w:t>активацiї</w:t>
      </w:r>
      <w:proofErr w:type="spellEnd"/>
      <w:r w:rsidR="001D28F3">
        <w:t xml:space="preserve"> </w:t>
      </w:r>
      <w:proofErr w:type="spellStart"/>
      <w:r w:rsidRPr="007F749E">
        <w:t>токенiв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механiзмiв</w:t>
      </w:r>
      <w:proofErr w:type="spellEnd"/>
      <w:r w:rsidR="001D28F3">
        <w:t xml:space="preserve"> </w:t>
      </w:r>
      <w:proofErr w:type="spellStart"/>
      <w:r w:rsidRPr="007F749E">
        <w:t>вiзуалiзацiї</w:t>
      </w:r>
      <w:proofErr w:type="spellEnd"/>
      <w:r w:rsidRPr="007F749E">
        <w:t>.</w:t>
      </w:r>
      <w:r w:rsidR="001D28F3">
        <w:t xml:space="preserve"> </w:t>
      </w:r>
      <w:proofErr w:type="spellStart"/>
      <w:r w:rsidRPr="007F749E">
        <w:t>Реалiзацiя</w:t>
      </w:r>
      <w:proofErr w:type="spellEnd"/>
      <w:r w:rsidR="001D28F3">
        <w:t xml:space="preserve"> </w:t>
      </w:r>
      <w:r w:rsidRPr="007F749E">
        <w:t>програмного</w:t>
      </w:r>
      <w:r w:rsidR="001D28F3">
        <w:t xml:space="preserve"> </w:t>
      </w:r>
      <w:r w:rsidRPr="007F749E">
        <w:t>симулятора,</w:t>
      </w:r>
      <w:r w:rsidR="001D28F3">
        <w:t xml:space="preserve"> </w:t>
      </w:r>
      <w:proofErr w:type="spellStart"/>
      <w:r w:rsidRPr="007F749E">
        <w:t>iнтерфейсу</w:t>
      </w:r>
      <w:proofErr w:type="spellEnd"/>
      <w:r w:rsidR="001D28F3">
        <w:t xml:space="preserve"> </w:t>
      </w:r>
      <w:r w:rsidRPr="007F749E">
        <w:t>керування,</w:t>
      </w:r>
      <w:r w:rsidR="001D28F3">
        <w:t xml:space="preserve"> </w:t>
      </w:r>
      <w:proofErr w:type="spellStart"/>
      <w:r w:rsidRPr="007F749E">
        <w:t>вiзуалiзацiї</w:t>
      </w:r>
      <w:proofErr w:type="spellEnd"/>
      <w:r w:rsidR="001D28F3">
        <w:t xml:space="preserve"> </w:t>
      </w:r>
      <w:r w:rsidRPr="007F749E">
        <w:t>DFG,</w:t>
      </w:r>
      <w:r w:rsidR="001D28F3">
        <w:t xml:space="preserve"> </w:t>
      </w:r>
      <w:proofErr w:type="spellStart"/>
      <w:r w:rsidRPr="007F749E">
        <w:t>вiдображення</w:t>
      </w:r>
      <w:proofErr w:type="spellEnd"/>
      <w:r w:rsidR="001D28F3">
        <w:t xml:space="preserve"> </w:t>
      </w:r>
      <w:r w:rsidRPr="007F749E">
        <w:t>спектра</w:t>
      </w:r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метрик</w:t>
      </w:r>
      <w:r w:rsidR="001D28F3">
        <w:t xml:space="preserve"> </w:t>
      </w:r>
      <w:r w:rsidRPr="007F749E">
        <w:t>виконання.</w:t>
      </w:r>
      <w:r w:rsidR="001D28F3">
        <w:t xml:space="preserve"> </w:t>
      </w:r>
      <w:r w:rsidRPr="007F749E">
        <w:t>Експериментальна</w:t>
      </w:r>
      <w:r w:rsidR="001D28F3">
        <w:t xml:space="preserve"> </w:t>
      </w:r>
      <w:proofErr w:type="spellStart"/>
      <w:r w:rsidRPr="007F749E">
        <w:t>перевiрка</w:t>
      </w:r>
      <w:proofErr w:type="spellEnd"/>
      <w:r w:rsidR="001D28F3">
        <w:t xml:space="preserve"> </w:t>
      </w:r>
      <w:proofErr w:type="spellStart"/>
      <w:r w:rsidRPr="007F749E">
        <w:t>коректностi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точностi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продуктивностi</w:t>
      </w:r>
      <w:proofErr w:type="spellEnd"/>
      <w:r w:rsidR="001D28F3">
        <w:t xml:space="preserve"> </w:t>
      </w:r>
      <w:r w:rsidRPr="007F749E">
        <w:t>й</w:t>
      </w:r>
      <w:r w:rsidR="001D28F3">
        <w:t xml:space="preserve"> </w:t>
      </w:r>
      <w:r w:rsidRPr="007F749E">
        <w:t>обмежень</w:t>
      </w:r>
      <w:r w:rsidR="001D28F3">
        <w:t xml:space="preserve"> </w:t>
      </w:r>
      <w:r w:rsidRPr="007F749E">
        <w:t>розробленої</w:t>
      </w:r>
      <w:r w:rsidR="001D28F3">
        <w:t xml:space="preserve"> </w:t>
      </w:r>
      <w:r w:rsidRPr="007F749E">
        <w:t>системи.</w:t>
      </w:r>
    </w:p>
    <w:p w14:paraId="42E9B74F" w14:textId="5DBE4F48" w:rsidR="00105C7F" w:rsidRPr="00F765B6" w:rsidRDefault="00105C7F" w:rsidP="00105C7F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</w:pPr>
      <w:r w:rsidRPr="00F765B6">
        <w:t>Перелік</w:t>
      </w:r>
      <w:r w:rsidR="001D28F3">
        <w:t xml:space="preserve"> </w:t>
      </w:r>
      <w:r w:rsidRPr="00F765B6">
        <w:t>графічного</w:t>
      </w:r>
      <w:r w:rsidR="001D28F3">
        <w:t xml:space="preserve"> </w:t>
      </w:r>
      <w:r w:rsidRPr="00F765B6">
        <w:t>матеріалу:</w:t>
      </w:r>
      <w:r w:rsidR="001D28F3">
        <w:t xml:space="preserve"> </w:t>
      </w:r>
      <w:r w:rsidRPr="007F749E">
        <w:t>C4</w:t>
      </w:r>
      <w:r w:rsidR="001D28F3">
        <w:t xml:space="preserve"> </w:t>
      </w:r>
      <w:proofErr w:type="spellStart"/>
      <w:r w:rsidRPr="007F749E">
        <w:t>Context</w:t>
      </w:r>
      <w:proofErr w:type="spellEnd"/>
      <w:r w:rsidR="001D28F3">
        <w:t xml:space="preserve"> </w:t>
      </w:r>
      <w:r w:rsidRPr="007F749E">
        <w:t>та</w:t>
      </w:r>
      <w:r w:rsidR="001D28F3">
        <w:t xml:space="preserve"> </w:t>
      </w:r>
      <w:r w:rsidRPr="007F749E">
        <w:t>C4</w:t>
      </w:r>
      <w:r w:rsidR="001D28F3">
        <w:t xml:space="preserve"> </w:t>
      </w:r>
      <w:proofErr w:type="spellStart"/>
      <w:r w:rsidRPr="007F749E">
        <w:t>Container</w:t>
      </w:r>
      <w:proofErr w:type="spellEnd"/>
      <w:r w:rsidR="001D28F3">
        <w:t xml:space="preserve"> </w:t>
      </w:r>
      <w:proofErr w:type="spellStart"/>
      <w:r w:rsidRPr="007F749E">
        <w:t>дiаграми</w:t>
      </w:r>
      <w:proofErr w:type="spellEnd"/>
      <w:r w:rsidRPr="007F749E">
        <w:t>,</w:t>
      </w:r>
      <w:r w:rsidR="001D28F3">
        <w:t xml:space="preserve"> </w:t>
      </w:r>
      <w:r w:rsidRPr="007F749E">
        <w:t>UML-</w:t>
      </w:r>
      <w:proofErr w:type="spellStart"/>
      <w:r w:rsidRPr="007F749E">
        <w:t>дiаграма</w:t>
      </w:r>
      <w:proofErr w:type="spellEnd"/>
      <w:r w:rsidR="001D28F3">
        <w:t xml:space="preserve"> </w:t>
      </w:r>
      <w:proofErr w:type="spellStart"/>
      <w:r w:rsidRPr="007F749E">
        <w:t>прецедентiв</w:t>
      </w:r>
      <w:proofErr w:type="spellEnd"/>
      <w:r w:rsidRPr="007F749E">
        <w:t>,</w:t>
      </w:r>
      <w:r w:rsidR="001D28F3">
        <w:t xml:space="preserve"> </w:t>
      </w:r>
      <w:r w:rsidRPr="007F749E">
        <w:t>IDEF0/</w:t>
      </w:r>
      <w:proofErr w:type="spellStart"/>
      <w:r w:rsidRPr="007F749E">
        <w:t>функцiональна</w:t>
      </w:r>
      <w:proofErr w:type="spellEnd"/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задачi</w:t>
      </w:r>
      <w:proofErr w:type="spellEnd"/>
      <w:r w:rsidRPr="007F749E">
        <w:t>,</w:t>
      </w:r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тристадiйної</w:t>
      </w:r>
      <w:proofErr w:type="spellEnd"/>
      <w:r w:rsidR="001D28F3">
        <w:t xml:space="preserve"> </w:t>
      </w:r>
      <w:r w:rsidRPr="007F749E">
        <w:t>radix-4</w:t>
      </w:r>
      <w:r w:rsidR="001D28F3">
        <w:t xml:space="preserve"> </w:t>
      </w:r>
      <w:proofErr w:type="spellStart"/>
      <w:r w:rsidRPr="007F749E">
        <w:t>декомпозицiї</w:t>
      </w:r>
      <w:proofErr w:type="spellEnd"/>
      <w:r w:rsidRPr="007F749E">
        <w:t>,</w:t>
      </w:r>
      <w:r w:rsidR="001D28F3">
        <w:t xml:space="preserve"> </w:t>
      </w:r>
      <w:r w:rsidRPr="007F749E">
        <w:t>граф</w:t>
      </w:r>
      <w:r w:rsidR="001D28F3">
        <w:t xml:space="preserve"> </w:t>
      </w:r>
      <w:r w:rsidRPr="007F749E">
        <w:t>потоку</w:t>
      </w:r>
      <w:r w:rsidR="001D28F3">
        <w:t xml:space="preserve"> </w:t>
      </w:r>
      <w:r w:rsidRPr="007F749E">
        <w:t>даних</w:t>
      </w:r>
      <w:r w:rsidR="001D28F3">
        <w:t xml:space="preserve"> </w:t>
      </w:r>
      <w:r w:rsidRPr="007F749E">
        <w:t>16-точкового</w:t>
      </w:r>
      <w:r w:rsidR="001D28F3">
        <w:t xml:space="preserve"> </w:t>
      </w:r>
      <w:r w:rsidRPr="007F749E">
        <w:t>ШПФ,</w:t>
      </w:r>
      <w:r w:rsidR="001D28F3">
        <w:t xml:space="preserve"> </w:t>
      </w:r>
      <w:r w:rsidRPr="007F749E">
        <w:t>схема</w:t>
      </w:r>
      <w:r w:rsidR="001D28F3">
        <w:t xml:space="preserve"> </w:t>
      </w:r>
      <w:proofErr w:type="spellStart"/>
      <w:r w:rsidRPr="007F749E">
        <w:t>архiтектури</w:t>
      </w:r>
      <w:proofErr w:type="spellEnd"/>
      <w:r w:rsidR="001D28F3">
        <w:t xml:space="preserve"> </w:t>
      </w:r>
      <w:r w:rsidRPr="007F749E">
        <w:t>веб-симулятора,</w:t>
      </w:r>
      <w:r w:rsidR="001D28F3">
        <w:t xml:space="preserve"> </w:t>
      </w:r>
      <w:r w:rsidRPr="007F749E">
        <w:t>схема</w:t>
      </w:r>
      <w:r w:rsidR="001D28F3">
        <w:t xml:space="preserve"> </w:t>
      </w:r>
      <w:r w:rsidRPr="007F749E">
        <w:t>життєвого</w:t>
      </w:r>
      <w:r w:rsidR="001D28F3">
        <w:t xml:space="preserve"> </w:t>
      </w:r>
      <w:r w:rsidRPr="007F749E">
        <w:t>циклу</w:t>
      </w:r>
      <w:r w:rsidR="001D28F3">
        <w:t xml:space="preserve"> </w:t>
      </w:r>
      <w:r w:rsidRPr="007F749E">
        <w:t>токена,</w:t>
      </w:r>
      <w:r w:rsidR="001D28F3">
        <w:t xml:space="preserve"> </w:t>
      </w:r>
      <w:r w:rsidRPr="007F749E">
        <w:t>часова</w:t>
      </w:r>
      <w:r w:rsidR="001D28F3">
        <w:t xml:space="preserve"> </w:t>
      </w:r>
      <w:proofErr w:type="spellStart"/>
      <w:r w:rsidRPr="007F749E">
        <w:t>дiаграма</w:t>
      </w:r>
      <w:proofErr w:type="spellEnd"/>
      <w:r w:rsidR="001D28F3">
        <w:t xml:space="preserve"> </w:t>
      </w:r>
      <w:proofErr w:type="spellStart"/>
      <w:r w:rsidRPr="007F749E">
        <w:t>активацiй</w:t>
      </w:r>
      <w:proofErr w:type="spellEnd"/>
      <w:r w:rsidR="001D28F3">
        <w:t xml:space="preserve"> </w:t>
      </w:r>
      <w:proofErr w:type="spellStart"/>
      <w:r w:rsidRPr="007F749E">
        <w:t>вузлiв</w:t>
      </w:r>
      <w:proofErr w:type="spellEnd"/>
      <w:r w:rsidR="001D28F3">
        <w:t xml:space="preserve"> </w:t>
      </w:r>
      <w:r w:rsidRPr="007F749E">
        <w:t>DFG,</w:t>
      </w:r>
      <w:r w:rsidR="001D28F3">
        <w:t xml:space="preserve"> </w:t>
      </w:r>
      <w:proofErr w:type="spellStart"/>
      <w:r w:rsidRPr="007F749E">
        <w:t>скрiншоти</w:t>
      </w:r>
      <w:proofErr w:type="spellEnd"/>
      <w:r w:rsidR="001D28F3">
        <w:t xml:space="preserve"> </w:t>
      </w:r>
      <w:proofErr w:type="spellStart"/>
      <w:r w:rsidRPr="007F749E">
        <w:t>iнтерфейсу</w:t>
      </w:r>
      <w:proofErr w:type="spellEnd"/>
      <w:r w:rsidR="001D28F3">
        <w:t xml:space="preserve"> </w:t>
      </w:r>
      <w:proofErr w:type="spellStart"/>
      <w:r w:rsidRPr="007F749E">
        <w:t>GraphView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SpectrumView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Controls</w:t>
      </w:r>
      <w:proofErr w:type="spellEnd"/>
      <w:r w:rsidR="001D28F3">
        <w:t xml:space="preserve"> </w:t>
      </w:r>
      <w:r w:rsidRPr="007F749E">
        <w:t>i</w:t>
      </w:r>
      <w:r w:rsidR="001D28F3">
        <w:t xml:space="preserve"> </w:t>
      </w:r>
      <w:proofErr w:type="spellStart"/>
      <w:r w:rsidRPr="007F749E">
        <w:t>MetricsPanel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презентацiя</w:t>
      </w:r>
      <w:proofErr w:type="spellEnd"/>
      <w:r w:rsidR="001D28F3">
        <w:t xml:space="preserve"> </w:t>
      </w:r>
      <w:r w:rsidRPr="007F749E">
        <w:t>до</w:t>
      </w:r>
      <w:r w:rsidR="001D28F3">
        <w:t xml:space="preserve"> </w:t>
      </w:r>
      <w:r w:rsidRPr="007F749E">
        <w:t>захисту.</w:t>
      </w:r>
    </w:p>
    <w:p w14:paraId="7CB37C40" w14:textId="77777777" w:rsidR="006B7814" w:rsidRDefault="00105C7F" w:rsidP="00D97B74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</w:pPr>
      <w:r w:rsidRPr="007F749E">
        <w:t>Перелік</w:t>
      </w:r>
      <w:r w:rsidR="001D28F3">
        <w:t xml:space="preserve"> </w:t>
      </w:r>
      <w:r w:rsidRPr="007F749E">
        <w:t>програмних</w:t>
      </w:r>
      <w:r w:rsidR="001D28F3">
        <w:t xml:space="preserve"> </w:t>
      </w:r>
      <w:r w:rsidRPr="007F749E">
        <w:t>продуктів,</w:t>
      </w:r>
      <w:r w:rsidR="001D28F3">
        <w:t xml:space="preserve"> </w:t>
      </w:r>
      <w:r w:rsidRPr="007F749E">
        <w:t>які</w:t>
      </w:r>
      <w:r w:rsidR="001D28F3">
        <w:t xml:space="preserve"> </w:t>
      </w:r>
      <w:r w:rsidRPr="007F749E">
        <w:t>належить</w:t>
      </w:r>
      <w:r w:rsidR="001D28F3">
        <w:t xml:space="preserve"> </w:t>
      </w:r>
      <w:r w:rsidRPr="007F749E">
        <w:t>використати</w:t>
      </w:r>
      <w:r w:rsidR="001D28F3">
        <w:t xml:space="preserve"> </w:t>
      </w:r>
      <w:r w:rsidRPr="007F749E">
        <w:t>в</w:t>
      </w:r>
      <w:r w:rsidR="001D28F3">
        <w:t xml:space="preserve"> </w:t>
      </w:r>
      <w:r w:rsidRPr="007F749E">
        <w:t>процесі</w:t>
      </w:r>
      <w:r w:rsidR="001D28F3">
        <w:t xml:space="preserve"> </w:t>
      </w:r>
      <w:r w:rsidRPr="007F749E">
        <w:t>розроблення</w:t>
      </w:r>
      <w:r w:rsidR="001D28F3">
        <w:t xml:space="preserve"> </w:t>
      </w:r>
      <w:r w:rsidRPr="007F749E">
        <w:t>роботи</w:t>
      </w:r>
      <w:r w:rsidR="001D28F3">
        <w:t xml:space="preserve"> </w:t>
      </w:r>
      <w:r w:rsidRPr="007F749E">
        <w:t>(проекту):</w:t>
      </w:r>
      <w:r w:rsidR="001D28F3">
        <w:t xml:space="preserve">  </w:t>
      </w:r>
      <w:proofErr w:type="spellStart"/>
      <w:r w:rsidRPr="007F749E">
        <w:t>WebStorm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Git</w:t>
      </w:r>
      <w:proofErr w:type="spellEnd"/>
      <w:r w:rsidRPr="007F749E">
        <w:t>/</w:t>
      </w:r>
      <w:proofErr w:type="spellStart"/>
      <w:r w:rsidRPr="007F749E">
        <w:t>GitHub</w:t>
      </w:r>
      <w:proofErr w:type="spellEnd"/>
      <w:r w:rsidRPr="007F749E">
        <w:t>,</w:t>
      </w:r>
      <w:r w:rsidR="001D28F3">
        <w:t xml:space="preserve"> </w:t>
      </w:r>
      <w:r w:rsidRPr="007F749E">
        <w:t>Node.js,</w:t>
      </w:r>
      <w:r w:rsidR="001D28F3">
        <w:t xml:space="preserve"> </w:t>
      </w:r>
      <w:proofErr w:type="spellStart"/>
      <w:r w:rsidRPr="007F749E">
        <w:t>pnpm</w:t>
      </w:r>
      <w:proofErr w:type="spellEnd"/>
      <w:r w:rsidRPr="007F749E">
        <w:t>/</w:t>
      </w:r>
      <w:proofErr w:type="spellStart"/>
      <w:r w:rsidRPr="007F749E">
        <w:t>npm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TypeScript</w:t>
      </w:r>
      <w:proofErr w:type="spellEnd"/>
      <w:r w:rsidRPr="007F749E">
        <w:t>,</w:t>
      </w:r>
      <w:r w:rsidR="001D28F3">
        <w:t xml:space="preserve"> </w:t>
      </w:r>
      <w:r w:rsidRPr="007F749E">
        <w:t>Next.js,</w:t>
      </w:r>
      <w:r w:rsidR="001D28F3">
        <w:t xml:space="preserve"> </w:t>
      </w:r>
      <w:proofErr w:type="spellStart"/>
      <w:r w:rsidRPr="007F749E">
        <w:t>React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React</w:t>
      </w:r>
      <w:proofErr w:type="spellEnd"/>
      <w:r w:rsidR="001D28F3">
        <w:t xml:space="preserve"> </w:t>
      </w:r>
      <w:proofErr w:type="spellStart"/>
      <w:r w:rsidRPr="007F749E">
        <w:t>Flow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Zustand</w:t>
      </w:r>
      <w:proofErr w:type="spellEnd"/>
      <w:r w:rsidRPr="007F749E">
        <w:t>,</w:t>
      </w:r>
      <w:r w:rsidR="001D28F3">
        <w:t xml:space="preserve"> </w:t>
      </w:r>
      <w:r w:rsidRPr="007F749E">
        <w:t>fft.js,</w:t>
      </w:r>
      <w:r w:rsidR="001D28F3">
        <w:t xml:space="preserve"> </w:t>
      </w:r>
      <w:proofErr w:type="spellStart"/>
      <w:r w:rsidRPr="007F749E">
        <w:t>Jest</w:t>
      </w:r>
      <w:proofErr w:type="spellEnd"/>
      <w:r w:rsidRPr="007F749E">
        <w:t>/</w:t>
      </w:r>
      <w:proofErr w:type="spellStart"/>
      <w:r w:rsidRPr="007F749E">
        <w:t>Vitest</w:t>
      </w:r>
      <w:proofErr w:type="spellEnd"/>
      <w:r w:rsidRPr="007F749E">
        <w:t>,</w:t>
      </w:r>
      <w:r w:rsidR="001D28F3">
        <w:t xml:space="preserve"> </w:t>
      </w:r>
      <w:proofErr w:type="spellStart"/>
      <w:r w:rsidRPr="007F749E">
        <w:t>Chrome</w:t>
      </w:r>
      <w:proofErr w:type="spellEnd"/>
      <w:r w:rsidR="001D28F3">
        <w:t xml:space="preserve"> </w:t>
      </w:r>
      <w:proofErr w:type="spellStart"/>
      <w:r w:rsidRPr="007F749E">
        <w:t>DevTools</w:t>
      </w:r>
      <w:proofErr w:type="spellEnd"/>
      <w:r w:rsidRPr="007F749E">
        <w:t>,</w:t>
      </w:r>
      <w:r w:rsidR="001D28F3">
        <w:t xml:space="preserve"> </w:t>
      </w:r>
      <w:r w:rsidRPr="007F749E">
        <w:t>plantuml.com</w:t>
      </w:r>
      <w:r w:rsidR="001D28F3">
        <w:t xml:space="preserve"> </w:t>
      </w:r>
      <w:r w:rsidRPr="007F749E">
        <w:t>для</w:t>
      </w:r>
      <w:r w:rsidR="001D28F3">
        <w:t xml:space="preserve"> </w:t>
      </w:r>
      <w:proofErr w:type="spellStart"/>
      <w:r w:rsidRPr="007F749E">
        <w:t>пiдготовки</w:t>
      </w:r>
      <w:proofErr w:type="spellEnd"/>
      <w:r w:rsidR="001D28F3">
        <w:t xml:space="preserve"> </w:t>
      </w:r>
      <w:r w:rsidRPr="007F749E">
        <w:t>схем.</w:t>
      </w:r>
    </w:p>
    <w:p w14:paraId="39444CC6" w14:textId="77777777" w:rsidR="006B7814" w:rsidRDefault="006B7814">
      <w:r>
        <w:br w:type="page"/>
      </w:r>
    </w:p>
    <w:p w14:paraId="3CA6F55D" w14:textId="0CB28FD3" w:rsidR="00105C7F" w:rsidRPr="00F765B6" w:rsidRDefault="00105C7F" w:rsidP="00D97B74">
      <w:pPr>
        <w:pStyle w:val="ListParagraph"/>
        <w:numPr>
          <w:ilvl w:val="0"/>
          <w:numId w:val="30"/>
        </w:numPr>
        <w:tabs>
          <w:tab w:val="left" w:pos="3686"/>
        </w:tabs>
        <w:spacing w:line="360" w:lineRule="auto"/>
        <w:ind w:left="426" w:hanging="426"/>
        <w:contextualSpacing/>
        <w:jc w:val="both"/>
      </w:pPr>
      <w:r w:rsidRPr="00F765B6">
        <w:lastRenderedPageBreak/>
        <w:t>Консультанти</w:t>
      </w:r>
      <w:r w:rsidR="001D28F3">
        <w:t xml:space="preserve"> </w:t>
      </w:r>
      <w:r w:rsidRPr="00F765B6">
        <w:t>із</w:t>
      </w:r>
      <w:r w:rsidR="001D28F3">
        <w:t xml:space="preserve"> </w:t>
      </w:r>
      <w:r w:rsidRPr="00F765B6">
        <w:t>зазначенням</w:t>
      </w:r>
      <w:r w:rsidR="001D28F3">
        <w:t xml:space="preserve"> </w:t>
      </w:r>
      <w:r w:rsidRPr="00F765B6">
        <w:t>розділів</w:t>
      </w:r>
      <w:r w:rsidR="001D28F3">
        <w:t xml:space="preserve"> </w:t>
      </w:r>
      <w:r w:rsidRPr="00F765B6">
        <w:t>роботи</w:t>
      </w:r>
      <w:r w:rsidR="001D28F3">
        <w:t xml:space="preserve"> </w:t>
      </w:r>
      <w:r w:rsidRPr="00F765B6">
        <w:t>кожного</w:t>
      </w:r>
    </w:p>
    <w:tbl>
      <w:tblPr>
        <w:tblStyle w:val="TableGrid"/>
        <w:tblW w:w="9541" w:type="dxa"/>
        <w:tblLayout w:type="fixed"/>
        <w:tblLook w:val="04A0" w:firstRow="1" w:lastRow="0" w:firstColumn="1" w:lastColumn="0" w:noHBand="0" w:noVBand="1"/>
      </w:tblPr>
      <w:tblGrid>
        <w:gridCol w:w="1838"/>
        <w:gridCol w:w="3119"/>
        <w:gridCol w:w="1189"/>
        <w:gridCol w:w="1079"/>
        <w:gridCol w:w="1271"/>
        <w:gridCol w:w="1045"/>
      </w:tblGrid>
      <w:tr w:rsidR="00105C7F" w:rsidRPr="00F765B6" w14:paraId="34349DE4" w14:textId="77777777" w:rsidTr="00F627B1">
        <w:trPr>
          <w:trHeight w:val="417"/>
        </w:trPr>
        <w:tc>
          <w:tcPr>
            <w:tcW w:w="1838" w:type="dxa"/>
            <w:vMerge w:val="restart"/>
            <w:vAlign w:val="center"/>
          </w:tcPr>
          <w:p w14:paraId="6C1FD03E" w14:textId="28B9042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Найменування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розділу</w:t>
            </w:r>
          </w:p>
        </w:tc>
        <w:tc>
          <w:tcPr>
            <w:tcW w:w="3119" w:type="dxa"/>
            <w:vMerge w:val="restart"/>
            <w:vAlign w:val="center"/>
          </w:tcPr>
          <w:p w14:paraId="1B84C41A" w14:textId="77777777" w:rsidR="00105C7F" w:rsidRPr="00F765B6" w:rsidRDefault="00105C7F" w:rsidP="00F627B1">
            <w:pPr>
              <w:jc w:val="center"/>
              <w:rPr>
                <w:b/>
                <w:bCs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Консультант</w:t>
            </w:r>
          </w:p>
        </w:tc>
        <w:tc>
          <w:tcPr>
            <w:tcW w:w="2268" w:type="dxa"/>
            <w:gridSpan w:val="2"/>
            <w:vAlign w:val="center"/>
          </w:tcPr>
          <w:p w14:paraId="4F63CA5F" w14:textId="40CFF6B0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видав</w:t>
            </w:r>
          </w:p>
        </w:tc>
        <w:tc>
          <w:tcPr>
            <w:tcW w:w="2316" w:type="dxa"/>
            <w:gridSpan w:val="2"/>
            <w:vAlign w:val="center"/>
          </w:tcPr>
          <w:p w14:paraId="42578FCE" w14:textId="41701756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Завдання</w:t>
            </w:r>
            <w:r w:rsidR="001D28F3">
              <w:rPr>
                <w:lang w:val="uk-UA"/>
              </w:rPr>
              <w:t xml:space="preserve"> </w:t>
            </w:r>
            <w:r w:rsidRPr="00F765B6">
              <w:rPr>
                <w:lang w:val="uk-UA"/>
              </w:rPr>
              <w:t>прийняв</w:t>
            </w:r>
          </w:p>
        </w:tc>
      </w:tr>
      <w:tr w:rsidR="00105C7F" w:rsidRPr="00F765B6" w14:paraId="7B785BD1" w14:textId="77777777" w:rsidTr="00F627B1">
        <w:trPr>
          <w:trHeight w:val="306"/>
        </w:trPr>
        <w:tc>
          <w:tcPr>
            <w:tcW w:w="1838" w:type="dxa"/>
            <w:vMerge/>
            <w:vAlign w:val="center"/>
          </w:tcPr>
          <w:p w14:paraId="6199F550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3119" w:type="dxa"/>
            <w:vMerge/>
            <w:vAlign w:val="center"/>
          </w:tcPr>
          <w:p w14:paraId="6A64F4D2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1189" w:type="dxa"/>
            <w:vAlign w:val="center"/>
          </w:tcPr>
          <w:p w14:paraId="3E1118AC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79" w:type="dxa"/>
            <w:vAlign w:val="center"/>
          </w:tcPr>
          <w:p w14:paraId="30EC460B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  <w:tc>
          <w:tcPr>
            <w:tcW w:w="1271" w:type="dxa"/>
            <w:vAlign w:val="center"/>
          </w:tcPr>
          <w:p w14:paraId="7347D960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підпис</w:t>
            </w:r>
          </w:p>
        </w:tc>
        <w:tc>
          <w:tcPr>
            <w:tcW w:w="1045" w:type="dxa"/>
            <w:vAlign w:val="center"/>
          </w:tcPr>
          <w:p w14:paraId="266B3FB9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дата</w:t>
            </w:r>
          </w:p>
        </w:tc>
      </w:tr>
      <w:tr w:rsidR="00105C7F" w:rsidRPr="00F765B6" w14:paraId="79D12560" w14:textId="77777777" w:rsidTr="00F627B1">
        <w:trPr>
          <w:trHeight w:val="49"/>
        </w:trPr>
        <w:tc>
          <w:tcPr>
            <w:tcW w:w="1838" w:type="dxa"/>
            <w:vAlign w:val="center"/>
          </w:tcPr>
          <w:p w14:paraId="5367694B" w14:textId="0E722674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sz w:val="18"/>
                <w:szCs w:val="18"/>
                <w:lang w:val="uk-UA"/>
              </w:rPr>
              <w:t>Основна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частина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13F5290" w14:textId="29D6B90B" w:rsidR="00105C7F" w:rsidRPr="00F765B6" w:rsidRDefault="00105C7F" w:rsidP="00F627B1">
            <w:pPr>
              <w:jc w:val="center"/>
              <w:rPr>
                <w:sz w:val="18"/>
                <w:szCs w:val="18"/>
                <w:lang w:val="uk-UA"/>
              </w:rPr>
            </w:pPr>
            <w:proofErr w:type="spellStart"/>
            <w:r w:rsidRPr="00F765B6">
              <w:rPr>
                <w:sz w:val="18"/>
                <w:szCs w:val="18"/>
                <w:lang w:val="uk-UA"/>
              </w:rPr>
              <w:t>д.т.н</w:t>
            </w:r>
            <w:proofErr w:type="spellEnd"/>
            <w:r w:rsidRPr="00F765B6">
              <w:rPr>
                <w:sz w:val="18"/>
                <w:szCs w:val="18"/>
                <w:lang w:val="uk-UA"/>
              </w:rPr>
              <w:t>.,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проф.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Ігор</w:t>
            </w:r>
            <w:r w:rsidR="001D28F3">
              <w:rPr>
                <w:sz w:val="18"/>
                <w:szCs w:val="18"/>
                <w:lang w:val="uk-UA"/>
              </w:rPr>
              <w:t xml:space="preserve"> </w:t>
            </w:r>
            <w:r w:rsidRPr="00F765B6">
              <w:rPr>
                <w:sz w:val="18"/>
                <w:szCs w:val="18"/>
                <w:lang w:val="uk-UA"/>
              </w:rPr>
              <w:t>ПРОЦЬКО</w:t>
            </w:r>
          </w:p>
        </w:tc>
        <w:tc>
          <w:tcPr>
            <w:tcW w:w="1189" w:type="dxa"/>
            <w:vAlign w:val="center"/>
          </w:tcPr>
          <w:p w14:paraId="354F42DE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1079" w:type="dxa"/>
            <w:vAlign w:val="center"/>
          </w:tcPr>
          <w:p w14:paraId="3CC50F59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1271" w:type="dxa"/>
            <w:vAlign w:val="center"/>
          </w:tcPr>
          <w:p w14:paraId="6EEA94DB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1045" w:type="dxa"/>
            <w:vAlign w:val="center"/>
          </w:tcPr>
          <w:p w14:paraId="385D995C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</w:tr>
    </w:tbl>
    <w:p w14:paraId="6793D49A" w14:textId="1AE1ABD5" w:rsidR="00105C7F" w:rsidRPr="00F765B6" w:rsidRDefault="00105C7F" w:rsidP="00105C7F">
      <w:pPr>
        <w:pStyle w:val="ListParagraph"/>
        <w:numPr>
          <w:ilvl w:val="0"/>
          <w:numId w:val="30"/>
        </w:numPr>
        <w:tabs>
          <w:tab w:val="left" w:pos="3402"/>
        </w:tabs>
        <w:spacing w:before="120" w:line="360" w:lineRule="auto"/>
        <w:ind w:left="425" w:hanging="425"/>
        <w:contextualSpacing/>
        <w:jc w:val="both"/>
      </w:pPr>
      <w:r w:rsidRPr="00F765B6">
        <w:t>Дата</w:t>
      </w:r>
      <w:r w:rsidR="001D28F3">
        <w:t xml:space="preserve"> </w:t>
      </w:r>
      <w:r w:rsidRPr="00F765B6">
        <w:t>видачі</w:t>
      </w:r>
      <w:r w:rsidR="001D28F3">
        <w:t xml:space="preserve"> </w:t>
      </w:r>
      <w:r w:rsidRPr="00F765B6">
        <w:t>завдання</w:t>
      </w:r>
      <w:r w:rsidRPr="00F765B6">
        <w:tab/>
      </w:r>
      <w:r w:rsidRPr="00F765B6"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  <w:r w:rsidR="001D28F3">
        <w:rPr>
          <w:u w:val="single"/>
        </w:rPr>
        <w:t xml:space="preserve">     </w:t>
      </w:r>
      <w:r w:rsidRPr="00F765B6">
        <w:rPr>
          <w:u w:val="single"/>
        </w:rPr>
        <w:tab/>
      </w:r>
    </w:p>
    <w:p w14:paraId="2D4FF42F" w14:textId="77777777" w:rsidR="00105C7F" w:rsidRPr="00F765B6" w:rsidRDefault="00105C7F" w:rsidP="00105C7F">
      <w:pPr>
        <w:spacing w:before="120" w:line="360" w:lineRule="auto"/>
        <w:jc w:val="both"/>
      </w:pPr>
    </w:p>
    <w:p w14:paraId="6F57798D" w14:textId="76770AD2" w:rsidR="00105C7F" w:rsidRPr="00F765B6" w:rsidRDefault="00105C7F" w:rsidP="00105C7F">
      <w:pPr>
        <w:jc w:val="both"/>
        <w:rPr>
          <w:u w:val="single"/>
        </w:rPr>
      </w:pPr>
      <w:r w:rsidRPr="00F765B6">
        <w:t>Керівник</w:t>
      </w:r>
      <w:r w:rsidRPr="00F765B6">
        <w:tab/>
      </w:r>
      <w:r w:rsidR="001D28F3">
        <w:t xml:space="preserve">               </w:t>
      </w:r>
      <w:r w:rsidR="001D28F3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                         </w:t>
      </w:r>
      <w:r w:rsidR="001D28F3">
        <w:t xml:space="preserve">            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rPr>
          <w:u w:val="single"/>
        </w:rPr>
        <w:tab/>
      </w:r>
    </w:p>
    <w:p w14:paraId="09DF0532" w14:textId="7D7C3DCE" w:rsidR="00105C7F" w:rsidRPr="00F765B6" w:rsidRDefault="00105C7F" w:rsidP="00105C7F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          </w:t>
      </w:r>
      <w:r w:rsidRPr="00F765B6">
        <w:rPr>
          <w:sz w:val="20"/>
          <w:szCs w:val="20"/>
        </w:rPr>
        <w:t>(підпис)</w:t>
      </w:r>
      <w:r w:rsidR="001D28F3">
        <w:rPr>
          <w:sz w:val="20"/>
          <w:szCs w:val="20"/>
        </w:rPr>
        <w:t xml:space="preserve">                      </w:t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</w:t>
      </w:r>
      <w:r w:rsidRPr="00F765B6">
        <w:rPr>
          <w:sz w:val="20"/>
          <w:szCs w:val="20"/>
        </w:rPr>
        <w:t>(посада,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прізвище,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ініціали)</w:t>
      </w:r>
    </w:p>
    <w:p w14:paraId="4BD70317" w14:textId="77777777" w:rsidR="00105C7F" w:rsidRPr="00F765B6" w:rsidRDefault="00105C7F" w:rsidP="00105C7F">
      <w:pPr>
        <w:tabs>
          <w:tab w:val="left" w:pos="3544"/>
        </w:tabs>
        <w:jc w:val="both"/>
        <w:rPr>
          <w:sz w:val="16"/>
          <w:szCs w:val="16"/>
          <w:u w:val="single"/>
        </w:rPr>
      </w:pPr>
    </w:p>
    <w:p w14:paraId="129E5E7A" w14:textId="443CB8FD" w:rsidR="00105C7F" w:rsidRPr="00F765B6" w:rsidRDefault="00105C7F" w:rsidP="00105C7F">
      <w:pPr>
        <w:tabs>
          <w:tab w:val="left" w:pos="3544"/>
          <w:tab w:val="left" w:pos="4820"/>
          <w:tab w:val="left" w:pos="6096"/>
          <w:tab w:val="left" w:pos="6946"/>
          <w:tab w:val="left" w:pos="8364"/>
        </w:tabs>
        <w:jc w:val="both"/>
        <w:rPr>
          <w:u w:val="single"/>
        </w:rPr>
      </w:pPr>
      <w:r w:rsidRPr="00F765B6">
        <w:rPr>
          <w:bCs/>
        </w:rPr>
        <w:t>Завдання</w:t>
      </w:r>
      <w:r w:rsidR="001D28F3">
        <w:rPr>
          <w:bCs/>
        </w:rPr>
        <w:t xml:space="preserve"> </w:t>
      </w:r>
      <w:r w:rsidRPr="00F765B6">
        <w:rPr>
          <w:bCs/>
        </w:rPr>
        <w:t>прийняв</w:t>
      </w:r>
      <w:r w:rsidR="001D28F3">
        <w:rPr>
          <w:bCs/>
        </w:rPr>
        <w:t xml:space="preserve"> </w:t>
      </w:r>
      <w:r w:rsidRPr="00F765B6">
        <w:rPr>
          <w:bCs/>
        </w:rPr>
        <w:t>до</w:t>
      </w:r>
      <w:r w:rsidR="001D28F3">
        <w:rPr>
          <w:bCs/>
        </w:rPr>
        <w:t xml:space="preserve"> </w:t>
      </w:r>
      <w:r w:rsidRPr="00F765B6">
        <w:rPr>
          <w:bCs/>
        </w:rPr>
        <w:t>виконання</w:t>
      </w:r>
      <w:r w:rsidR="001D28F3">
        <w:rPr>
          <w:bCs/>
        </w:rPr>
        <w:t xml:space="preserve">  </w:t>
      </w:r>
      <w:r w:rsidRPr="0025149F">
        <w:rPr>
          <w:rFonts w:asciiTheme="majorBidi" w:hAnsiTheme="majorBidi" w:cstheme="majorBidi"/>
          <w:noProof/>
          <w:sz w:val="24"/>
          <w:szCs w:val="24"/>
          <w:u w:val="single"/>
        </w:rPr>
        <w:tab/>
      </w:r>
      <w:r w:rsidR="001D28F3">
        <w:rPr>
          <w:rFonts w:asciiTheme="majorBidi" w:hAnsiTheme="majorBidi" w:cstheme="majorBidi"/>
          <w:noProof/>
          <w:sz w:val="24"/>
          <w:szCs w:val="24"/>
          <w:u w:val="single"/>
        </w:rPr>
        <w:t xml:space="preserve">              </w:t>
      </w:r>
      <w:r w:rsidR="001D28F3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F765B6">
        <w:tab/>
      </w:r>
      <w:r>
        <w:rPr>
          <w:u w:val="single"/>
        </w:rPr>
        <w:t>Микола</w:t>
      </w:r>
      <w:r w:rsidR="001D28F3">
        <w:rPr>
          <w:u w:val="single"/>
        </w:rPr>
        <w:t xml:space="preserve"> </w:t>
      </w:r>
      <w:r>
        <w:rPr>
          <w:u w:val="single"/>
        </w:rPr>
        <w:t>ТЕСЛЯ</w:t>
      </w:r>
    </w:p>
    <w:p w14:paraId="609B2EFB" w14:textId="4A8126F1" w:rsidR="00105C7F" w:rsidRPr="00F765B6" w:rsidRDefault="00105C7F" w:rsidP="00105C7F">
      <w:pPr>
        <w:tabs>
          <w:tab w:val="left" w:pos="1560"/>
        </w:tabs>
        <w:jc w:val="both"/>
        <w:rPr>
          <w:sz w:val="20"/>
          <w:szCs w:val="20"/>
        </w:rPr>
      </w:pPr>
      <w:r w:rsidRPr="00F765B6">
        <w:rPr>
          <w:sz w:val="20"/>
          <w:szCs w:val="20"/>
        </w:rPr>
        <w:tab/>
      </w:r>
      <w:r w:rsidRPr="00F765B6">
        <w:rPr>
          <w:sz w:val="20"/>
          <w:szCs w:val="20"/>
        </w:rPr>
        <w:tab/>
      </w:r>
      <w:r w:rsidR="001D28F3">
        <w:rPr>
          <w:sz w:val="20"/>
          <w:szCs w:val="20"/>
        </w:rPr>
        <w:t xml:space="preserve">                                        </w:t>
      </w:r>
      <w:r w:rsidRPr="00F765B6">
        <w:rPr>
          <w:sz w:val="20"/>
          <w:szCs w:val="20"/>
        </w:rPr>
        <w:t>(підпис</w:t>
      </w:r>
      <w:r w:rsidR="001D28F3">
        <w:rPr>
          <w:sz w:val="20"/>
          <w:szCs w:val="20"/>
        </w:rPr>
        <w:t xml:space="preserve"> </w:t>
      </w:r>
      <w:r w:rsidRPr="00F765B6">
        <w:rPr>
          <w:sz w:val="20"/>
          <w:szCs w:val="20"/>
        </w:rPr>
        <w:t>студента)</w:t>
      </w:r>
      <w:r w:rsidR="001D28F3">
        <w:rPr>
          <w:sz w:val="20"/>
          <w:szCs w:val="20"/>
        </w:rPr>
        <w:t xml:space="preserve">                    </w:t>
      </w:r>
    </w:p>
    <w:p w14:paraId="3C664A05" w14:textId="77777777" w:rsidR="00105C7F" w:rsidRPr="00F765B6" w:rsidRDefault="00105C7F" w:rsidP="00105C7F">
      <w:pPr>
        <w:pStyle w:val="BKRregular"/>
        <w:spacing w:after="0" w:line="276" w:lineRule="auto"/>
        <w:jc w:val="both"/>
      </w:pPr>
    </w:p>
    <w:p w14:paraId="3B327ECE" w14:textId="742F518C" w:rsidR="00105C7F" w:rsidRPr="00F765B6" w:rsidRDefault="00105C7F" w:rsidP="00105C7F">
      <w:pPr>
        <w:pStyle w:val="BKRregular"/>
        <w:spacing w:line="276" w:lineRule="auto"/>
        <w:jc w:val="center"/>
      </w:pPr>
      <w:r w:rsidRPr="00F765B6">
        <w:t>КАЛЕНДАРНИЙ</w:t>
      </w:r>
      <w:r w:rsidR="001D28F3">
        <w:t xml:space="preserve"> </w:t>
      </w:r>
      <w:r w:rsidRPr="00F765B6">
        <w:t>ПЛАН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"/>
        <w:gridCol w:w="4217"/>
        <w:gridCol w:w="2305"/>
        <w:gridCol w:w="2265"/>
      </w:tblGrid>
      <w:tr w:rsidR="00105C7F" w:rsidRPr="00F765B6" w14:paraId="47E92224" w14:textId="77777777" w:rsidTr="00F627B1">
        <w:tc>
          <w:tcPr>
            <w:tcW w:w="557" w:type="dxa"/>
            <w:vAlign w:val="center"/>
          </w:tcPr>
          <w:p w14:paraId="1B376846" w14:textId="77777777" w:rsidR="00105C7F" w:rsidRPr="00F765B6" w:rsidRDefault="00105C7F" w:rsidP="00F627B1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№</w:t>
            </w:r>
          </w:p>
          <w:p w14:paraId="37A80B30" w14:textId="77777777" w:rsidR="00105C7F" w:rsidRPr="00F765B6" w:rsidRDefault="00105C7F" w:rsidP="00F627B1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з/п</w:t>
            </w:r>
          </w:p>
        </w:tc>
        <w:tc>
          <w:tcPr>
            <w:tcW w:w="4217" w:type="dxa"/>
            <w:vAlign w:val="center"/>
          </w:tcPr>
          <w:p w14:paraId="44C20E66" w14:textId="54A4BABE" w:rsidR="00105C7F" w:rsidRPr="00F765B6" w:rsidRDefault="00105C7F" w:rsidP="00F627B1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Назва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етапів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роботи</w:t>
            </w:r>
          </w:p>
        </w:tc>
        <w:tc>
          <w:tcPr>
            <w:tcW w:w="2305" w:type="dxa"/>
            <w:vAlign w:val="center"/>
          </w:tcPr>
          <w:p w14:paraId="63AF305A" w14:textId="576A7599" w:rsidR="00105C7F" w:rsidRPr="00F765B6" w:rsidRDefault="00105C7F" w:rsidP="00F627B1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Термін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виконання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етапів</w:t>
            </w:r>
            <w:r w:rsidR="001D28F3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F765B6">
              <w:rPr>
                <w:b/>
                <w:bCs/>
                <w:sz w:val="20"/>
                <w:szCs w:val="20"/>
                <w:lang w:val="uk-UA"/>
              </w:rPr>
              <w:t>роботи</w:t>
            </w:r>
          </w:p>
        </w:tc>
        <w:tc>
          <w:tcPr>
            <w:tcW w:w="2265" w:type="dxa"/>
            <w:vAlign w:val="center"/>
          </w:tcPr>
          <w:p w14:paraId="52DEC99B" w14:textId="77777777" w:rsidR="00105C7F" w:rsidRPr="00F765B6" w:rsidRDefault="00105C7F" w:rsidP="00F627B1">
            <w:pPr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F765B6">
              <w:rPr>
                <w:b/>
                <w:bCs/>
                <w:sz w:val="20"/>
                <w:szCs w:val="20"/>
                <w:lang w:val="uk-UA"/>
              </w:rPr>
              <w:t>Примітка</w:t>
            </w:r>
          </w:p>
        </w:tc>
      </w:tr>
      <w:tr w:rsidR="00105C7F" w:rsidRPr="00F765B6" w14:paraId="4C6381F5" w14:textId="77777777" w:rsidTr="00F627B1">
        <w:tc>
          <w:tcPr>
            <w:tcW w:w="557" w:type="dxa"/>
            <w:vAlign w:val="center"/>
          </w:tcPr>
          <w:p w14:paraId="55CF88F5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1</w:t>
            </w:r>
          </w:p>
        </w:tc>
        <w:tc>
          <w:tcPr>
            <w:tcW w:w="4217" w:type="dxa"/>
            <w:vAlign w:val="center"/>
          </w:tcPr>
          <w:p w14:paraId="15C5FC98" w14:textId="4C720AD8" w:rsidR="00105C7F" w:rsidRPr="00F765B6" w:rsidRDefault="00105C7F" w:rsidP="00F627B1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lang w:val="uk-UA"/>
              </w:rPr>
              <w:t>Аналіз</w:t>
            </w:r>
            <w:r w:rsidR="001D28F3">
              <w:rPr>
                <w:sz w:val="22"/>
                <w:szCs w:val="22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lang w:val="uk-UA"/>
              </w:rPr>
              <w:t>завдання</w:t>
            </w:r>
          </w:p>
        </w:tc>
        <w:tc>
          <w:tcPr>
            <w:tcW w:w="2305" w:type="dxa"/>
          </w:tcPr>
          <w:p w14:paraId="677801AC" w14:textId="4ECE6564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5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</w: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lang w:val="uk-UA"/>
              </w:rPr>
              <w:t>9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.02.26</w:t>
            </w:r>
          </w:p>
        </w:tc>
        <w:tc>
          <w:tcPr>
            <w:tcW w:w="2265" w:type="dxa"/>
            <w:vAlign w:val="center"/>
          </w:tcPr>
          <w:p w14:paraId="01E51501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0B43946A" w14:textId="77777777" w:rsidTr="00F627B1">
        <w:tc>
          <w:tcPr>
            <w:tcW w:w="557" w:type="dxa"/>
            <w:vAlign w:val="center"/>
          </w:tcPr>
          <w:p w14:paraId="207D6F7F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2</w:t>
            </w:r>
          </w:p>
        </w:tc>
        <w:tc>
          <w:tcPr>
            <w:tcW w:w="4217" w:type="dxa"/>
            <w:vAlign w:val="center"/>
          </w:tcPr>
          <w:p w14:paraId="072B1D4D" w14:textId="080CDCB6" w:rsidR="00105C7F" w:rsidRPr="00F765B6" w:rsidRDefault="00105C7F" w:rsidP="00F627B1">
            <w:pPr>
              <w:rPr>
                <w:sz w:val="22"/>
                <w:szCs w:val="22"/>
                <w:lang w:val="uk-UA"/>
              </w:rPr>
            </w:pP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!!!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ЗАПОВНИТИ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(від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15.02/20.04</w:t>
            </w:r>
            <w:r w:rsidR="001D28F3">
              <w:rPr>
                <w:sz w:val="22"/>
                <w:szCs w:val="22"/>
                <w:shd w:val="clear" w:color="auto" w:fill="FFFF00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до</w:t>
            </w:r>
            <w:r w:rsidR="001D28F3">
              <w:rPr>
                <w:sz w:val="22"/>
                <w:szCs w:val="22"/>
                <w:lang w:val="uk-UA"/>
              </w:rPr>
              <w:t xml:space="preserve"> </w:t>
            </w:r>
            <w:r w:rsidRPr="00F765B6">
              <w:rPr>
                <w:sz w:val="22"/>
                <w:szCs w:val="22"/>
                <w:shd w:val="clear" w:color="auto" w:fill="FFFF00"/>
                <w:lang w:val="uk-UA"/>
              </w:rPr>
              <w:t>25.05)</w:t>
            </w:r>
          </w:p>
        </w:tc>
        <w:tc>
          <w:tcPr>
            <w:tcW w:w="2305" w:type="dxa"/>
          </w:tcPr>
          <w:p w14:paraId="1C0FD55D" w14:textId="2CCACE93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15.02.26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29.03.26</w:t>
            </w:r>
          </w:p>
        </w:tc>
        <w:tc>
          <w:tcPr>
            <w:tcW w:w="2265" w:type="dxa"/>
            <w:vAlign w:val="center"/>
          </w:tcPr>
          <w:p w14:paraId="267901B7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03285D8B" w14:textId="77777777" w:rsidTr="00F627B1">
        <w:tc>
          <w:tcPr>
            <w:tcW w:w="557" w:type="dxa"/>
            <w:vAlign w:val="center"/>
          </w:tcPr>
          <w:p w14:paraId="3AA14C33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3</w:t>
            </w:r>
          </w:p>
        </w:tc>
        <w:tc>
          <w:tcPr>
            <w:tcW w:w="4217" w:type="dxa"/>
            <w:vAlign w:val="center"/>
          </w:tcPr>
          <w:p w14:paraId="58F50203" w14:textId="77777777" w:rsidR="00105C7F" w:rsidRPr="00F765B6" w:rsidRDefault="00105C7F" w:rsidP="00F627B1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4A5B23DA" w14:textId="532B8BF0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04.04.26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26.04.26</w:t>
            </w:r>
          </w:p>
        </w:tc>
        <w:tc>
          <w:tcPr>
            <w:tcW w:w="2265" w:type="dxa"/>
            <w:vAlign w:val="center"/>
          </w:tcPr>
          <w:p w14:paraId="257B3837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0B9EE9AF" w14:textId="77777777" w:rsidTr="00F627B1">
        <w:tc>
          <w:tcPr>
            <w:tcW w:w="557" w:type="dxa"/>
            <w:vAlign w:val="center"/>
          </w:tcPr>
          <w:p w14:paraId="3E993C84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4</w:t>
            </w:r>
          </w:p>
        </w:tc>
        <w:tc>
          <w:tcPr>
            <w:tcW w:w="4217" w:type="dxa"/>
            <w:vAlign w:val="center"/>
          </w:tcPr>
          <w:p w14:paraId="17B37571" w14:textId="77777777" w:rsidR="00105C7F" w:rsidRPr="00F765B6" w:rsidRDefault="00105C7F" w:rsidP="00F627B1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5AAD203A" w14:textId="0FAA2508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12.04.26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–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17.05.26</w:t>
            </w:r>
          </w:p>
        </w:tc>
        <w:tc>
          <w:tcPr>
            <w:tcW w:w="2265" w:type="dxa"/>
            <w:vAlign w:val="center"/>
          </w:tcPr>
          <w:p w14:paraId="3EBA4968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33E907F1" w14:textId="77777777" w:rsidTr="00F627B1">
        <w:tc>
          <w:tcPr>
            <w:tcW w:w="557" w:type="dxa"/>
            <w:vAlign w:val="center"/>
          </w:tcPr>
          <w:p w14:paraId="6A779C50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5</w:t>
            </w:r>
          </w:p>
        </w:tc>
        <w:tc>
          <w:tcPr>
            <w:tcW w:w="4217" w:type="dxa"/>
            <w:vAlign w:val="center"/>
          </w:tcPr>
          <w:p w14:paraId="09B49CAE" w14:textId="77777777" w:rsidR="00105C7F" w:rsidRPr="00F765B6" w:rsidRDefault="00105C7F" w:rsidP="00F627B1">
            <w:pPr>
              <w:rPr>
                <w:lang w:val="uk-UA"/>
              </w:rPr>
            </w:pPr>
          </w:p>
        </w:tc>
        <w:tc>
          <w:tcPr>
            <w:tcW w:w="2305" w:type="dxa"/>
          </w:tcPr>
          <w:p w14:paraId="70EB7D19" w14:textId="04A1575D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17.05.26-</w:t>
            </w:r>
            <w:r w:rsidR="001D28F3">
              <w:rPr>
                <w:rFonts w:asciiTheme="majorBidi" w:hAnsiTheme="majorBidi" w:cstheme="majorBidi"/>
                <w:noProof/>
                <w:sz w:val="24"/>
                <w:szCs w:val="24"/>
              </w:rPr>
              <w:t xml:space="preserve"> </w:t>
            </w:r>
            <w:r w:rsidRPr="0025149F">
              <w:rPr>
                <w:rFonts w:asciiTheme="majorBidi" w:hAnsiTheme="majorBidi" w:cstheme="majorBidi"/>
                <w:noProof/>
                <w:sz w:val="24"/>
                <w:szCs w:val="24"/>
              </w:rPr>
              <w:t>25.05.26</w:t>
            </w:r>
          </w:p>
        </w:tc>
        <w:tc>
          <w:tcPr>
            <w:tcW w:w="2265" w:type="dxa"/>
            <w:vAlign w:val="center"/>
          </w:tcPr>
          <w:p w14:paraId="152B29A3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578E0D0F" w14:textId="77777777" w:rsidTr="00F627B1">
        <w:tc>
          <w:tcPr>
            <w:tcW w:w="557" w:type="dxa"/>
            <w:vAlign w:val="center"/>
          </w:tcPr>
          <w:p w14:paraId="0DE26519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6</w:t>
            </w:r>
          </w:p>
        </w:tc>
        <w:tc>
          <w:tcPr>
            <w:tcW w:w="4217" w:type="dxa"/>
            <w:vAlign w:val="center"/>
          </w:tcPr>
          <w:p w14:paraId="414D1A91" w14:textId="77777777" w:rsidR="00105C7F" w:rsidRPr="00F765B6" w:rsidRDefault="00105C7F" w:rsidP="00F627B1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46010624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30556846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  <w:tr w:rsidR="00105C7F" w:rsidRPr="00F765B6" w14:paraId="3446FC7B" w14:textId="77777777" w:rsidTr="00F627B1">
        <w:tc>
          <w:tcPr>
            <w:tcW w:w="557" w:type="dxa"/>
            <w:vAlign w:val="center"/>
          </w:tcPr>
          <w:p w14:paraId="7F97EB29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  <w:r w:rsidRPr="00F765B6">
              <w:rPr>
                <w:lang w:val="uk-UA"/>
              </w:rPr>
              <w:t>7</w:t>
            </w:r>
          </w:p>
        </w:tc>
        <w:tc>
          <w:tcPr>
            <w:tcW w:w="4217" w:type="dxa"/>
            <w:vAlign w:val="center"/>
          </w:tcPr>
          <w:p w14:paraId="0225879F" w14:textId="77777777" w:rsidR="00105C7F" w:rsidRPr="00F765B6" w:rsidRDefault="00105C7F" w:rsidP="00F627B1">
            <w:pPr>
              <w:rPr>
                <w:lang w:val="uk-UA"/>
              </w:rPr>
            </w:pPr>
          </w:p>
        </w:tc>
        <w:tc>
          <w:tcPr>
            <w:tcW w:w="2305" w:type="dxa"/>
            <w:vAlign w:val="center"/>
          </w:tcPr>
          <w:p w14:paraId="74D09ED3" w14:textId="77777777" w:rsidR="00105C7F" w:rsidRPr="00F765B6" w:rsidRDefault="00105C7F" w:rsidP="00F627B1">
            <w:pPr>
              <w:jc w:val="center"/>
              <w:rPr>
                <w:lang w:val="uk-UA"/>
              </w:rPr>
            </w:pPr>
          </w:p>
        </w:tc>
        <w:tc>
          <w:tcPr>
            <w:tcW w:w="2265" w:type="dxa"/>
            <w:vAlign w:val="center"/>
          </w:tcPr>
          <w:p w14:paraId="0269EA1D" w14:textId="77777777" w:rsidR="00105C7F" w:rsidRPr="00F765B6" w:rsidRDefault="00105C7F" w:rsidP="00F627B1">
            <w:pPr>
              <w:rPr>
                <w:lang w:val="uk-UA"/>
              </w:rPr>
            </w:pPr>
          </w:p>
        </w:tc>
      </w:tr>
    </w:tbl>
    <w:p w14:paraId="2250B907" w14:textId="77777777" w:rsidR="00105C7F" w:rsidRPr="00F765B6" w:rsidRDefault="00105C7F" w:rsidP="00105C7F">
      <w:pPr>
        <w:pStyle w:val="BKRregular"/>
        <w:tabs>
          <w:tab w:val="left" w:pos="6137"/>
        </w:tabs>
        <w:spacing w:after="0" w:line="276" w:lineRule="auto"/>
        <w:jc w:val="both"/>
      </w:pPr>
    </w:p>
    <w:p w14:paraId="0DD710D2" w14:textId="77777777" w:rsidR="00105C7F" w:rsidRPr="00F765B6" w:rsidRDefault="00105C7F" w:rsidP="00105C7F">
      <w:pPr>
        <w:pStyle w:val="BKRregular"/>
        <w:tabs>
          <w:tab w:val="left" w:pos="6137"/>
        </w:tabs>
        <w:spacing w:after="0" w:line="276" w:lineRule="auto"/>
        <w:jc w:val="both"/>
      </w:pPr>
    </w:p>
    <w:p w14:paraId="0EAD0283" w14:textId="12FD80BD" w:rsidR="00105C7F" w:rsidRPr="00F765B6" w:rsidRDefault="00105C7F" w:rsidP="00105C7F">
      <w:pPr>
        <w:pStyle w:val="BKRregular"/>
        <w:spacing w:after="0"/>
        <w:ind w:left="720" w:firstLine="720"/>
        <w:jc w:val="both"/>
      </w:pPr>
      <w:r w:rsidRPr="00F765B6">
        <w:t>Студент</w:t>
      </w:r>
      <w:r w:rsidR="001D28F3">
        <w:t xml:space="preserve">     </w:t>
      </w:r>
      <w:r w:rsidRPr="00C62B23">
        <w:rPr>
          <w:u w:val="single"/>
        </w:rPr>
        <w:t>Микола</w:t>
      </w:r>
      <w:r w:rsidR="001D28F3">
        <w:rPr>
          <w:u w:val="single"/>
        </w:rPr>
        <w:t xml:space="preserve"> </w:t>
      </w:r>
      <w:r w:rsidRPr="00C62B23">
        <w:rPr>
          <w:u w:val="single"/>
        </w:rPr>
        <w:t>ТЕСЛЯ</w:t>
      </w:r>
      <w:r w:rsidR="001D28F3">
        <w:rPr>
          <w:noProof/>
          <w:u w:val="single"/>
        </w:rPr>
        <w:t xml:space="preserve">                                                   </w:t>
      </w:r>
      <w:r w:rsidRPr="00F765B6">
        <w:t>_</w:t>
      </w:r>
    </w:p>
    <w:p w14:paraId="1E46143D" w14:textId="5A1A4352" w:rsidR="00105C7F" w:rsidRPr="00F765B6" w:rsidRDefault="00105C7F" w:rsidP="00105C7F">
      <w:pPr>
        <w:pStyle w:val="BKRregular"/>
        <w:spacing w:after="0"/>
        <w:ind w:left="720" w:firstLine="720"/>
        <w:jc w:val="both"/>
      </w:pPr>
      <w:r w:rsidRPr="00F765B6">
        <w:t>Керівник</w:t>
      </w:r>
      <w:r w:rsidR="001D28F3">
        <w:t xml:space="preserve"> </w:t>
      </w:r>
      <w:r w:rsidRPr="00F765B6">
        <w:t>роботи</w:t>
      </w:r>
      <w:r w:rsidR="001D28F3">
        <w:t xml:space="preserve"> </w:t>
      </w:r>
      <w:proofErr w:type="spellStart"/>
      <w:r w:rsidRPr="00F765B6">
        <w:rPr>
          <w:u w:val="single"/>
        </w:rPr>
        <w:t>д.т.н</w:t>
      </w:r>
      <w:proofErr w:type="spellEnd"/>
      <w:r w:rsidRPr="00F765B6">
        <w:rPr>
          <w:u w:val="single"/>
        </w:rPr>
        <w:t>.,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проф.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Ігор</w:t>
      </w:r>
      <w:r w:rsidR="001D28F3">
        <w:rPr>
          <w:u w:val="single"/>
        </w:rPr>
        <w:t xml:space="preserve"> </w:t>
      </w:r>
      <w:r w:rsidRPr="00F765B6">
        <w:rPr>
          <w:u w:val="single"/>
        </w:rPr>
        <w:t>ПРОЦЬКО</w:t>
      </w:r>
      <w:r w:rsidRPr="00F765B6">
        <w:t>__________</w:t>
      </w:r>
    </w:p>
    <w:p w14:paraId="018327EE" w14:textId="77777777" w:rsidR="00105C7F" w:rsidRPr="00F765B6" w:rsidRDefault="00105C7F" w:rsidP="00105C7F">
      <w:pPr>
        <w:rPr>
          <w:b/>
          <w:bCs/>
          <w:sz w:val="32"/>
          <w:szCs w:val="32"/>
        </w:rPr>
      </w:pPr>
      <w:r w:rsidRPr="00F765B6">
        <w:br w:type="page"/>
      </w:r>
    </w:p>
    <w:p w14:paraId="0582200B" w14:textId="52F2EF7A" w:rsidR="008D43BA" w:rsidRPr="00105C7F" w:rsidRDefault="008D43BA" w:rsidP="00105C7F">
      <w:pPr>
        <w:pStyle w:val="ASUChapterHead"/>
      </w:pPr>
      <w:bookmarkStart w:id="2" w:name="_Toc230635631"/>
      <w:bookmarkStart w:id="3" w:name="_Toc230636400"/>
      <w:r w:rsidRPr="00105C7F">
        <w:lastRenderedPageBreak/>
        <w:t>АНОТАЦІЯ</w:t>
      </w:r>
      <w:bookmarkEnd w:id="2"/>
      <w:bookmarkEnd w:id="3"/>
    </w:p>
    <w:p w14:paraId="6C13E65D" w14:textId="2E5FEA0A" w:rsidR="008D43BA" w:rsidRPr="00105C7F" w:rsidRDefault="008D43BA" w:rsidP="00105C7F">
      <w:pPr>
        <w:pStyle w:val="ASUBodyText"/>
      </w:pPr>
      <w:r w:rsidRPr="00105C7F">
        <w:rPr>
          <w:b/>
          <w:bCs/>
        </w:rPr>
        <w:t>Тесля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М.</w:t>
      </w:r>
      <w:r w:rsidR="001D28F3">
        <w:t xml:space="preserve"> </w:t>
      </w:r>
      <w:r w:rsidRPr="00105C7F">
        <w:t>Візуальне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="003834DB" w:rsidRPr="003834DB">
        <w:rPr>
          <w:bCs/>
        </w:rPr>
        <w:t>швидкого перетворення Фур’є</w:t>
      </w:r>
      <w:r w:rsidR="003834DB" w:rsidRPr="003834DB">
        <w:rPr>
          <w:bCs/>
          <w:lang w:val="en-US"/>
        </w:rPr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спеціальністю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Національний</w:t>
      </w:r>
      <w:r w:rsidR="001D28F3">
        <w:t xml:space="preserve"> </w:t>
      </w:r>
      <w:r w:rsidRPr="00105C7F">
        <w:t>університет</w:t>
      </w:r>
      <w:r w:rsidR="001D28F3">
        <w:t xml:space="preserve"> </w:t>
      </w:r>
      <w:r w:rsidRPr="00105C7F">
        <w:t>«Львівська</w:t>
      </w:r>
      <w:r w:rsidR="001D28F3">
        <w:t xml:space="preserve"> </w:t>
      </w:r>
      <w:r w:rsidRPr="00105C7F">
        <w:t>політехніка»,</w:t>
      </w:r>
      <w:r w:rsidR="001D28F3">
        <w:t xml:space="preserve"> </w:t>
      </w:r>
      <w:r w:rsidRPr="00105C7F">
        <w:t>Львів,</w:t>
      </w:r>
      <w:r w:rsidR="001D28F3">
        <w:t xml:space="preserve"> </w:t>
      </w:r>
      <w:r w:rsidRPr="00105C7F">
        <w:t>2026.</w:t>
      </w:r>
    </w:p>
    <w:p w14:paraId="5279699B" w14:textId="71B09DCB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модель,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веб-орієнтований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швидкого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.</w:t>
      </w:r>
    </w:p>
    <w:p w14:paraId="16D547D6" w14:textId="1E12901A" w:rsidR="008D43BA" w:rsidRPr="00105C7F" w:rsidRDefault="008D43BA" w:rsidP="00105C7F">
      <w:pPr>
        <w:pStyle w:val="ASUBodyText"/>
      </w:pPr>
      <w:r w:rsidRPr="00105C7F">
        <w:t>Робота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вступу,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основних</w:t>
      </w:r>
      <w:r w:rsidR="001D28F3">
        <w:t xml:space="preserve"> </w:t>
      </w:r>
      <w:r w:rsidRPr="00105C7F">
        <w:t>розділів,</w:t>
      </w:r>
      <w:r w:rsidR="001D28F3">
        <w:t xml:space="preserve"> </w:t>
      </w:r>
      <w:r w:rsidRPr="00105C7F">
        <w:t>висновків,</w:t>
      </w:r>
      <w:r w:rsidR="001D28F3">
        <w:t xml:space="preserve"> </w:t>
      </w:r>
      <w:r w:rsidRPr="00105C7F">
        <w:t>списку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додатків.</w:t>
      </w:r>
    </w:p>
    <w:p w14:paraId="0F319F22" w14:textId="678971A9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вступі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актуальність</w:t>
      </w:r>
      <w:r w:rsidR="001D28F3">
        <w:t xml:space="preserve"> </w:t>
      </w:r>
      <w:r w:rsidRPr="00105C7F">
        <w:t>теми,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мету,</w:t>
      </w:r>
      <w:r w:rsidR="001D28F3">
        <w:t xml:space="preserve"> </w:t>
      </w:r>
      <w:r w:rsidRPr="00105C7F">
        <w:t>задачі,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дослідження,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методологію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інструментарій,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практичну</w:t>
      </w:r>
      <w:r w:rsidR="001D28F3">
        <w:t xml:space="preserve"> </w:t>
      </w:r>
      <w:r w:rsidRPr="00105C7F">
        <w:t>цінність</w:t>
      </w:r>
      <w:r w:rsidR="001D28F3">
        <w:t xml:space="preserve"> </w:t>
      </w:r>
      <w:r w:rsidRPr="00105C7F">
        <w:t>розробки.</w:t>
      </w:r>
    </w:p>
    <w:p w14:paraId="7DB28C47" w14:textId="655A8C6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першому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області,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порівняльний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SPIRAL),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виділенням</w:t>
      </w:r>
      <w:r w:rsidR="001D28F3">
        <w:t xml:space="preserve"> </w:t>
      </w:r>
      <w:r w:rsidRPr="00105C7F">
        <w:t>зацікавлених</w:t>
      </w:r>
      <w:r w:rsidR="001D28F3">
        <w:t xml:space="preserve"> </w:t>
      </w:r>
      <w:r w:rsidRPr="00105C7F">
        <w:t>сторін,</w:t>
      </w:r>
      <w:r w:rsidR="001D28F3">
        <w:t xml:space="preserve"> </w:t>
      </w:r>
      <w:r w:rsidRPr="00105C7F">
        <w:t>цілей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обмежень,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r w:rsidRPr="00105C7F">
        <w:t>етичні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аспекти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постановку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F1–F9,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сценаріями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UC1–UC9.</w:t>
      </w:r>
    </w:p>
    <w:p w14:paraId="45BC7116" w14:textId="3F3A780F" w:rsidR="008D43BA" w:rsidRPr="00105C7F" w:rsidRDefault="008D43BA" w:rsidP="00105C7F">
      <w:pPr>
        <w:pStyle w:val="ASUBodyText"/>
      </w:pPr>
      <w:r w:rsidRPr="00105C7F">
        <w:t>Другий</w:t>
      </w:r>
      <w:r w:rsidR="001D28F3">
        <w:t xml:space="preserve"> </w:t>
      </w:r>
      <w:r w:rsidRPr="00105C7F">
        <w:t>розділ</w:t>
      </w:r>
      <w:r w:rsidR="001D28F3">
        <w:t xml:space="preserve"> </w:t>
      </w:r>
      <w:r w:rsidRPr="00105C7F">
        <w:t>присвячено</w:t>
      </w:r>
      <w:r w:rsidR="001D28F3">
        <w:t xml:space="preserve"> </w:t>
      </w:r>
      <w:proofErr w:type="spellStart"/>
      <w:r w:rsidRPr="00105C7F">
        <w:t>проєктуванню</w:t>
      </w:r>
      <w:proofErr w:type="spellEnd"/>
      <w:r w:rsidR="001D28F3">
        <w:t xml:space="preserve"> </w:t>
      </w:r>
      <w:r w:rsidRPr="00105C7F">
        <w:t>системи: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SPA-підходу,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4×4</m:t>
        </m:r>
      </m:oMath>
      <w:r w:rsidR="001D28F3">
        <w:t xml:space="preserve"> </w:t>
      </w:r>
      <w:r w:rsidRPr="00105C7F">
        <w:t>декомпозиції,</w:t>
      </w:r>
      <w:r w:rsidR="001D28F3">
        <w:t xml:space="preserve"> </w:t>
      </w:r>
      <w:r w:rsidRPr="00105C7F">
        <w:t>сформовано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дуги),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компонентами.</w:t>
      </w:r>
    </w:p>
    <w:p w14:paraId="694B250B" w14:textId="03896AE0" w:rsidR="008D43BA" w:rsidRPr="00105C7F" w:rsidRDefault="008D43BA" w:rsidP="00105C7F">
      <w:pPr>
        <w:pStyle w:val="ASUBodyText"/>
      </w:pPr>
      <w:r w:rsidRPr="00105C7F">
        <w:t>Третій</w:t>
      </w:r>
      <w:r w:rsidR="001D28F3">
        <w:t xml:space="preserve"> </w:t>
      </w:r>
      <w:r w:rsidRPr="00105C7F">
        <w:t>розділ</w:t>
      </w:r>
      <w:r w:rsidR="001D28F3">
        <w:t xml:space="preserve"> </w:t>
      </w:r>
      <w:r w:rsidRPr="00105C7F">
        <w:t>описує</w:t>
      </w:r>
      <w:r w:rsidR="001D28F3">
        <w:t xml:space="preserve"> </w:t>
      </w:r>
      <w:r w:rsidRPr="00105C7F">
        <w:t>програмну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симулятора:</w:t>
      </w:r>
      <w:r w:rsidR="001D28F3">
        <w:t xml:space="preserve"> </w:t>
      </w:r>
      <w:r w:rsidRPr="00105C7F">
        <w:t>технологічний</w:t>
      </w:r>
      <w:r w:rsidR="001D28F3">
        <w:t xml:space="preserve"> </w:t>
      </w:r>
      <w:r w:rsidRPr="00105C7F">
        <w:t>стек,</w:t>
      </w:r>
      <w:r w:rsidR="001D28F3">
        <w:t xml:space="preserve"> </w:t>
      </w:r>
      <w:r w:rsidRPr="00105C7F">
        <w:t>структуру</w:t>
      </w:r>
      <w:r w:rsidR="001D28F3">
        <w:t xml:space="preserve"> </w:t>
      </w:r>
      <w:r w:rsidRPr="00105C7F">
        <w:t>проєкту,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="00C63E2B">
        <w:t>такту</w:t>
      </w:r>
      <w:r w:rsidRPr="00105C7F">
        <w:t>,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="00E50030">
        <w:t xml:space="preserve">побудови графа </w:t>
      </w:r>
      <w:r w:rsidR="00E50030" w:rsidRPr="00E50030">
        <w:t>16-точкового ШПФ</w:t>
      </w:r>
      <w:r w:rsidRPr="00105C7F">
        <w:t>,</w:t>
      </w:r>
      <w:r w:rsidR="001D28F3">
        <w:t xml:space="preserve"> </w:t>
      </w:r>
      <w:r w:rsidRPr="00105C7F">
        <w:lastRenderedPageBreak/>
        <w:t>класифікацію</w:t>
      </w:r>
      <w:r w:rsidR="001D28F3">
        <w:t xml:space="preserve"> </w:t>
      </w:r>
      <w:r w:rsidRPr="00105C7F">
        <w:t>винятків,</w:t>
      </w:r>
      <w:r w:rsidR="001D28F3">
        <w:t xml:space="preserve"> </w:t>
      </w:r>
      <w:r w:rsidRPr="00105C7F">
        <w:t>процедуру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модульне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.</w:t>
      </w:r>
    </w:p>
    <w:p w14:paraId="02D8FEDA" w14:textId="71E416A1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четвертому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експериментальних</w:t>
      </w:r>
      <w:r w:rsidR="001D28F3">
        <w:t xml:space="preserve"> </w:t>
      </w:r>
      <w:r w:rsidRPr="00105C7F">
        <w:t>досліджень: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(максимальна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допуску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-9</m:t>
            </m:r>
          </m:sup>
        </m:sSup>
      </m:oMath>
      <w:r w:rsidRPr="00105C7F">
        <w:t>),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≈28,4×</m:t>
        </m:r>
      </m:oMath>
      <w:r w:rsidRPr="00105C7F">
        <w:t>),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≈1,88</m:t>
        </m:r>
      </m:oMath>
      <w:r w:rsidRPr="00105C7F">
        <w:t>,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вузлів),</w:t>
      </w:r>
      <w:r w:rsidR="001D28F3">
        <w:t xml:space="preserve"> </w:t>
      </w:r>
      <w:r w:rsidRPr="00105C7F">
        <w:t>обговорення,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експлуатаційних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NF1–NF8.</w:t>
      </w:r>
    </w:p>
    <w:p w14:paraId="59B59B3B" w14:textId="46391F4A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висновках</w:t>
      </w:r>
      <w:r w:rsidR="001D28F3">
        <w:t xml:space="preserve"> </w:t>
      </w:r>
      <w:r w:rsidRPr="00105C7F">
        <w:t>узагальнено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виконаної</w:t>
      </w:r>
      <w:r w:rsidR="001D28F3">
        <w:t xml:space="preserve"> </w:t>
      </w:r>
      <w:r w:rsidRPr="00105C7F">
        <w:t>роботи,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практичне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перспективні</w:t>
      </w:r>
      <w:r w:rsidR="001D28F3">
        <w:t xml:space="preserve"> </w:t>
      </w:r>
      <w:r w:rsidRPr="00105C7F">
        <w:t>напрями</w:t>
      </w:r>
      <w:r w:rsidR="001D28F3">
        <w:t xml:space="preserve"> </w:t>
      </w:r>
      <w:r w:rsidRPr="00105C7F">
        <w:t>подальших</w:t>
      </w:r>
      <w:r w:rsidR="001D28F3">
        <w:t xml:space="preserve"> </w:t>
      </w:r>
      <w:r w:rsidRPr="00105C7F">
        <w:t>досліджень.</w:t>
      </w:r>
    </w:p>
    <w:p w14:paraId="2710FC75" w14:textId="6AAA2589" w:rsidR="008D43BA" w:rsidRPr="00105C7F" w:rsidRDefault="008D43BA" w:rsidP="00105C7F">
      <w:pPr>
        <w:pStyle w:val="ASUBodyText"/>
      </w:pPr>
      <w:r w:rsidRPr="00105C7F">
        <w:t>Дана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містить:</w:t>
      </w:r>
      <w:r w:rsidR="001D28F3">
        <w:t xml:space="preserve">  </w:t>
      </w:r>
      <w:r w:rsidRPr="00F627B1">
        <w:rPr>
          <w:b/>
          <w:color w:val="FF0000"/>
          <w:rPrChange w:id="4" w:author="Учетная запись Майкрософт" w:date="2026-05-24T17:35:00Z">
            <w:rPr/>
          </w:rPrChange>
        </w:rPr>
        <w:t>сторінок</w:t>
      </w:r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додатки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27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літератури.</w:t>
      </w:r>
    </w:p>
    <w:p w14:paraId="51B1CCB3" w14:textId="283B57D9" w:rsidR="008D43BA" w:rsidRPr="00105C7F" w:rsidRDefault="008D43BA" w:rsidP="00105C7F">
      <w:pPr>
        <w:pStyle w:val="ASUBodyText"/>
      </w:pPr>
      <w:r w:rsidRPr="00105C7F">
        <w:rPr>
          <w:b/>
          <w:bCs/>
        </w:rPr>
        <w:t>Ключові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слова:</w:t>
      </w:r>
      <w:r w:rsidR="001D28F3">
        <w:t xml:space="preserve"> </w:t>
      </w: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Фур’є,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даних,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,</w:t>
      </w:r>
      <w:r w:rsidR="001D28F3">
        <w:t xml:space="preserve"> </w:t>
      </w:r>
      <w:r w:rsidRPr="00105C7F">
        <w:t>візуальне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веб-симулятор,</w:t>
      </w:r>
      <w:r w:rsidR="001D28F3">
        <w:t xml:space="preserve"> </w:t>
      </w:r>
      <w:r w:rsidRPr="00105C7F">
        <w:t>Next.js,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,</w:t>
      </w:r>
      <w:r w:rsidR="001D28F3">
        <w:t xml:space="preserve"> </w:t>
      </w:r>
      <w:r w:rsidRPr="00105C7F">
        <w:t>паралелізм,</w:t>
      </w:r>
      <w:r w:rsidR="001D28F3">
        <w:t xml:space="preserve"> </w:t>
      </w:r>
      <w:r w:rsidRPr="00105C7F">
        <w:t>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сигналів.</w:t>
      </w:r>
    </w:p>
    <w:p w14:paraId="17192410" w14:textId="77777777" w:rsidR="00105C7F" w:rsidRDefault="00105C7F">
      <w:bookmarkStart w:id="5" w:name="X5ba08992953641bb421460725a2b5484830681e"/>
      <w:bookmarkEnd w:id="5"/>
      <w:r>
        <w:br w:type="page"/>
      </w:r>
    </w:p>
    <w:p w14:paraId="2D06D1B6" w14:textId="029E89CD" w:rsidR="008D43BA" w:rsidRPr="00F627B1" w:rsidRDefault="008D43BA" w:rsidP="00105C7F">
      <w:pPr>
        <w:pStyle w:val="ASUChapterHead"/>
        <w:rPr>
          <w:lang w:val="en-GB"/>
          <w:rPrChange w:id="6" w:author="Учетная запись Майкрософт" w:date="2026-05-24T17:35:00Z">
            <w:rPr/>
          </w:rPrChange>
        </w:rPr>
      </w:pPr>
      <w:bookmarkStart w:id="7" w:name="_Toc230635632"/>
      <w:bookmarkStart w:id="8" w:name="_Toc230636401"/>
      <w:r w:rsidRPr="00F627B1">
        <w:rPr>
          <w:lang w:val="en-GB"/>
          <w:rPrChange w:id="9" w:author="Учетная запись Майкрософт" w:date="2026-05-24T17:35:00Z">
            <w:rPr/>
          </w:rPrChange>
        </w:rPr>
        <w:lastRenderedPageBreak/>
        <w:t>ABSTRACT</w:t>
      </w:r>
      <w:bookmarkEnd w:id="7"/>
      <w:bookmarkEnd w:id="8"/>
    </w:p>
    <w:p w14:paraId="79A7EF0E" w14:textId="00181B3C" w:rsidR="008D43BA" w:rsidRPr="00F627B1" w:rsidRDefault="008D43BA" w:rsidP="00105C7F">
      <w:pPr>
        <w:pStyle w:val="ASUBodyText"/>
        <w:rPr>
          <w:lang w:val="en-GB"/>
          <w:rPrChange w:id="10" w:author="Учетная запись Майкрософт" w:date="2026-05-24T17:35:00Z">
            <w:rPr/>
          </w:rPrChange>
        </w:rPr>
      </w:pPr>
      <w:proofErr w:type="spellStart"/>
      <w:r w:rsidRPr="00F627B1">
        <w:rPr>
          <w:b/>
          <w:lang w:val="en-GB"/>
          <w:rPrChange w:id="11" w:author="Учетная запись Майкрософт" w:date="2026-05-24T17:35:00Z">
            <w:rPr>
              <w:b/>
            </w:rPr>
          </w:rPrChange>
        </w:rPr>
        <w:t>Teslia</w:t>
      </w:r>
      <w:proofErr w:type="spellEnd"/>
      <w:r w:rsidR="001D28F3" w:rsidRPr="00F627B1">
        <w:rPr>
          <w:b/>
          <w:lang w:val="en-GB"/>
          <w:rPrChange w:id="12" w:author="Учетная запись Майкрософт" w:date="2026-05-24T17:35:00Z">
            <w:rPr>
              <w:b/>
            </w:rPr>
          </w:rPrChange>
        </w:rPr>
        <w:t xml:space="preserve"> </w:t>
      </w:r>
      <w:r w:rsidRPr="00F627B1">
        <w:rPr>
          <w:b/>
          <w:lang w:val="en-GB"/>
          <w:rPrChange w:id="13" w:author="Учетная запись Майкрософт" w:date="2026-05-24T17:35:00Z">
            <w:rPr>
              <w:b/>
            </w:rPr>
          </w:rPrChange>
        </w:rPr>
        <w:t>M.</w:t>
      </w:r>
      <w:r w:rsidR="001D28F3" w:rsidRPr="00F627B1">
        <w:rPr>
          <w:lang w:val="en-GB"/>
          <w:rPrChange w:id="14" w:author="Учетная запись Майкрософт" w:date="2026-05-24T17:35:00Z">
            <w:rPr/>
          </w:rPrChange>
        </w:rPr>
        <w:t xml:space="preserve"> </w:t>
      </w:r>
      <w:r w:rsidR="003834DB" w:rsidRPr="003834DB">
        <w:rPr>
          <w:lang w:val="en-GB"/>
        </w:rPr>
        <w:t>Visual Simulation of the Operation of a Dataflow-Controlled Fast Fourier Transform Processor</w:t>
      </w:r>
      <w:r w:rsidRPr="00F627B1">
        <w:rPr>
          <w:lang w:val="en-GB"/>
          <w:rPrChange w:id="15" w:author="Учетная запись Майкрософт" w:date="2026-05-24T17:35:00Z">
            <w:rPr/>
          </w:rPrChange>
        </w:rPr>
        <w:t>.</w:t>
      </w:r>
      <w:r w:rsidR="001D28F3" w:rsidRPr="00F627B1">
        <w:rPr>
          <w:lang w:val="en-GB"/>
          <w:rPrChange w:id="1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" w:author="Учетная запись Майкрософт" w:date="2026-05-24T17:35:00Z">
            <w:rPr/>
          </w:rPrChange>
        </w:rPr>
        <w:t>Bachelor’s</w:t>
      </w:r>
      <w:r w:rsidR="001D28F3" w:rsidRPr="00F627B1">
        <w:rPr>
          <w:lang w:val="en-GB"/>
          <w:rPrChange w:id="1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" w:author="Учетная запись Майкрософт" w:date="2026-05-24T17:35:00Z">
            <w:rPr/>
          </w:rPrChange>
        </w:rPr>
        <w:t>Qualification</w:t>
      </w:r>
      <w:r w:rsidR="001D28F3" w:rsidRPr="00F627B1">
        <w:rPr>
          <w:lang w:val="en-GB"/>
          <w:rPrChange w:id="2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" w:author="Учетная запись Майкрософт" w:date="2026-05-24T17:35:00Z">
            <w:rPr/>
          </w:rPrChange>
        </w:rPr>
        <w:t>Work</w:t>
      </w:r>
      <w:r w:rsidR="001D28F3" w:rsidRPr="00F627B1">
        <w:rPr>
          <w:lang w:val="en-GB"/>
          <w:rPrChange w:id="2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" w:author="Учетная запись Майкрософт" w:date="2026-05-24T17:35:00Z">
            <w:rPr/>
          </w:rPrChange>
        </w:rPr>
        <w:t>for</w:t>
      </w:r>
      <w:r w:rsidR="001D28F3" w:rsidRPr="00F627B1">
        <w:rPr>
          <w:lang w:val="en-GB"/>
          <w:rPrChange w:id="2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" w:author="Учетная запись Майкрософт" w:date="2026-05-24T17:35:00Z">
            <w:rPr/>
          </w:rPrChange>
        </w:rPr>
        <w:t>specialty</w:t>
      </w:r>
      <w:r w:rsidR="001D28F3" w:rsidRPr="00F627B1">
        <w:rPr>
          <w:lang w:val="en-GB"/>
          <w:rPrChange w:id="2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7" w:author="Учетная запись Майкрософт" w:date="2026-05-24T17:35:00Z">
            <w:rPr/>
          </w:rPrChange>
        </w:rPr>
        <w:t>122</w:t>
      </w:r>
      <w:r w:rsidR="001D28F3" w:rsidRPr="00F627B1">
        <w:rPr>
          <w:lang w:val="en-GB"/>
          <w:rPrChange w:id="2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" w:author="Учетная запись Майкрософт" w:date="2026-05-24T17:35:00Z">
            <w:rPr/>
          </w:rPrChange>
        </w:rPr>
        <w:t>«Computer</w:t>
      </w:r>
      <w:r w:rsidR="001D28F3" w:rsidRPr="00F627B1">
        <w:rPr>
          <w:lang w:val="en-GB"/>
          <w:rPrChange w:id="3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" w:author="Учетная запись Майкрософт" w:date="2026-05-24T17:35:00Z">
            <w:rPr/>
          </w:rPrChange>
        </w:rPr>
        <w:t>Science».</w:t>
      </w:r>
      <w:r w:rsidR="001D28F3" w:rsidRPr="00F627B1">
        <w:rPr>
          <w:lang w:val="en-GB"/>
          <w:rPrChange w:id="3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3" w:author="Учетная запись Майкрософт" w:date="2026-05-24T17:35:00Z">
            <w:rPr/>
          </w:rPrChange>
        </w:rPr>
        <w:t>Lviv</w:t>
      </w:r>
      <w:r w:rsidR="001D28F3" w:rsidRPr="00F627B1">
        <w:rPr>
          <w:lang w:val="en-GB"/>
          <w:rPrChange w:id="3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" w:author="Учетная запись Майкрософт" w:date="2026-05-24T17:35:00Z">
            <w:rPr/>
          </w:rPrChange>
        </w:rPr>
        <w:t>Polytechnic</w:t>
      </w:r>
      <w:r w:rsidR="001D28F3" w:rsidRPr="00F627B1">
        <w:rPr>
          <w:lang w:val="en-GB"/>
          <w:rPrChange w:id="3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7" w:author="Учетная запись Майкрософт" w:date="2026-05-24T17:35:00Z">
            <w:rPr/>
          </w:rPrChange>
        </w:rPr>
        <w:t>National</w:t>
      </w:r>
      <w:r w:rsidR="001D28F3" w:rsidRPr="00F627B1">
        <w:rPr>
          <w:lang w:val="en-GB"/>
          <w:rPrChange w:id="3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" w:author="Учетная запись Майкрософт" w:date="2026-05-24T17:35:00Z">
            <w:rPr/>
          </w:rPrChange>
        </w:rPr>
        <w:t>University,</w:t>
      </w:r>
      <w:r w:rsidR="001D28F3" w:rsidRPr="00F627B1">
        <w:rPr>
          <w:lang w:val="en-GB"/>
          <w:rPrChange w:id="4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1" w:author="Учетная запись Майкрософт" w:date="2026-05-24T17:35:00Z">
            <w:rPr/>
          </w:rPrChange>
        </w:rPr>
        <w:t>Lviv,</w:t>
      </w:r>
      <w:r w:rsidR="001D28F3" w:rsidRPr="00F627B1">
        <w:rPr>
          <w:lang w:val="en-GB"/>
          <w:rPrChange w:id="4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" w:author="Учетная запись Майкрософт" w:date="2026-05-24T17:35:00Z">
            <w:rPr/>
          </w:rPrChange>
        </w:rPr>
        <w:t>2026.</w:t>
      </w:r>
    </w:p>
    <w:p w14:paraId="3A8AF847" w14:textId="2D95833E" w:rsidR="008D43BA" w:rsidRPr="00F627B1" w:rsidRDefault="008D43BA" w:rsidP="00105C7F">
      <w:pPr>
        <w:pStyle w:val="ASUBodyText"/>
        <w:rPr>
          <w:lang w:val="en-GB"/>
          <w:rPrChange w:id="44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45" w:author="Учетная запись Майкрософт" w:date="2026-05-24T17:35:00Z">
            <w:rPr/>
          </w:rPrChange>
        </w:rPr>
        <w:t>Within</w:t>
      </w:r>
      <w:r w:rsidR="001D28F3" w:rsidRPr="00F627B1">
        <w:rPr>
          <w:lang w:val="en-GB"/>
          <w:rPrChange w:id="4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" w:author="Учетная запись Майкрософт" w:date="2026-05-24T17:35:00Z">
            <w:rPr/>
          </w:rPrChange>
        </w:rPr>
        <w:t>this</w:t>
      </w:r>
      <w:r w:rsidR="001D28F3" w:rsidRPr="00F627B1">
        <w:rPr>
          <w:lang w:val="en-GB"/>
          <w:rPrChange w:id="4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" w:author="Учетная запись Майкрософт" w:date="2026-05-24T17:35:00Z">
            <w:rPr/>
          </w:rPrChange>
        </w:rPr>
        <w:t>bachelor’s</w:t>
      </w:r>
      <w:r w:rsidR="001D28F3" w:rsidRPr="00F627B1">
        <w:rPr>
          <w:lang w:val="en-GB"/>
          <w:rPrChange w:id="5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1" w:author="Учетная запись Майкрософт" w:date="2026-05-24T17:35:00Z">
            <w:rPr/>
          </w:rPrChange>
        </w:rPr>
        <w:t>qualification</w:t>
      </w:r>
      <w:r w:rsidR="001D28F3" w:rsidRPr="00F627B1">
        <w:rPr>
          <w:lang w:val="en-GB"/>
          <w:rPrChange w:id="5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3" w:author="Учетная запись Майкрософт" w:date="2026-05-24T17:35:00Z">
            <w:rPr/>
          </w:rPrChange>
        </w:rPr>
        <w:t>work,</w:t>
      </w:r>
      <w:r w:rsidR="001D28F3" w:rsidRPr="00F627B1">
        <w:rPr>
          <w:lang w:val="en-GB"/>
          <w:rPrChange w:id="5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5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5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" w:author="Учетная запись Майкрософт" w:date="2026-05-24T17:35:00Z">
            <w:rPr/>
          </w:rPrChange>
        </w:rPr>
        <w:t>mathematical</w:t>
      </w:r>
      <w:r w:rsidR="001D28F3" w:rsidRPr="00F627B1">
        <w:rPr>
          <w:lang w:val="en-GB"/>
          <w:rPrChange w:id="5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9" w:author="Учетная запись Майкрософт" w:date="2026-05-24T17:35:00Z">
            <w:rPr/>
          </w:rPrChange>
        </w:rPr>
        <w:t>model,</w:t>
      </w:r>
      <w:r w:rsidR="001D28F3" w:rsidRPr="00F627B1">
        <w:rPr>
          <w:lang w:val="en-GB"/>
          <w:rPrChange w:id="6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6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3" w:author="Учетная запись Майкрософт" w:date="2026-05-24T17:35:00Z">
            <w:rPr/>
          </w:rPrChange>
        </w:rPr>
        <w:t>data-flow</w:t>
      </w:r>
      <w:r w:rsidR="001D28F3" w:rsidRPr="00F627B1">
        <w:rPr>
          <w:lang w:val="en-GB"/>
          <w:rPrChange w:id="6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" w:author="Учетная запись Майкрософт" w:date="2026-05-24T17:35:00Z">
            <w:rPr/>
          </w:rPrChange>
        </w:rPr>
        <w:t>graph,</w:t>
      </w:r>
      <w:r w:rsidR="001D28F3" w:rsidRPr="00F627B1">
        <w:rPr>
          <w:lang w:val="en-GB"/>
          <w:rPrChange w:id="6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6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7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71" w:author="Учетная запись Майкрософт" w:date="2026-05-24T17:35:00Z">
            <w:rPr/>
          </w:rPrChange>
        </w:rPr>
        <w:t>web-based</w:t>
      </w:r>
      <w:r w:rsidR="001D28F3" w:rsidRPr="00F627B1">
        <w:rPr>
          <w:lang w:val="en-GB"/>
          <w:rPrChange w:id="7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73" w:author="Учетная запись Майкрософт" w:date="2026-05-24T17:35:00Z">
            <w:rPr/>
          </w:rPrChange>
        </w:rPr>
        <w:t>software</w:t>
      </w:r>
      <w:r w:rsidR="001D28F3" w:rsidRPr="00F627B1">
        <w:rPr>
          <w:lang w:val="en-GB"/>
          <w:rPrChange w:id="7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75" w:author="Учетная запись Майкрософт" w:date="2026-05-24T17:35:00Z">
            <w:rPr/>
          </w:rPrChange>
        </w:rPr>
        <w:t>simulator</w:t>
      </w:r>
      <w:r w:rsidR="001D28F3" w:rsidRPr="00F627B1">
        <w:rPr>
          <w:lang w:val="en-GB"/>
          <w:rPrChange w:id="7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77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7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79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8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81" w:author="Учетная запись Майкрософт" w:date="2026-05-24T17:35:00Z">
            <w:rPr/>
          </w:rPrChange>
        </w:rPr>
        <w:t>16-point</w:t>
      </w:r>
      <w:r w:rsidR="001D28F3" w:rsidRPr="00F627B1">
        <w:rPr>
          <w:lang w:val="en-GB"/>
          <w:rPrChange w:id="8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83" w:author="Учетная запись Майкрософт" w:date="2026-05-24T17:35:00Z">
            <w:rPr/>
          </w:rPrChange>
        </w:rPr>
        <w:t>Fast</w:t>
      </w:r>
      <w:r w:rsidR="001D28F3" w:rsidRPr="00F627B1">
        <w:rPr>
          <w:lang w:val="en-GB"/>
          <w:rPrChange w:id="8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85" w:author="Учетная запись Майкрософт" w:date="2026-05-24T17:35:00Z">
            <w:rPr/>
          </w:rPrChange>
        </w:rPr>
        <w:t>Fourier</w:t>
      </w:r>
      <w:r w:rsidR="001D28F3" w:rsidRPr="00F627B1">
        <w:rPr>
          <w:lang w:val="en-GB"/>
          <w:rPrChange w:id="8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87" w:author="Учетная запись Майкрософт" w:date="2026-05-24T17:35:00Z">
            <w:rPr/>
          </w:rPrChange>
        </w:rPr>
        <w:t>Transform</w:t>
      </w:r>
      <w:r w:rsidR="001D28F3" w:rsidRPr="00F627B1">
        <w:rPr>
          <w:lang w:val="en-GB"/>
          <w:rPrChange w:id="8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89" w:author="Учетная запись Майкрософт" w:date="2026-05-24T17:35:00Z">
            <w:rPr/>
          </w:rPrChange>
        </w:rPr>
        <w:t>(radix-4)</w:t>
      </w:r>
      <w:r w:rsidR="001D28F3" w:rsidRPr="00F627B1">
        <w:rPr>
          <w:lang w:val="en-GB"/>
          <w:rPrChange w:id="9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91" w:author="Учетная запись Майкрософт" w:date="2026-05-24T17:35:00Z">
            <w:rPr/>
          </w:rPrChange>
        </w:rPr>
        <w:t>have</w:t>
      </w:r>
      <w:r w:rsidR="001D28F3" w:rsidRPr="00F627B1">
        <w:rPr>
          <w:lang w:val="en-GB"/>
          <w:rPrChange w:id="9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93" w:author="Учетная запись Майкрософт" w:date="2026-05-24T17:35:00Z">
            <w:rPr/>
          </w:rPrChange>
        </w:rPr>
        <w:t>been</w:t>
      </w:r>
      <w:r w:rsidR="001D28F3" w:rsidRPr="00F627B1">
        <w:rPr>
          <w:lang w:val="en-GB"/>
          <w:rPrChange w:id="9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95" w:author="Учетная запись Майкрософт" w:date="2026-05-24T17:35:00Z">
            <w:rPr/>
          </w:rPrChange>
        </w:rPr>
        <w:t>developed</w:t>
      </w:r>
      <w:r w:rsidR="001D28F3" w:rsidRPr="00F627B1">
        <w:rPr>
          <w:lang w:val="en-GB"/>
          <w:rPrChange w:id="9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97" w:author="Учетная запись Майкрософт" w:date="2026-05-24T17:35:00Z">
            <w:rPr/>
          </w:rPrChange>
        </w:rPr>
        <w:t>for</w:t>
      </w:r>
      <w:r w:rsidR="001D28F3" w:rsidRPr="00F627B1">
        <w:rPr>
          <w:lang w:val="en-GB"/>
          <w:rPrChange w:id="9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99" w:author="Учетная запись Майкрософт" w:date="2026-05-24T17:35:00Z">
            <w:rPr/>
          </w:rPrChange>
        </w:rPr>
        <w:t>interactive</w:t>
      </w:r>
      <w:r w:rsidR="001D28F3" w:rsidRPr="00F627B1">
        <w:rPr>
          <w:lang w:val="en-GB"/>
          <w:rPrChange w:id="10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01" w:author="Учетная запись Майкрософт" w:date="2026-05-24T17:35:00Z">
            <w:rPr/>
          </w:rPrChange>
        </w:rPr>
        <w:t>visualization</w:t>
      </w:r>
      <w:r w:rsidR="001D28F3" w:rsidRPr="00F627B1">
        <w:rPr>
          <w:lang w:val="en-GB"/>
          <w:rPrChange w:id="10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03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10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05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0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07" w:author="Учетная запись Майкрософт" w:date="2026-05-24T17:35:00Z">
            <w:rPr/>
          </w:rPrChange>
        </w:rPr>
        <w:t>dataflow-driven</w:t>
      </w:r>
      <w:r w:rsidR="001D28F3" w:rsidRPr="00F627B1">
        <w:rPr>
          <w:lang w:val="en-GB"/>
          <w:rPrChange w:id="10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09" w:author="Учетная запись Майкрософт" w:date="2026-05-24T17:35:00Z">
            <w:rPr/>
          </w:rPrChange>
        </w:rPr>
        <w:t>computation,</w:t>
      </w:r>
      <w:r w:rsidR="001D28F3" w:rsidRPr="00F627B1">
        <w:rPr>
          <w:lang w:val="en-GB"/>
          <w:rPrChange w:id="11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11" w:author="Учетная запись Майкрософт" w:date="2026-05-24T17:35:00Z">
            <w:rPr/>
          </w:rPrChange>
        </w:rPr>
        <w:t>using</w:t>
      </w:r>
      <w:r w:rsidR="001D28F3" w:rsidRPr="00F627B1">
        <w:rPr>
          <w:lang w:val="en-GB"/>
          <w:rPrChange w:id="11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13" w:author="Учетная запись Майкрософт" w:date="2026-05-24T17:35:00Z">
            <w:rPr/>
          </w:rPrChange>
        </w:rPr>
        <w:t>Next.js,</w:t>
      </w:r>
      <w:r w:rsidR="001D28F3" w:rsidRPr="00F627B1">
        <w:rPr>
          <w:lang w:val="en-GB"/>
          <w:rPrChange w:id="11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15" w:author="Учетная запись Майкрософт" w:date="2026-05-24T17:35:00Z">
            <w:rPr/>
          </w:rPrChange>
        </w:rPr>
        <w:t>React</w:t>
      </w:r>
      <w:r w:rsidR="001D28F3" w:rsidRPr="00F627B1">
        <w:rPr>
          <w:lang w:val="en-GB"/>
          <w:rPrChange w:id="11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17" w:author="Учетная запись Майкрософт" w:date="2026-05-24T17:35:00Z">
            <w:rPr/>
          </w:rPrChange>
        </w:rPr>
        <w:t>Flow,</w:t>
      </w:r>
      <w:r w:rsidR="001D28F3" w:rsidRPr="00F627B1">
        <w:rPr>
          <w:lang w:val="en-GB"/>
          <w:rPrChange w:id="118" w:author="Учетная запись Майкрософт" w:date="2026-05-24T17:35:00Z">
            <w:rPr/>
          </w:rPrChange>
        </w:rPr>
        <w:t xml:space="preserve"> </w:t>
      </w:r>
      <w:proofErr w:type="spellStart"/>
      <w:r w:rsidRPr="00F627B1">
        <w:rPr>
          <w:lang w:val="en-GB"/>
          <w:rPrChange w:id="119" w:author="Учетная запись Майкрософт" w:date="2026-05-24T17:35:00Z">
            <w:rPr/>
          </w:rPrChange>
        </w:rPr>
        <w:t>Zustand</w:t>
      </w:r>
      <w:proofErr w:type="spellEnd"/>
      <w:r w:rsidRPr="00F627B1">
        <w:rPr>
          <w:lang w:val="en-GB"/>
          <w:rPrChange w:id="120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12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22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12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24" w:author="Учетная запись Майкрософт" w:date="2026-05-24T17:35:00Z">
            <w:rPr/>
          </w:rPrChange>
        </w:rPr>
        <w:t>TypeScript</w:t>
      </w:r>
      <w:r w:rsidR="001D28F3" w:rsidRPr="00F627B1">
        <w:rPr>
          <w:lang w:val="en-GB"/>
          <w:rPrChange w:id="12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26" w:author="Учетная запись Майкрософт" w:date="2026-05-24T17:35:00Z">
            <w:rPr/>
          </w:rPrChange>
        </w:rPr>
        <w:t>technologies.</w:t>
      </w:r>
    </w:p>
    <w:p w14:paraId="00638FF1" w14:textId="4439A52A" w:rsidR="008D43BA" w:rsidRPr="00F627B1" w:rsidRDefault="008D43BA" w:rsidP="00105C7F">
      <w:pPr>
        <w:pStyle w:val="ASUBodyText"/>
        <w:rPr>
          <w:lang w:val="en-GB"/>
          <w:rPrChange w:id="127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128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2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30" w:author="Учетная запись Майкрософт" w:date="2026-05-24T17:35:00Z">
            <w:rPr/>
          </w:rPrChange>
        </w:rPr>
        <w:t>work</w:t>
      </w:r>
      <w:r w:rsidR="001D28F3" w:rsidRPr="00F627B1">
        <w:rPr>
          <w:lang w:val="en-GB"/>
          <w:rPrChange w:id="13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32" w:author="Учетная запись Майкрософт" w:date="2026-05-24T17:35:00Z">
            <w:rPr/>
          </w:rPrChange>
        </w:rPr>
        <w:t>consists</w:t>
      </w:r>
      <w:r w:rsidR="001D28F3" w:rsidRPr="00F627B1">
        <w:rPr>
          <w:lang w:val="en-GB"/>
          <w:rPrChange w:id="13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34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13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36" w:author="Учетная запись Майкрософт" w:date="2026-05-24T17:35:00Z">
            <w:rPr/>
          </w:rPrChange>
        </w:rPr>
        <w:t>an</w:t>
      </w:r>
      <w:r w:rsidR="001D28F3" w:rsidRPr="00F627B1">
        <w:rPr>
          <w:lang w:val="en-GB"/>
          <w:rPrChange w:id="13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38" w:author="Учетная запись Майкрософт" w:date="2026-05-24T17:35:00Z">
            <w:rPr/>
          </w:rPrChange>
        </w:rPr>
        <w:t>introduction,</w:t>
      </w:r>
      <w:r w:rsidR="001D28F3" w:rsidRPr="00F627B1">
        <w:rPr>
          <w:lang w:val="en-GB"/>
          <w:rPrChange w:id="13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40" w:author="Учетная запись Майкрософт" w:date="2026-05-24T17:35:00Z">
            <w:rPr/>
          </w:rPrChange>
        </w:rPr>
        <w:t>four</w:t>
      </w:r>
      <w:r w:rsidR="001D28F3" w:rsidRPr="00F627B1">
        <w:rPr>
          <w:lang w:val="en-GB"/>
          <w:rPrChange w:id="14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42" w:author="Учетная запись Майкрософт" w:date="2026-05-24T17:35:00Z">
            <w:rPr/>
          </w:rPrChange>
        </w:rPr>
        <w:t>main</w:t>
      </w:r>
      <w:r w:rsidR="001D28F3" w:rsidRPr="00F627B1">
        <w:rPr>
          <w:lang w:val="en-GB"/>
          <w:rPrChange w:id="14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44" w:author="Учетная запись Майкрософт" w:date="2026-05-24T17:35:00Z">
            <w:rPr/>
          </w:rPrChange>
        </w:rPr>
        <w:t>chapters,</w:t>
      </w:r>
      <w:r w:rsidR="001D28F3" w:rsidRPr="00F627B1">
        <w:rPr>
          <w:lang w:val="en-GB"/>
          <w:rPrChange w:id="14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46" w:author="Учетная запись Майкрософт" w:date="2026-05-24T17:35:00Z">
            <w:rPr/>
          </w:rPrChange>
        </w:rPr>
        <w:t>an</w:t>
      </w:r>
      <w:r w:rsidR="001D28F3" w:rsidRPr="00F627B1">
        <w:rPr>
          <w:lang w:val="en-GB"/>
          <w:rPrChange w:id="14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48" w:author="Учетная запись Майкрософт" w:date="2026-05-24T17:35:00Z">
            <w:rPr/>
          </w:rPrChange>
        </w:rPr>
        <w:t>economic</w:t>
      </w:r>
      <w:r w:rsidR="001D28F3" w:rsidRPr="00F627B1">
        <w:rPr>
          <w:lang w:val="en-GB"/>
          <w:rPrChange w:id="14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50" w:author="Учетная запись Майкрософт" w:date="2026-05-24T17:35:00Z">
            <w:rPr/>
          </w:rPrChange>
        </w:rPr>
        <w:t>part,</w:t>
      </w:r>
      <w:r w:rsidR="001D28F3" w:rsidRPr="00F627B1">
        <w:rPr>
          <w:lang w:val="en-GB"/>
          <w:rPrChange w:id="15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52" w:author="Учетная запись Майкрософт" w:date="2026-05-24T17:35:00Z">
            <w:rPr/>
          </w:rPrChange>
        </w:rPr>
        <w:t>conclusions,</w:t>
      </w:r>
      <w:r w:rsidR="001D28F3" w:rsidRPr="00F627B1">
        <w:rPr>
          <w:lang w:val="en-GB"/>
          <w:rPrChange w:id="15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54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15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56" w:author="Учетная запись Майкрософт" w:date="2026-05-24T17:35:00Z">
            <w:rPr/>
          </w:rPrChange>
        </w:rPr>
        <w:t>list</w:t>
      </w:r>
      <w:r w:rsidR="001D28F3" w:rsidRPr="00F627B1">
        <w:rPr>
          <w:lang w:val="en-GB"/>
          <w:rPrChange w:id="15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58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15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60" w:author="Учетная запись Майкрософт" w:date="2026-05-24T17:35:00Z">
            <w:rPr/>
          </w:rPrChange>
        </w:rPr>
        <w:t>references,</w:t>
      </w:r>
      <w:r w:rsidR="001D28F3" w:rsidRPr="00F627B1">
        <w:rPr>
          <w:lang w:val="en-GB"/>
          <w:rPrChange w:id="16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62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16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64" w:author="Учетная запись Майкрософт" w:date="2026-05-24T17:35:00Z">
            <w:rPr/>
          </w:rPrChange>
        </w:rPr>
        <w:t>appendices.</w:t>
      </w:r>
    </w:p>
    <w:p w14:paraId="0695C35B" w14:textId="1FF4AE00" w:rsidR="008D43BA" w:rsidRPr="00F627B1" w:rsidRDefault="008D43BA" w:rsidP="00105C7F">
      <w:pPr>
        <w:pStyle w:val="ASUBodyText"/>
        <w:rPr>
          <w:lang w:val="en-GB"/>
          <w:rPrChange w:id="165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166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6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68" w:author="Учетная запись Майкрософт" w:date="2026-05-24T17:35:00Z">
            <w:rPr/>
          </w:rPrChange>
        </w:rPr>
        <w:t>introduction</w:t>
      </w:r>
      <w:r w:rsidR="001D28F3" w:rsidRPr="00F627B1">
        <w:rPr>
          <w:lang w:val="en-GB"/>
          <w:rPrChange w:id="16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0" w:author="Учетная запись Майкрософт" w:date="2026-05-24T17:35:00Z">
            <w:rPr/>
          </w:rPrChange>
        </w:rPr>
        <w:t>substantiates</w:t>
      </w:r>
      <w:r w:rsidR="001D28F3" w:rsidRPr="00F627B1">
        <w:rPr>
          <w:lang w:val="en-GB"/>
          <w:rPrChange w:id="17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2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7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4" w:author="Учетная запись Майкрософт" w:date="2026-05-24T17:35:00Z">
            <w:rPr/>
          </w:rPrChange>
        </w:rPr>
        <w:t>relevance</w:t>
      </w:r>
      <w:r w:rsidR="001D28F3" w:rsidRPr="00F627B1">
        <w:rPr>
          <w:lang w:val="en-GB"/>
          <w:rPrChange w:id="17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6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17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78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7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80" w:author="Учетная запись Майкрософт" w:date="2026-05-24T17:35:00Z">
            <w:rPr/>
          </w:rPrChange>
        </w:rPr>
        <w:t>topic</w:t>
      </w:r>
      <w:r w:rsidR="001D28F3" w:rsidRPr="00F627B1">
        <w:rPr>
          <w:lang w:val="en-GB"/>
          <w:rPrChange w:id="18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82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18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84" w:author="Учетная запись Майкрософт" w:date="2026-05-24T17:35:00Z">
            <w:rPr/>
          </w:rPrChange>
        </w:rPr>
        <w:t>defines</w:t>
      </w:r>
      <w:r w:rsidR="001D28F3" w:rsidRPr="00F627B1">
        <w:rPr>
          <w:lang w:val="en-GB"/>
          <w:rPrChange w:id="18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86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8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88" w:author="Учетная запись Майкрософт" w:date="2026-05-24T17:35:00Z">
            <w:rPr/>
          </w:rPrChange>
        </w:rPr>
        <w:t>aim,</w:t>
      </w:r>
      <w:r w:rsidR="001D28F3" w:rsidRPr="00F627B1">
        <w:rPr>
          <w:lang w:val="en-GB"/>
          <w:rPrChange w:id="18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0" w:author="Учетная запись Майкрософт" w:date="2026-05-24T17:35:00Z">
            <w:rPr/>
          </w:rPrChange>
        </w:rPr>
        <w:t>tasks,</w:t>
      </w:r>
      <w:r w:rsidR="001D28F3" w:rsidRPr="00F627B1">
        <w:rPr>
          <w:lang w:val="en-GB"/>
          <w:rPrChange w:id="19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2" w:author="Учетная запись Майкрософт" w:date="2026-05-24T17:35:00Z">
            <w:rPr/>
          </w:rPrChange>
        </w:rPr>
        <w:t>object,</w:t>
      </w:r>
      <w:r w:rsidR="001D28F3" w:rsidRPr="00F627B1">
        <w:rPr>
          <w:lang w:val="en-GB"/>
          <w:rPrChange w:id="19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4" w:author="Учетная запись Майкрософт" w:date="2026-05-24T17:35:00Z">
            <w:rPr/>
          </w:rPrChange>
        </w:rPr>
        <w:t>subject</w:t>
      </w:r>
      <w:r w:rsidR="001D28F3" w:rsidRPr="00F627B1">
        <w:rPr>
          <w:lang w:val="en-GB"/>
          <w:rPrChange w:id="19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6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19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198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19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00" w:author="Учетная запись Майкрософт" w:date="2026-05-24T17:35:00Z">
            <w:rPr/>
          </w:rPrChange>
        </w:rPr>
        <w:t>study,</w:t>
      </w:r>
      <w:r w:rsidR="001D28F3" w:rsidRPr="00F627B1">
        <w:rPr>
          <w:lang w:val="en-GB"/>
          <w:rPrChange w:id="20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02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20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04" w:author="Учетная запись Майкрософт" w:date="2026-05-24T17:35:00Z">
            <w:rPr/>
          </w:rPrChange>
        </w:rPr>
        <w:t>methodology,</w:t>
      </w:r>
      <w:r w:rsidR="001D28F3" w:rsidRPr="00F627B1">
        <w:rPr>
          <w:lang w:val="en-GB"/>
          <w:rPrChange w:id="20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06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20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08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20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0" w:author="Учетная запись Майкрософт" w:date="2026-05-24T17:35:00Z">
            <w:rPr/>
          </w:rPrChange>
        </w:rPr>
        <w:t>practical</w:t>
      </w:r>
      <w:r w:rsidR="001D28F3" w:rsidRPr="00F627B1">
        <w:rPr>
          <w:lang w:val="en-GB"/>
          <w:rPrChange w:id="21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2" w:author="Учетная запись Майкрософт" w:date="2026-05-24T17:35:00Z">
            <w:rPr/>
          </w:rPrChange>
        </w:rPr>
        <w:t>value</w:t>
      </w:r>
      <w:r w:rsidR="001D28F3" w:rsidRPr="00F627B1">
        <w:rPr>
          <w:lang w:val="en-GB"/>
          <w:rPrChange w:id="21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4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21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6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21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18" w:author="Учетная запись Майкрософт" w:date="2026-05-24T17:35:00Z">
            <w:rPr/>
          </w:rPrChange>
        </w:rPr>
        <w:t>development.</w:t>
      </w:r>
    </w:p>
    <w:p w14:paraId="3A743362" w14:textId="14BA9BA9" w:rsidR="008D43BA" w:rsidRPr="00F627B1" w:rsidRDefault="008D43BA" w:rsidP="00105C7F">
      <w:pPr>
        <w:pStyle w:val="ASUBodyText"/>
        <w:rPr>
          <w:lang w:val="en-GB"/>
          <w:rPrChange w:id="219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220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22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22" w:author="Учетная запись Майкрософт" w:date="2026-05-24T17:35:00Z">
            <w:rPr/>
          </w:rPrChange>
        </w:rPr>
        <w:t>first</w:t>
      </w:r>
      <w:r w:rsidR="001D28F3" w:rsidRPr="00F627B1">
        <w:rPr>
          <w:lang w:val="en-GB"/>
          <w:rPrChange w:id="22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24" w:author="Учетная запись Майкрософт" w:date="2026-05-24T17:35:00Z">
            <w:rPr/>
          </w:rPrChange>
        </w:rPr>
        <w:t>chapter</w:t>
      </w:r>
      <w:r w:rsidR="001D28F3" w:rsidRPr="00F627B1">
        <w:rPr>
          <w:lang w:val="en-GB"/>
          <w:rPrChange w:id="22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26" w:author="Учетная запись Майкрософт" w:date="2026-05-24T17:35:00Z">
            <w:rPr/>
          </w:rPrChange>
        </w:rPr>
        <w:t>presents</w:t>
      </w:r>
      <w:r w:rsidR="001D28F3" w:rsidRPr="00F627B1">
        <w:rPr>
          <w:lang w:val="en-GB"/>
          <w:rPrChange w:id="22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28" w:author="Учетная запись Майкрософт" w:date="2026-05-24T17:35:00Z">
            <w:rPr/>
          </w:rPrChange>
        </w:rPr>
        <w:t>an</w:t>
      </w:r>
      <w:r w:rsidR="001D28F3" w:rsidRPr="00F627B1">
        <w:rPr>
          <w:lang w:val="en-GB"/>
          <w:rPrChange w:id="22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0" w:author="Учетная запись Майкрософт" w:date="2026-05-24T17:35:00Z">
            <w:rPr/>
          </w:rPrChange>
        </w:rPr>
        <w:t>analysis</w:t>
      </w:r>
      <w:r w:rsidR="001D28F3" w:rsidRPr="00F627B1">
        <w:rPr>
          <w:lang w:val="en-GB"/>
          <w:rPrChange w:id="23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2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23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4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23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6" w:author="Учетная запись Майкрософт" w:date="2026-05-24T17:35:00Z">
            <w:rPr/>
          </w:rPrChange>
        </w:rPr>
        <w:t>problem</w:t>
      </w:r>
      <w:r w:rsidR="001D28F3" w:rsidRPr="00F627B1">
        <w:rPr>
          <w:lang w:val="en-GB"/>
          <w:rPrChange w:id="23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38" w:author="Учетная запись Майкрософт" w:date="2026-05-24T17:35:00Z">
            <w:rPr/>
          </w:rPrChange>
        </w:rPr>
        <w:t>domain,</w:t>
      </w:r>
      <w:r w:rsidR="001D28F3" w:rsidRPr="00F627B1">
        <w:rPr>
          <w:lang w:val="en-GB"/>
          <w:rPrChange w:id="23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40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24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42" w:author="Учетная запись Майкрософт" w:date="2026-05-24T17:35:00Z">
            <w:rPr/>
          </w:rPrChange>
        </w:rPr>
        <w:t>review</w:t>
      </w:r>
      <w:r w:rsidR="001D28F3" w:rsidRPr="00F627B1">
        <w:rPr>
          <w:lang w:val="en-GB"/>
          <w:rPrChange w:id="24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44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24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46" w:author="Учетная запись Майкрософт" w:date="2026-05-24T17:35:00Z">
            <w:rPr/>
          </w:rPrChange>
        </w:rPr>
        <w:t>modern</w:t>
      </w:r>
      <w:r w:rsidR="001D28F3" w:rsidRPr="00F627B1">
        <w:rPr>
          <w:lang w:val="en-GB"/>
          <w:rPrChange w:id="24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48" w:author="Учетная запись Майкрософт" w:date="2026-05-24T17:35:00Z">
            <w:rPr/>
          </w:rPrChange>
        </w:rPr>
        <w:t>FFT</w:t>
      </w:r>
      <w:r w:rsidR="001D28F3" w:rsidRPr="00F627B1">
        <w:rPr>
          <w:lang w:val="en-GB"/>
          <w:rPrChange w:id="24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0" w:author="Учетная запись Майкрософт" w:date="2026-05-24T17:35:00Z">
            <w:rPr/>
          </w:rPrChange>
        </w:rPr>
        <w:t>computation</w:t>
      </w:r>
      <w:r w:rsidR="001D28F3" w:rsidRPr="00F627B1">
        <w:rPr>
          <w:lang w:val="en-GB"/>
          <w:rPrChange w:id="25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2" w:author="Учетная запись Майкрософт" w:date="2026-05-24T17:35:00Z">
            <w:rPr/>
          </w:rPrChange>
        </w:rPr>
        <w:t>approaches,</w:t>
      </w:r>
      <w:r w:rsidR="001D28F3" w:rsidRPr="00F627B1">
        <w:rPr>
          <w:lang w:val="en-GB"/>
          <w:rPrChange w:id="25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4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25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6" w:author="Учетная запись Майкрософт" w:date="2026-05-24T17:35:00Z">
            <w:rPr/>
          </w:rPrChange>
        </w:rPr>
        <w:t>comparative</w:t>
      </w:r>
      <w:r w:rsidR="001D28F3" w:rsidRPr="00F627B1">
        <w:rPr>
          <w:lang w:val="en-GB"/>
          <w:rPrChange w:id="25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58" w:author="Учетная запись Майкрософт" w:date="2026-05-24T17:35:00Z">
            <w:rPr/>
          </w:rPrChange>
        </w:rPr>
        <w:t>analysis</w:t>
      </w:r>
      <w:r w:rsidR="001D28F3" w:rsidRPr="00F627B1">
        <w:rPr>
          <w:lang w:val="en-GB"/>
          <w:rPrChange w:id="25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60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26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62" w:author="Учетная запись Майкрософт" w:date="2026-05-24T17:35:00Z">
            <w:rPr/>
          </w:rPrChange>
        </w:rPr>
        <w:t>existing</w:t>
      </w:r>
      <w:r w:rsidR="001D28F3" w:rsidRPr="00F627B1">
        <w:rPr>
          <w:lang w:val="en-GB"/>
          <w:rPrChange w:id="26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64" w:author="Учетная запись Майкрософт" w:date="2026-05-24T17:35:00Z">
            <w:rPr/>
          </w:rPrChange>
        </w:rPr>
        <w:t>solutions</w:t>
      </w:r>
      <w:r w:rsidR="001D28F3" w:rsidRPr="00F627B1">
        <w:rPr>
          <w:lang w:val="en-GB"/>
          <w:rPrChange w:id="26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66" w:author="Учетная запись Майкрософт" w:date="2026-05-24T17:35:00Z">
            <w:rPr/>
          </w:rPrChange>
        </w:rPr>
        <w:t>(FFTW,</w:t>
      </w:r>
      <w:r w:rsidR="001D28F3" w:rsidRPr="00F627B1">
        <w:rPr>
          <w:lang w:val="en-GB"/>
          <w:rPrChange w:id="26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68" w:author="Учетная запись Майкрософт" w:date="2026-05-24T17:35:00Z">
            <w:rPr/>
          </w:rPrChange>
        </w:rPr>
        <w:t>CMSIS-DSP,</w:t>
      </w:r>
      <w:r w:rsidR="001D28F3" w:rsidRPr="00F627B1">
        <w:rPr>
          <w:lang w:val="en-GB"/>
          <w:rPrChange w:id="269" w:author="Учетная запись Майкрософт" w:date="2026-05-24T17:35:00Z">
            <w:rPr/>
          </w:rPrChange>
        </w:rPr>
        <w:t xml:space="preserve"> </w:t>
      </w:r>
      <w:proofErr w:type="spellStart"/>
      <w:r w:rsidRPr="00F627B1">
        <w:rPr>
          <w:lang w:val="en-GB"/>
          <w:rPrChange w:id="270" w:author="Учетная запись Майкрософт" w:date="2026-05-24T17:35:00Z">
            <w:rPr/>
          </w:rPrChange>
        </w:rPr>
        <w:t>cuFFT</w:t>
      </w:r>
      <w:proofErr w:type="spellEnd"/>
      <w:r w:rsidRPr="00F627B1">
        <w:rPr>
          <w:lang w:val="en-GB"/>
          <w:rPrChange w:id="271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27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73" w:author="Учетная запись Майкрософт" w:date="2026-05-24T17:35:00Z">
            <w:rPr/>
          </w:rPrChange>
        </w:rPr>
        <w:t>SPIRAL),</w:t>
      </w:r>
      <w:r w:rsidR="001D28F3" w:rsidRPr="00F627B1">
        <w:rPr>
          <w:lang w:val="en-GB"/>
          <w:rPrChange w:id="27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75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27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77" w:author="Учетная запись Майкрософт" w:date="2026-05-24T17:35:00Z">
            <w:rPr/>
          </w:rPrChange>
        </w:rPr>
        <w:t>systems</w:t>
      </w:r>
      <w:r w:rsidR="001D28F3" w:rsidRPr="00F627B1">
        <w:rPr>
          <w:lang w:val="en-GB"/>
          <w:rPrChange w:id="27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79" w:author="Учетная запись Майкрософт" w:date="2026-05-24T17:35:00Z">
            <w:rPr/>
          </w:rPrChange>
        </w:rPr>
        <w:t>analysis</w:t>
      </w:r>
      <w:r w:rsidR="001D28F3" w:rsidRPr="00F627B1">
        <w:rPr>
          <w:lang w:val="en-GB"/>
          <w:rPrChange w:id="28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81" w:author="Учетная запись Майкрософт" w:date="2026-05-24T17:35:00Z">
            <w:rPr/>
          </w:rPrChange>
        </w:rPr>
        <w:t>with</w:t>
      </w:r>
      <w:r w:rsidR="001D28F3" w:rsidRPr="00F627B1">
        <w:rPr>
          <w:lang w:val="en-GB"/>
          <w:rPrChange w:id="28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83" w:author="Учетная запись Майкрософт" w:date="2026-05-24T17:35:00Z">
            <w:rPr/>
          </w:rPrChange>
        </w:rPr>
        <w:t>stakeholders,</w:t>
      </w:r>
      <w:r w:rsidR="001D28F3" w:rsidRPr="00F627B1">
        <w:rPr>
          <w:lang w:val="en-GB"/>
          <w:rPrChange w:id="28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85" w:author="Учетная запись Майкрософт" w:date="2026-05-24T17:35:00Z">
            <w:rPr/>
          </w:rPrChange>
        </w:rPr>
        <w:t>goals</w:t>
      </w:r>
      <w:r w:rsidR="001D28F3" w:rsidRPr="00F627B1">
        <w:rPr>
          <w:lang w:val="en-GB"/>
          <w:rPrChange w:id="28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87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28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89" w:author="Учетная запись Майкрософт" w:date="2026-05-24T17:35:00Z">
            <w:rPr/>
          </w:rPrChange>
        </w:rPr>
        <w:t>constraints,</w:t>
      </w:r>
      <w:r w:rsidR="001D28F3" w:rsidRPr="00F627B1">
        <w:rPr>
          <w:lang w:val="en-GB"/>
          <w:rPrChange w:id="29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1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29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3" w:author="Учетная запись Майкрософт" w:date="2026-05-24T17:35:00Z">
            <w:rPr/>
          </w:rPrChange>
        </w:rPr>
        <w:t>discussion</w:t>
      </w:r>
      <w:r w:rsidR="001D28F3" w:rsidRPr="00F627B1">
        <w:rPr>
          <w:lang w:val="en-GB"/>
          <w:rPrChange w:id="29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5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29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7" w:author="Учетная запись Майкрософт" w:date="2026-05-24T17:35:00Z">
            <w:rPr/>
          </w:rPrChange>
        </w:rPr>
        <w:t>ethical</w:t>
      </w:r>
      <w:r w:rsidR="001D28F3" w:rsidRPr="00F627B1">
        <w:rPr>
          <w:lang w:val="en-GB"/>
          <w:rPrChange w:id="29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299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30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01" w:author="Учетная запись Майкрософт" w:date="2026-05-24T17:35:00Z">
            <w:rPr/>
          </w:rPrChange>
        </w:rPr>
        <w:t>legal</w:t>
      </w:r>
      <w:r w:rsidR="001D28F3" w:rsidRPr="00F627B1">
        <w:rPr>
          <w:lang w:val="en-GB"/>
          <w:rPrChange w:id="30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03" w:author="Учетная запись Майкрософт" w:date="2026-05-24T17:35:00Z">
            <w:rPr/>
          </w:rPrChange>
        </w:rPr>
        <w:t>aspects,</w:t>
      </w:r>
      <w:r w:rsidR="001D28F3" w:rsidRPr="00F627B1">
        <w:rPr>
          <w:lang w:val="en-GB"/>
          <w:rPrChange w:id="30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05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30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07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30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09" w:author="Учетная запись Майкрософт" w:date="2026-05-24T17:35:00Z">
            <w:rPr/>
          </w:rPrChange>
        </w:rPr>
        <w:t>formal</w:t>
      </w:r>
      <w:r w:rsidR="001D28F3" w:rsidRPr="00F627B1">
        <w:rPr>
          <w:lang w:val="en-GB"/>
          <w:rPrChange w:id="31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1" w:author="Учетная запись Майкрософт" w:date="2026-05-24T17:35:00Z">
            <w:rPr/>
          </w:rPrChange>
        </w:rPr>
        <w:t>task</w:t>
      </w:r>
      <w:r w:rsidR="001D28F3" w:rsidRPr="00F627B1">
        <w:rPr>
          <w:lang w:val="en-GB"/>
          <w:rPrChange w:id="31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3" w:author="Учетная запись Майкрософт" w:date="2026-05-24T17:35:00Z">
            <w:rPr/>
          </w:rPrChange>
        </w:rPr>
        <w:t>statement</w:t>
      </w:r>
      <w:r w:rsidR="001D28F3" w:rsidRPr="00F627B1">
        <w:rPr>
          <w:lang w:val="en-GB"/>
          <w:rPrChange w:id="31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5" w:author="Учетная запись Майкрософт" w:date="2026-05-24T17:35:00Z">
            <w:rPr/>
          </w:rPrChange>
        </w:rPr>
        <w:t>with</w:t>
      </w:r>
      <w:r w:rsidR="001D28F3" w:rsidRPr="00F627B1">
        <w:rPr>
          <w:lang w:val="en-GB"/>
          <w:rPrChange w:id="31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7" w:author="Учетная запись Майкрософт" w:date="2026-05-24T17:35:00Z">
            <w:rPr/>
          </w:rPrChange>
        </w:rPr>
        <w:t>F1–F9,</w:t>
      </w:r>
      <w:r w:rsidR="001D28F3" w:rsidRPr="00F627B1">
        <w:rPr>
          <w:lang w:val="en-GB"/>
          <w:rPrChange w:id="31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19" w:author="Учетная запись Майкрософт" w:date="2026-05-24T17:35:00Z">
            <w:rPr/>
          </w:rPrChange>
        </w:rPr>
        <w:t>NF1–NF8</w:t>
      </w:r>
      <w:r w:rsidR="001D28F3" w:rsidRPr="00F627B1">
        <w:rPr>
          <w:lang w:val="en-GB"/>
          <w:rPrChange w:id="32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21" w:author="Учетная запись Майкрософт" w:date="2026-05-24T17:35:00Z">
            <w:rPr/>
          </w:rPrChange>
        </w:rPr>
        <w:t>requirements</w:t>
      </w:r>
      <w:r w:rsidR="001D28F3" w:rsidRPr="00F627B1">
        <w:rPr>
          <w:lang w:val="en-GB"/>
          <w:rPrChange w:id="32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23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32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25" w:author="Учетная запись Майкрософт" w:date="2026-05-24T17:35:00Z">
            <w:rPr/>
          </w:rPrChange>
        </w:rPr>
        <w:t>UC1–UC9</w:t>
      </w:r>
      <w:r w:rsidR="001D28F3" w:rsidRPr="00F627B1">
        <w:rPr>
          <w:lang w:val="en-GB"/>
          <w:rPrChange w:id="32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27" w:author="Учетная запись Майкрософт" w:date="2026-05-24T17:35:00Z">
            <w:rPr/>
          </w:rPrChange>
        </w:rPr>
        <w:t>use</w:t>
      </w:r>
      <w:r w:rsidR="001D28F3" w:rsidRPr="00F627B1">
        <w:rPr>
          <w:lang w:val="en-GB"/>
          <w:rPrChange w:id="32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29" w:author="Учетная запись Майкрософт" w:date="2026-05-24T17:35:00Z">
            <w:rPr/>
          </w:rPrChange>
        </w:rPr>
        <w:t>cases.</w:t>
      </w:r>
    </w:p>
    <w:p w14:paraId="16E3F6BB" w14:textId="3D0E28D0" w:rsidR="008D43BA" w:rsidRPr="00F627B1" w:rsidRDefault="008D43BA" w:rsidP="00105C7F">
      <w:pPr>
        <w:pStyle w:val="ASUBodyText"/>
        <w:rPr>
          <w:lang w:val="en-GB"/>
          <w:rPrChange w:id="330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331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33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33" w:author="Учетная запись Майкрософт" w:date="2026-05-24T17:35:00Z">
            <w:rPr/>
          </w:rPrChange>
        </w:rPr>
        <w:t>second</w:t>
      </w:r>
      <w:r w:rsidR="001D28F3" w:rsidRPr="00F627B1">
        <w:rPr>
          <w:lang w:val="en-GB"/>
          <w:rPrChange w:id="33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35" w:author="Учетная запись Майкрософт" w:date="2026-05-24T17:35:00Z">
            <w:rPr/>
          </w:rPrChange>
        </w:rPr>
        <w:t>chapter</w:t>
      </w:r>
      <w:r w:rsidR="001D28F3" w:rsidRPr="00F627B1">
        <w:rPr>
          <w:lang w:val="en-GB"/>
          <w:rPrChange w:id="33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37" w:author="Учетная запись Майкрософт" w:date="2026-05-24T17:35:00Z">
            <w:rPr/>
          </w:rPrChange>
        </w:rPr>
        <w:t>is</w:t>
      </w:r>
      <w:r w:rsidR="001D28F3" w:rsidRPr="00F627B1">
        <w:rPr>
          <w:lang w:val="en-GB"/>
          <w:rPrChange w:id="33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39" w:author="Учетная запись Майкрософт" w:date="2026-05-24T17:35:00Z">
            <w:rPr/>
          </w:rPrChange>
        </w:rPr>
        <w:t>devoted</w:t>
      </w:r>
      <w:r w:rsidR="001D28F3" w:rsidRPr="00F627B1">
        <w:rPr>
          <w:lang w:val="en-GB"/>
          <w:rPrChange w:id="34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41" w:author="Учетная запись Майкрософт" w:date="2026-05-24T17:35:00Z">
            <w:rPr/>
          </w:rPrChange>
        </w:rPr>
        <w:t>to</w:t>
      </w:r>
      <w:r w:rsidR="001D28F3" w:rsidRPr="00F627B1">
        <w:rPr>
          <w:lang w:val="en-GB"/>
          <w:rPrChange w:id="34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43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34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45" w:author="Учетная запись Майкрософт" w:date="2026-05-24T17:35:00Z">
            <w:rPr/>
          </w:rPrChange>
        </w:rPr>
        <w:t>system</w:t>
      </w:r>
      <w:r w:rsidR="001D28F3" w:rsidRPr="00F627B1">
        <w:rPr>
          <w:lang w:val="en-GB"/>
          <w:rPrChange w:id="34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47" w:author="Учетная запись Майкрософт" w:date="2026-05-24T17:35:00Z">
            <w:rPr/>
          </w:rPrChange>
        </w:rPr>
        <w:t>design:</w:t>
      </w:r>
      <w:r w:rsidR="001D28F3" w:rsidRPr="00F627B1">
        <w:rPr>
          <w:lang w:val="en-GB"/>
          <w:rPrChange w:id="34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49" w:author="Учетная запись Майкрософт" w:date="2026-05-24T17:35:00Z">
            <w:rPr/>
          </w:rPrChange>
        </w:rPr>
        <w:t>justification</w:t>
      </w:r>
      <w:r w:rsidR="001D28F3" w:rsidRPr="00F627B1">
        <w:rPr>
          <w:lang w:val="en-GB"/>
          <w:rPrChange w:id="35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1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35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3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35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5" w:author="Учетная запись Майкрософт" w:date="2026-05-24T17:35:00Z">
            <w:rPr/>
          </w:rPrChange>
        </w:rPr>
        <w:t>client-side</w:t>
      </w:r>
      <w:r w:rsidR="001D28F3" w:rsidRPr="00F627B1">
        <w:rPr>
          <w:lang w:val="en-GB"/>
          <w:rPrChange w:id="35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7" w:author="Учетная запись Майкрософт" w:date="2026-05-24T17:35:00Z">
            <w:rPr/>
          </w:rPrChange>
        </w:rPr>
        <w:t>SPA</w:t>
      </w:r>
      <w:r w:rsidR="001D28F3" w:rsidRPr="00F627B1">
        <w:rPr>
          <w:lang w:val="en-GB"/>
          <w:rPrChange w:id="35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59" w:author="Учетная запись Майкрософт" w:date="2026-05-24T17:35:00Z">
            <w:rPr/>
          </w:rPrChange>
        </w:rPr>
        <w:t>approach,</w:t>
      </w:r>
      <w:r w:rsidR="001D28F3" w:rsidRPr="00F627B1">
        <w:rPr>
          <w:lang w:val="en-GB"/>
          <w:rPrChange w:id="36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61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36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63" w:author="Учетная запись Майкрософт" w:date="2026-05-24T17:35:00Z">
            <w:rPr/>
          </w:rPrChange>
        </w:rPr>
        <w:t>mathematical</w:t>
      </w:r>
      <w:r w:rsidR="001D28F3" w:rsidRPr="00F627B1">
        <w:rPr>
          <w:lang w:val="en-GB"/>
          <w:rPrChange w:id="36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65" w:author="Учетная запись Майкрософт" w:date="2026-05-24T17:35:00Z">
            <w:rPr/>
          </w:rPrChange>
        </w:rPr>
        <w:t>model</w:t>
      </w:r>
      <w:r w:rsidR="001D28F3" w:rsidRPr="00F627B1">
        <w:rPr>
          <w:lang w:val="en-GB"/>
          <w:rPrChange w:id="36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67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36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69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37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71" w:author="Учетная запись Майкрософт" w:date="2026-05-24T17:35:00Z">
            <w:rPr/>
          </w:rPrChange>
        </w:rPr>
        <w:t>three-stage</w:t>
      </w:r>
      <w:r w:rsidR="001D28F3" w:rsidRPr="00F627B1">
        <w:rPr>
          <w:lang w:val="en-GB"/>
          <w:rPrChange w:id="372" w:author="Учетная запись Майкрософт" w:date="2026-05-24T17:35:00Z">
            <w:rPr/>
          </w:rPrChange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GB"/>
            <w:rPrChange w:id="373" w:author="Учетная запись Майкрософт" w:date="2026-05-24T17:35:00Z">
              <w:rPr>
                <w:rFonts w:ascii="Cambria Math" w:hAnsi="Cambria Math"/>
              </w:rPr>
            </w:rPrChange>
          </w:rPr>
          <m:t>4×4</m:t>
        </m:r>
      </m:oMath>
      <w:r w:rsidR="001D28F3" w:rsidRPr="00F627B1">
        <w:rPr>
          <w:lang w:val="en-GB"/>
          <w:rPrChange w:id="37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75" w:author="Учетная запись Майкрософт" w:date="2026-05-24T17:35:00Z">
            <w:rPr/>
          </w:rPrChange>
        </w:rPr>
        <w:t>decomposition,</w:t>
      </w:r>
      <w:r w:rsidR="001D28F3" w:rsidRPr="00F627B1">
        <w:rPr>
          <w:lang w:val="en-GB"/>
          <w:rPrChange w:id="37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77" w:author="Учетная запись Майкрософт" w:date="2026-05-24T17:35:00Z">
            <w:rPr/>
          </w:rPrChange>
        </w:rPr>
        <w:t>a</w:t>
      </w:r>
      <w:r w:rsidR="001D28F3" w:rsidRPr="00F627B1">
        <w:rPr>
          <w:lang w:val="en-GB"/>
          <w:rPrChange w:id="37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79" w:author="Учетная запись Майкрософт" w:date="2026-05-24T17:35:00Z">
            <w:rPr/>
          </w:rPrChange>
        </w:rPr>
        <w:t>data-flow</w:t>
      </w:r>
      <w:r w:rsidR="001D28F3" w:rsidRPr="00F627B1">
        <w:rPr>
          <w:lang w:val="en-GB"/>
          <w:rPrChange w:id="38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81" w:author="Учетная запись Майкрософт" w:date="2026-05-24T17:35:00Z">
            <w:rPr/>
          </w:rPrChange>
        </w:rPr>
        <w:t>graph</w:t>
      </w:r>
      <w:r w:rsidR="001D28F3" w:rsidRPr="00F627B1">
        <w:rPr>
          <w:lang w:val="en-GB"/>
          <w:rPrChange w:id="38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83" w:author="Учетная запись Майкрософт" w:date="2026-05-24T17:35:00Z">
            <w:rPr/>
          </w:rPrChange>
        </w:rPr>
        <w:t>(56</w:t>
      </w:r>
      <w:r w:rsidR="001D28F3" w:rsidRPr="00F627B1">
        <w:rPr>
          <w:lang w:val="en-GB"/>
          <w:rPrChange w:id="38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85" w:author="Учетная запись Майкрософт" w:date="2026-05-24T17:35:00Z">
            <w:rPr/>
          </w:rPrChange>
        </w:rPr>
        <w:t>nodes,</w:t>
      </w:r>
      <w:r w:rsidR="001D28F3" w:rsidRPr="00F627B1">
        <w:rPr>
          <w:lang w:val="en-GB"/>
          <w:rPrChange w:id="38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87" w:author="Учетная запись Майкрософт" w:date="2026-05-24T17:35:00Z">
            <w:rPr/>
          </w:rPrChange>
        </w:rPr>
        <w:t>64</w:t>
      </w:r>
      <w:r w:rsidR="001D28F3" w:rsidRPr="00F627B1">
        <w:rPr>
          <w:lang w:val="en-GB"/>
          <w:rPrChange w:id="38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89" w:author="Учетная запись Майкрософт" w:date="2026-05-24T17:35:00Z">
            <w:rPr/>
          </w:rPrChange>
        </w:rPr>
        <w:t>arcs),</w:t>
      </w:r>
      <w:r w:rsidR="001D28F3" w:rsidRPr="00F627B1">
        <w:rPr>
          <w:lang w:val="en-GB"/>
          <w:rPrChange w:id="39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1" w:author="Учетная запись Майкрософт" w:date="2026-05-24T17:35:00Z">
            <w:rPr/>
          </w:rPrChange>
        </w:rPr>
        <w:t>determination</w:t>
      </w:r>
      <w:r w:rsidR="001D28F3" w:rsidRPr="00F627B1">
        <w:rPr>
          <w:lang w:val="en-GB"/>
          <w:rPrChange w:id="39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3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39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5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39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7" w:author="Учетная запись Майкрософт" w:date="2026-05-24T17:35:00Z">
            <w:rPr/>
          </w:rPrChange>
        </w:rPr>
        <w:t>critical</w:t>
      </w:r>
      <w:r w:rsidR="001D28F3" w:rsidRPr="00F627B1">
        <w:rPr>
          <w:lang w:val="en-GB"/>
          <w:rPrChange w:id="39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399" w:author="Учетная запись Майкрософт" w:date="2026-05-24T17:35:00Z">
            <w:rPr/>
          </w:rPrChange>
        </w:rPr>
        <w:t>path</w:t>
      </w:r>
      <w:r w:rsidR="001D28F3" w:rsidRPr="00F627B1">
        <w:rPr>
          <w:lang w:val="en-GB"/>
          <w:rPrChange w:id="40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01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40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03" w:author="Учетная запись Майкрософт" w:date="2026-05-24T17:35:00Z">
            <w:rPr/>
          </w:rPrChange>
        </w:rPr>
        <w:t>parallelism</w:t>
      </w:r>
      <w:r w:rsidR="001D28F3" w:rsidRPr="00F627B1">
        <w:rPr>
          <w:lang w:val="en-GB"/>
          <w:rPrChange w:id="40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05" w:author="Учетная запись Майкрософт" w:date="2026-05-24T17:35:00Z">
            <w:rPr/>
          </w:rPrChange>
        </w:rPr>
        <w:t>factor,</w:t>
      </w:r>
      <w:r w:rsidR="001D28F3" w:rsidRPr="00F627B1">
        <w:rPr>
          <w:lang w:val="en-GB"/>
          <w:rPrChange w:id="40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07" w:author="Учетная запись Майкрософт" w:date="2026-05-24T17:35:00Z">
            <w:rPr/>
          </w:rPrChange>
        </w:rPr>
        <w:t>data</w:t>
      </w:r>
      <w:r w:rsidR="001D28F3" w:rsidRPr="00F627B1">
        <w:rPr>
          <w:lang w:val="en-GB"/>
          <w:rPrChange w:id="40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09" w:author="Учетная запись Майкрософт" w:date="2026-05-24T17:35:00Z">
            <w:rPr/>
          </w:rPrChange>
        </w:rPr>
        <w:t>structures,</w:t>
      </w:r>
      <w:r w:rsidR="001D28F3" w:rsidRPr="00F627B1">
        <w:rPr>
          <w:lang w:val="en-GB"/>
          <w:rPrChange w:id="41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11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41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13" w:author="Учетная запись Майкрософт" w:date="2026-05-24T17:35:00Z">
            <w:rPr/>
          </w:rPrChange>
        </w:rPr>
        <w:t>inter-component</w:t>
      </w:r>
      <w:r w:rsidR="001D28F3" w:rsidRPr="00F627B1">
        <w:rPr>
          <w:lang w:val="en-GB"/>
          <w:rPrChange w:id="41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15" w:author="Учетная запись Майкрософт" w:date="2026-05-24T17:35:00Z">
            <w:rPr/>
          </w:rPrChange>
        </w:rPr>
        <w:t>communication</w:t>
      </w:r>
      <w:r w:rsidR="001D28F3" w:rsidRPr="00F627B1">
        <w:rPr>
          <w:lang w:val="en-GB"/>
          <w:rPrChange w:id="41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17" w:author="Учетная запись Майкрософт" w:date="2026-05-24T17:35:00Z">
            <w:rPr/>
          </w:rPrChange>
        </w:rPr>
        <w:t>mechanisms.</w:t>
      </w:r>
    </w:p>
    <w:p w14:paraId="427D1323" w14:textId="7E382F75" w:rsidR="008D43BA" w:rsidRPr="00F627B1" w:rsidRDefault="008D43BA" w:rsidP="00105C7F">
      <w:pPr>
        <w:pStyle w:val="ASUBodyText"/>
        <w:rPr>
          <w:lang w:val="en-GB"/>
          <w:rPrChange w:id="418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419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2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21" w:author="Учетная запись Майкрософт" w:date="2026-05-24T17:35:00Z">
            <w:rPr/>
          </w:rPrChange>
        </w:rPr>
        <w:t>third</w:t>
      </w:r>
      <w:r w:rsidR="001D28F3" w:rsidRPr="00F627B1">
        <w:rPr>
          <w:lang w:val="en-GB"/>
          <w:rPrChange w:id="42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23" w:author="Учетная запись Майкрософт" w:date="2026-05-24T17:35:00Z">
            <w:rPr/>
          </w:rPrChange>
        </w:rPr>
        <w:t>chapter</w:t>
      </w:r>
      <w:r w:rsidR="001D28F3" w:rsidRPr="00F627B1">
        <w:rPr>
          <w:lang w:val="en-GB"/>
          <w:rPrChange w:id="42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25" w:author="Учетная запись Майкрософт" w:date="2026-05-24T17:35:00Z">
            <w:rPr/>
          </w:rPrChange>
        </w:rPr>
        <w:t>describes</w:t>
      </w:r>
      <w:r w:rsidR="001D28F3" w:rsidRPr="00F627B1">
        <w:rPr>
          <w:lang w:val="en-GB"/>
          <w:rPrChange w:id="42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27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2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29" w:author="Учетная запись Майкрософт" w:date="2026-05-24T17:35:00Z">
            <w:rPr/>
          </w:rPrChange>
        </w:rPr>
        <w:t>software</w:t>
      </w:r>
      <w:r w:rsidR="001D28F3" w:rsidRPr="00F627B1">
        <w:rPr>
          <w:lang w:val="en-GB"/>
          <w:rPrChange w:id="43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1" w:author="Учетная запись Майкрософт" w:date="2026-05-24T17:35:00Z">
            <w:rPr/>
          </w:rPrChange>
        </w:rPr>
        <w:t>implementation</w:t>
      </w:r>
      <w:r w:rsidR="001D28F3" w:rsidRPr="00F627B1">
        <w:rPr>
          <w:lang w:val="en-GB"/>
          <w:rPrChange w:id="43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3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43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5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3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7" w:author="Учетная запись Майкрософт" w:date="2026-05-24T17:35:00Z">
            <w:rPr/>
          </w:rPrChange>
        </w:rPr>
        <w:t>simulator:</w:t>
      </w:r>
      <w:r w:rsidR="001D28F3" w:rsidRPr="00F627B1">
        <w:rPr>
          <w:lang w:val="en-GB"/>
          <w:rPrChange w:id="43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39" w:author="Учетная запись Майкрософт" w:date="2026-05-24T17:35:00Z">
            <w:rPr/>
          </w:rPrChange>
        </w:rPr>
        <w:t>technology</w:t>
      </w:r>
      <w:r w:rsidR="001D28F3" w:rsidRPr="00F627B1">
        <w:rPr>
          <w:lang w:val="en-GB"/>
          <w:rPrChange w:id="44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41" w:author="Учетная запись Майкрософт" w:date="2026-05-24T17:35:00Z">
            <w:rPr/>
          </w:rPrChange>
        </w:rPr>
        <w:t>stack,</w:t>
      </w:r>
      <w:r w:rsidR="001D28F3" w:rsidRPr="00F627B1">
        <w:rPr>
          <w:lang w:val="en-GB"/>
          <w:rPrChange w:id="44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43" w:author="Учетная запись Майкрософт" w:date="2026-05-24T17:35:00Z">
            <w:rPr/>
          </w:rPrChange>
        </w:rPr>
        <w:t>project</w:t>
      </w:r>
      <w:r w:rsidR="001D28F3" w:rsidRPr="00F627B1">
        <w:rPr>
          <w:lang w:val="en-GB"/>
          <w:rPrChange w:id="44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45" w:author="Учетная запись Майкрософт" w:date="2026-05-24T17:35:00Z">
            <w:rPr/>
          </w:rPrChange>
        </w:rPr>
        <w:t>structure,</w:t>
      </w:r>
      <w:r w:rsidR="001D28F3" w:rsidRPr="00F627B1">
        <w:rPr>
          <w:lang w:val="en-GB"/>
          <w:rPrChange w:id="44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47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48" w:author="Учетная запись Майкрософт" w:date="2026-05-24T17:35:00Z">
            <w:rPr/>
          </w:rPrChange>
        </w:rPr>
        <w:t xml:space="preserve"> </w:t>
      </w:r>
      <w:proofErr w:type="spellStart"/>
      <w:r w:rsidRPr="00F627B1">
        <w:rPr>
          <w:lang w:val="en-GB"/>
          <w:rPrChange w:id="449" w:author="Учетная запись Майкрософт" w:date="2026-05-24T17:35:00Z">
            <w:rPr/>
          </w:rPrChange>
        </w:rPr>
        <w:t>DataflowRuntime</w:t>
      </w:r>
      <w:proofErr w:type="spellEnd"/>
      <w:r w:rsidR="001D28F3" w:rsidRPr="00F627B1">
        <w:rPr>
          <w:lang w:val="en-GB"/>
          <w:rPrChange w:id="45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51" w:author="Учетная запись Майкрософт" w:date="2026-05-24T17:35:00Z">
            <w:rPr/>
          </w:rPrChange>
        </w:rPr>
        <w:t>engine</w:t>
      </w:r>
      <w:r w:rsidR="001D28F3" w:rsidRPr="00F627B1">
        <w:rPr>
          <w:lang w:val="en-GB"/>
          <w:rPrChange w:id="45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53" w:author="Учетная запись Майкрософт" w:date="2026-05-24T17:35:00Z">
            <w:rPr/>
          </w:rPrChange>
        </w:rPr>
        <w:t>with</w:t>
      </w:r>
      <w:r w:rsidR="001D28F3" w:rsidRPr="00F627B1">
        <w:rPr>
          <w:lang w:val="en-GB"/>
          <w:rPrChange w:id="45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55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56" w:author="Учетная запись Майкрософт" w:date="2026-05-24T17:35:00Z">
            <w:rPr/>
          </w:rPrChange>
        </w:rPr>
        <w:t xml:space="preserve"> </w:t>
      </w:r>
      <w:r w:rsidR="00C63E2B" w:rsidRPr="00C63E2B">
        <w:rPr>
          <w:lang w:val="en-GB"/>
        </w:rPr>
        <w:t>per-tick scheduling method</w:t>
      </w:r>
      <w:r w:rsidRPr="00F627B1">
        <w:rPr>
          <w:lang w:val="en-GB"/>
          <w:rPrChange w:id="457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45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59" w:author="Учетная запись Майкрософт" w:date="2026-05-24T17:35:00Z">
            <w:rPr/>
          </w:rPrChange>
        </w:rPr>
        <w:t>computational</w:t>
      </w:r>
      <w:r w:rsidR="001D28F3" w:rsidRPr="00F627B1">
        <w:rPr>
          <w:lang w:val="en-GB"/>
          <w:rPrChange w:id="46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61" w:author="Учетная запись Майкрософт" w:date="2026-05-24T17:35:00Z">
            <w:rPr/>
          </w:rPrChange>
        </w:rPr>
        <w:t>nodes,</w:t>
      </w:r>
      <w:r w:rsidR="001D28F3" w:rsidRPr="00F627B1">
        <w:rPr>
          <w:lang w:val="en-GB"/>
          <w:rPrChange w:id="462" w:author="Учетная запись Майкрософт" w:date="2026-05-24T17:35:00Z">
            <w:rPr/>
          </w:rPrChange>
        </w:rPr>
        <w:t xml:space="preserve"> </w:t>
      </w:r>
      <w:r w:rsidR="00E50030" w:rsidRPr="00E50030">
        <w:rPr>
          <w:lang w:val="en-GB"/>
        </w:rPr>
        <w:t>the 16-point FFT graph generator</w:t>
      </w:r>
      <w:r w:rsidRPr="00F627B1">
        <w:rPr>
          <w:lang w:val="en-GB"/>
          <w:rPrChange w:id="463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46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65" w:author="Учетная запись Майкрософт" w:date="2026-05-24T17:35:00Z">
            <w:rPr/>
          </w:rPrChange>
        </w:rPr>
        <w:t>exception</w:t>
      </w:r>
      <w:r w:rsidR="001D28F3" w:rsidRPr="00F627B1">
        <w:rPr>
          <w:lang w:val="en-GB"/>
          <w:rPrChange w:id="46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67" w:author="Учетная запись Майкрософт" w:date="2026-05-24T17:35:00Z">
            <w:rPr/>
          </w:rPrChange>
        </w:rPr>
        <w:t>handling,</w:t>
      </w:r>
      <w:r w:rsidR="001D28F3" w:rsidRPr="00F627B1">
        <w:rPr>
          <w:lang w:val="en-GB"/>
          <w:rPrChange w:id="46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69" w:author="Учетная запись Майкрософт" w:date="2026-05-24T17:35:00Z">
            <w:rPr/>
          </w:rPrChange>
        </w:rPr>
        <w:t>deployment</w:t>
      </w:r>
      <w:r w:rsidR="001D28F3" w:rsidRPr="00F627B1">
        <w:rPr>
          <w:lang w:val="en-GB"/>
          <w:rPrChange w:id="47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1" w:author="Учетная запись Майкрософт" w:date="2026-05-24T17:35:00Z">
            <w:rPr/>
          </w:rPrChange>
        </w:rPr>
        <w:t>procedure,</w:t>
      </w:r>
      <w:r w:rsidR="001D28F3" w:rsidRPr="00F627B1">
        <w:rPr>
          <w:lang w:val="en-GB"/>
          <w:rPrChange w:id="47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3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47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5" w:author="Учетная запись Майкрософт" w:date="2026-05-24T17:35:00Z">
            <w:rPr/>
          </w:rPrChange>
        </w:rPr>
        <w:t>unit</w:t>
      </w:r>
      <w:r w:rsidR="001D28F3" w:rsidRPr="00F627B1">
        <w:rPr>
          <w:lang w:val="en-GB"/>
          <w:rPrChange w:id="47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7" w:author="Учетная запись Майкрософт" w:date="2026-05-24T17:35:00Z">
            <w:rPr/>
          </w:rPrChange>
        </w:rPr>
        <w:t>testing</w:t>
      </w:r>
      <w:r w:rsidR="001D28F3" w:rsidRPr="00F627B1">
        <w:rPr>
          <w:lang w:val="en-GB"/>
          <w:rPrChange w:id="47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79" w:author="Учетная запись Майкрософт" w:date="2026-05-24T17:35:00Z">
            <w:rPr/>
          </w:rPrChange>
        </w:rPr>
        <w:t>using</w:t>
      </w:r>
      <w:r w:rsidR="001D28F3" w:rsidRPr="00F627B1">
        <w:rPr>
          <w:lang w:val="en-GB"/>
          <w:rPrChange w:id="480" w:author="Учетная запись Майкрософт" w:date="2026-05-24T17:35:00Z">
            <w:rPr/>
          </w:rPrChange>
        </w:rPr>
        <w:t xml:space="preserve"> </w:t>
      </w:r>
      <w:proofErr w:type="spellStart"/>
      <w:r w:rsidRPr="00F627B1">
        <w:rPr>
          <w:lang w:val="en-GB"/>
          <w:rPrChange w:id="481" w:author="Учетная запись Майкрософт" w:date="2026-05-24T17:35:00Z">
            <w:rPr/>
          </w:rPrChange>
        </w:rPr>
        <w:t>Vitest</w:t>
      </w:r>
      <w:proofErr w:type="spellEnd"/>
      <w:r w:rsidRPr="00F627B1">
        <w:rPr>
          <w:lang w:val="en-GB"/>
          <w:rPrChange w:id="482" w:author="Учетная запись Майкрософт" w:date="2026-05-24T17:35:00Z">
            <w:rPr/>
          </w:rPrChange>
        </w:rPr>
        <w:t>.</w:t>
      </w:r>
    </w:p>
    <w:p w14:paraId="53541030" w14:textId="4E556B83" w:rsidR="008D43BA" w:rsidRPr="00F627B1" w:rsidRDefault="008D43BA" w:rsidP="00105C7F">
      <w:pPr>
        <w:pStyle w:val="ASUBodyText"/>
        <w:rPr>
          <w:lang w:val="en-GB"/>
          <w:rPrChange w:id="483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484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8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86" w:author="Учетная запись Майкрософт" w:date="2026-05-24T17:35:00Z">
            <w:rPr/>
          </w:rPrChange>
        </w:rPr>
        <w:t>fourth</w:t>
      </w:r>
      <w:r w:rsidR="001D28F3" w:rsidRPr="00F627B1">
        <w:rPr>
          <w:lang w:val="en-GB"/>
          <w:rPrChange w:id="48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88" w:author="Учетная запись Майкрософт" w:date="2026-05-24T17:35:00Z">
            <w:rPr/>
          </w:rPrChange>
        </w:rPr>
        <w:t>chapter</w:t>
      </w:r>
      <w:r w:rsidR="001D28F3" w:rsidRPr="00F627B1">
        <w:rPr>
          <w:lang w:val="en-GB"/>
          <w:rPrChange w:id="48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0" w:author="Учетная запись Майкрософт" w:date="2026-05-24T17:35:00Z">
            <w:rPr/>
          </w:rPrChange>
        </w:rPr>
        <w:t>presents</w:t>
      </w:r>
      <w:r w:rsidR="001D28F3" w:rsidRPr="00F627B1">
        <w:rPr>
          <w:lang w:val="en-GB"/>
          <w:rPrChange w:id="49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2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49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4" w:author="Учетная запись Майкрософт" w:date="2026-05-24T17:35:00Z">
            <w:rPr/>
          </w:rPrChange>
        </w:rPr>
        <w:t>experimental</w:t>
      </w:r>
      <w:r w:rsidR="001D28F3" w:rsidRPr="00F627B1">
        <w:rPr>
          <w:lang w:val="en-GB"/>
          <w:rPrChange w:id="49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6" w:author="Учетная запись Майкрософт" w:date="2026-05-24T17:35:00Z">
            <w:rPr/>
          </w:rPrChange>
        </w:rPr>
        <w:t>results:</w:t>
      </w:r>
      <w:r w:rsidR="001D28F3" w:rsidRPr="00F627B1">
        <w:rPr>
          <w:lang w:val="en-GB"/>
          <w:rPrChange w:id="49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498" w:author="Учетная запись Майкрософт" w:date="2026-05-24T17:35:00Z">
            <w:rPr/>
          </w:rPrChange>
        </w:rPr>
        <w:t>verification</w:t>
      </w:r>
      <w:r w:rsidR="001D28F3" w:rsidRPr="00F627B1">
        <w:rPr>
          <w:lang w:val="en-GB"/>
          <w:rPrChange w:id="49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00" w:author="Учетная запись Майкрософт" w:date="2026-05-24T17:35:00Z">
            <w:rPr/>
          </w:rPrChange>
        </w:rPr>
        <w:t>across</w:t>
      </w:r>
      <w:r w:rsidR="001D28F3" w:rsidRPr="00F627B1">
        <w:rPr>
          <w:lang w:val="en-GB"/>
          <w:rPrChange w:id="50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02" w:author="Учетная запись Майкрософт" w:date="2026-05-24T17:35:00Z">
            <w:rPr/>
          </w:rPrChange>
        </w:rPr>
        <w:t>six</w:t>
      </w:r>
      <w:r w:rsidR="001D28F3" w:rsidRPr="00F627B1">
        <w:rPr>
          <w:lang w:val="en-GB"/>
          <w:rPrChange w:id="50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04" w:author="Учетная запись Майкрософт" w:date="2026-05-24T17:35:00Z">
            <w:rPr/>
          </w:rPrChange>
        </w:rPr>
        <w:t>test</w:t>
      </w:r>
      <w:r w:rsidR="001D28F3" w:rsidRPr="00F627B1">
        <w:rPr>
          <w:lang w:val="en-GB"/>
          <w:rPrChange w:id="50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06" w:author="Учетная запись Майкрософт" w:date="2026-05-24T17:35:00Z">
            <w:rPr/>
          </w:rPrChange>
        </w:rPr>
        <w:t>scenarios</w:t>
      </w:r>
      <w:r w:rsidR="001D28F3" w:rsidRPr="00F627B1">
        <w:rPr>
          <w:lang w:val="en-GB"/>
          <w:rPrChange w:id="50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08" w:author="Учетная запись Майкрософт" w:date="2026-05-24T17:35:00Z">
            <w:rPr/>
          </w:rPrChange>
        </w:rPr>
        <w:t>(maximum</w:t>
      </w:r>
      <w:r w:rsidR="001D28F3" w:rsidRPr="00F627B1">
        <w:rPr>
          <w:lang w:val="en-GB"/>
          <w:rPrChange w:id="50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10" w:author="Учетная запись Майкрософт" w:date="2026-05-24T17:35:00Z">
            <w:rPr/>
          </w:rPrChange>
        </w:rPr>
        <w:t>absolute</w:t>
      </w:r>
      <w:r w:rsidR="001D28F3" w:rsidRPr="00F627B1">
        <w:rPr>
          <w:lang w:val="en-GB"/>
          <w:rPrChange w:id="51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12" w:author="Учетная запись Майкрософт" w:date="2026-05-24T17:35:00Z">
            <w:rPr/>
          </w:rPrChange>
        </w:rPr>
        <w:t>error</w:t>
      </w:r>
      <w:r w:rsidR="001D28F3" w:rsidRPr="00F627B1">
        <w:rPr>
          <w:lang w:val="en-GB"/>
          <w:rPrChange w:id="513" w:author="Учетная запись Майкрософт" w:date="2026-05-24T17:35:00Z">
            <w:rPr/>
          </w:rPrChange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GB"/>
            <w:rPrChange w:id="514" w:author="Учетная запись Майкрософт" w:date="2026-05-24T17:35:00Z">
              <w:rPr>
                <w:rFonts w:ascii="Cambria Math" w:hAnsi="Cambria Math"/>
              </w:rPr>
            </w:rPrChange>
          </w:rPr>
          <m:t>0</m:t>
        </m:r>
      </m:oMath>
      <w:r w:rsidR="001D28F3" w:rsidRPr="00F627B1">
        <w:rPr>
          <w:lang w:val="en-GB"/>
          <w:rPrChange w:id="51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16" w:author="Учетная запись Майкрософт" w:date="2026-05-24T17:35:00Z">
            <w:rPr/>
          </w:rPrChange>
        </w:rPr>
        <w:t>against</w:t>
      </w:r>
      <w:r w:rsidR="001D28F3" w:rsidRPr="00F627B1">
        <w:rPr>
          <w:lang w:val="en-GB"/>
          <w:rPrChange w:id="51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18" w:author="Учетная запись Майкрософт" w:date="2026-05-24T17:35:00Z">
            <w:rPr/>
          </w:rPrChange>
        </w:rPr>
        <w:t>tolerance</w:t>
      </w:r>
      <w:r w:rsidR="001D28F3" w:rsidRPr="00F627B1">
        <w:rPr>
          <w:lang w:val="en-GB"/>
          <w:rPrChange w:id="519" w:author="Учетная запись Майкрософт" w:date="2026-05-24T17:35:00Z">
            <w:rPr/>
          </w:rPrChange>
        </w:rPr>
        <w:t xml:space="preserve"> </w:t>
      </w:r>
      <m:oMath>
        <m:r>
          <w:rPr>
            <w:rFonts w:ascii="Cambria Math" w:hAnsi="Cambria Math"/>
            <w:lang w:val="en-GB"/>
            <w:rPrChange w:id="520" w:author="Учетная запись Майкрософт" w:date="2026-05-24T17:35:00Z">
              <w:rPr>
                <w:rFonts w:ascii="Cambria Math" w:hAnsi="Cambria Math"/>
              </w:rPr>
            </w:rPrChange>
          </w:rPr>
          <m:t>ε</m:t>
        </m:r>
        <m:r>
          <m:rPr>
            <m:sty m:val="p"/>
          </m:rPr>
          <w:rPr>
            <w:rFonts w:ascii="Cambria Math" w:hAnsi="Cambria Math"/>
            <w:lang w:val="en-GB"/>
            <w:rPrChange w:id="521" w:author="Учетная запись Майкрософт" w:date="2026-05-24T17:35:00Z">
              <w:rPr>
                <w:rFonts w:ascii="Cambria Math" w:hAnsi="Cambria Math"/>
              </w:rPr>
            </w:rPrChange>
          </w:rPr>
          <m:t>=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GB"/>
                <w:rPrChange w:id="522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GB"/>
                <w:rPrChange w:id="523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-9</m:t>
            </m:r>
          </m:sup>
        </m:sSup>
      </m:oMath>
      <w:r w:rsidRPr="00F627B1">
        <w:rPr>
          <w:lang w:val="en-GB"/>
          <w:rPrChange w:id="524" w:author="Учетная запись Майкрософт" w:date="2026-05-24T17:35:00Z">
            <w:rPr/>
          </w:rPrChange>
        </w:rPr>
        <w:t>),</w:t>
      </w:r>
      <w:r w:rsidR="001D28F3" w:rsidRPr="00F627B1">
        <w:rPr>
          <w:lang w:val="en-GB"/>
          <w:rPrChange w:id="52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26" w:author="Учетная запись Майкрософт" w:date="2026-05-24T17:35:00Z">
            <w:rPr/>
          </w:rPrChange>
        </w:rPr>
        <w:t>analysis</w:t>
      </w:r>
      <w:r w:rsidR="001D28F3" w:rsidRPr="00F627B1">
        <w:rPr>
          <w:lang w:val="en-GB"/>
          <w:rPrChange w:id="52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28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52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30" w:author="Учетная запись Майкрософт" w:date="2026-05-24T17:35:00Z">
            <w:rPr/>
          </w:rPrChange>
        </w:rPr>
        <w:lastRenderedPageBreak/>
        <w:t>computational</w:t>
      </w:r>
      <w:r w:rsidR="001D28F3" w:rsidRPr="00F627B1">
        <w:rPr>
          <w:lang w:val="en-GB"/>
          <w:rPrChange w:id="53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32" w:author="Учетная запись Майкрософт" w:date="2026-05-24T17:35:00Z">
            <w:rPr/>
          </w:rPrChange>
        </w:rPr>
        <w:t>complexity</w:t>
      </w:r>
      <w:r w:rsidR="001D28F3" w:rsidRPr="00F627B1">
        <w:rPr>
          <w:lang w:val="en-GB"/>
          <w:rPrChange w:id="53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34" w:author="Учетная запись Майкрософт" w:date="2026-05-24T17:35:00Z">
            <w:rPr/>
          </w:rPrChange>
        </w:rPr>
        <w:t>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  <w:rPrChange w:id="535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K</m:t>
            </m:r>
          </m:e>
          <m:sub>
            <m:r>
              <w:rPr>
                <w:rFonts w:ascii="Cambria Math" w:hAnsi="Cambria Math"/>
                <w:lang w:val="en-GB"/>
                <w:rPrChange w:id="536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en-GB"/>
            <w:rPrChange w:id="537" w:author="Учетная запись Майкрософт" w:date="2026-05-24T17:35:00Z">
              <w:rPr>
                <w:rFonts w:ascii="Cambria Math" w:hAnsi="Cambria Math"/>
              </w:rPr>
            </w:rPrChange>
          </w:rPr>
          <m:t>≈28.4×</m:t>
        </m:r>
      </m:oMath>
      <w:r w:rsidRPr="00F627B1">
        <w:rPr>
          <w:lang w:val="en-GB"/>
          <w:rPrChange w:id="538" w:author="Учетная запись Майкрософт" w:date="2026-05-24T17:35:00Z">
            <w:rPr/>
          </w:rPrChange>
        </w:rPr>
        <w:t>),</w:t>
      </w:r>
      <w:r w:rsidR="001D28F3" w:rsidRPr="00F627B1">
        <w:rPr>
          <w:lang w:val="en-GB"/>
          <w:rPrChange w:id="53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40" w:author="Учетная запись Майкрософт" w:date="2026-05-24T17:35:00Z">
            <w:rPr/>
          </w:rPrChange>
        </w:rPr>
        <w:t>analysis</w:t>
      </w:r>
      <w:r w:rsidR="001D28F3" w:rsidRPr="00F627B1">
        <w:rPr>
          <w:lang w:val="en-GB"/>
          <w:rPrChange w:id="54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42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54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44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54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46" w:author="Учетная запись Майкрософт" w:date="2026-05-24T17:35:00Z">
            <w:rPr/>
          </w:rPrChange>
        </w:rPr>
        <w:t>dataflow-model</w:t>
      </w:r>
      <w:r w:rsidR="001D28F3" w:rsidRPr="00F627B1">
        <w:rPr>
          <w:lang w:val="en-GB"/>
          <w:rPrChange w:id="54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48" w:author="Учетная запись Майкрософт" w:date="2026-05-24T17:35:00Z">
            <w:rPr/>
          </w:rPrChange>
        </w:rPr>
        <w:t>schedule</w:t>
      </w:r>
      <w:r w:rsidR="001D28F3" w:rsidRPr="00F627B1">
        <w:rPr>
          <w:lang w:val="en-GB"/>
          <w:rPrChange w:id="54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50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55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52" w:author="Учетная запись Майкрософт" w:date="2026-05-24T17:35:00Z">
            <w:rPr/>
          </w:rPrChange>
        </w:rPr>
        <w:t>parallelism</w:t>
      </w:r>
      <w:r w:rsidR="001D28F3" w:rsidRPr="00F627B1">
        <w:rPr>
          <w:lang w:val="en-GB"/>
          <w:rPrChange w:id="55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54" w:author="Учетная запись Майкрософт" w:date="2026-05-24T17:35:00Z">
            <w:rPr/>
          </w:rPrChange>
        </w:rPr>
        <w:t>(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  <w:rPrChange w:id="555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T</m:t>
            </m:r>
          </m:e>
          <m:sub>
            <m:r>
              <w:rPr>
                <w:rFonts w:ascii="Cambria Math" w:hAnsi="Cambria Math"/>
                <w:lang w:val="en-GB"/>
                <w:rPrChange w:id="556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  <w:lang w:val="en-GB"/>
            <w:rPrChange w:id="557" w:author="Учетная запись Майкрософт" w:date="2026-05-24T17:35:00Z">
              <w:rPr>
                <w:rFonts w:ascii="Cambria Math" w:hAnsi="Cambria Math"/>
              </w:rPr>
            </w:rPrChange>
          </w:rPr>
          <m:t>=3400</m:t>
        </m:r>
      </m:oMath>
      <w:r w:rsidR="001D28F3" w:rsidRPr="00F627B1">
        <w:rPr>
          <w:lang w:val="en-GB"/>
          <w:rPrChange w:id="55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59" w:author="Учетная запись Майкрософт" w:date="2026-05-24T17:35:00Z">
            <w:rPr/>
          </w:rPrChange>
        </w:rPr>
        <w:t>simulation</w:t>
      </w:r>
      <w:r w:rsidR="001D28F3" w:rsidRPr="00F627B1">
        <w:rPr>
          <w:lang w:val="en-GB"/>
          <w:rPrChange w:id="56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61" w:author="Учетная запись Майкрософт" w:date="2026-05-24T17:35:00Z">
            <w:rPr/>
          </w:rPrChange>
        </w:rPr>
        <w:t>units,</w:t>
      </w:r>
      <w:r w:rsidR="001D28F3" w:rsidRPr="00F627B1">
        <w:rPr>
          <w:lang w:val="en-GB"/>
          <w:rPrChange w:id="562" w:author="Учетная запись Майкрософт" w:date="2026-05-24T17:35:00Z">
            <w:rPr/>
          </w:rPrChange>
        </w:rPr>
        <w:t xml:space="preserve"> </w:t>
      </w:r>
      <m:oMath>
        <m:sSub>
          <m:sSubPr>
            <m:ctrlPr>
              <w:rPr>
                <w:rFonts w:ascii="Cambria Math" w:hAnsi="Cambria Math"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  <w:rPrChange w:id="563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K</m:t>
            </m:r>
          </m:e>
          <m:sub>
            <m:r>
              <w:rPr>
                <w:rFonts w:ascii="Cambria Math" w:hAnsi="Cambria Math"/>
                <w:lang w:val="en-GB"/>
                <w:rPrChange w:id="564" w:author="Учетная запись Майкрософт" w:date="2026-05-24T17:35:00Z">
                  <w:rPr>
                    <w:rFonts w:ascii="Cambria Math" w:hAnsi="Cambria Math"/>
                  </w:rPr>
                </w:rPrChange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val="en-GB"/>
            <w:rPrChange w:id="565" w:author="Учетная запись Майкрософт" w:date="2026-05-24T17:35:00Z">
              <w:rPr>
                <w:rFonts w:ascii="Cambria Math" w:hAnsi="Cambria Math"/>
              </w:rPr>
            </w:rPrChange>
          </w:rPr>
          <m:t>≈1.88</m:t>
        </m:r>
      </m:oMath>
      <w:r w:rsidRPr="00F627B1">
        <w:rPr>
          <w:lang w:val="en-GB"/>
          <w:rPrChange w:id="566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56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68" w:author="Учетная запись Майкрософт" w:date="2026-05-24T17:35:00Z">
            <w:rPr/>
          </w:rPrChange>
        </w:rPr>
        <w:t>peak</w:t>
      </w:r>
      <w:r w:rsidR="001D28F3" w:rsidRPr="00F627B1">
        <w:rPr>
          <w:lang w:val="en-GB"/>
          <w:rPrChange w:id="56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0" w:author="Учетная запись Майкрософт" w:date="2026-05-24T17:35:00Z">
            <w:rPr/>
          </w:rPrChange>
        </w:rPr>
        <w:t>concurrency</w:t>
      </w:r>
      <w:r w:rsidR="001D28F3" w:rsidRPr="00F627B1">
        <w:rPr>
          <w:lang w:val="en-GB"/>
          <w:rPrChange w:id="57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2" w:author="Учетная запись Майкрософт" w:date="2026-05-24T17:35:00Z">
            <w:rPr/>
          </w:rPrChange>
        </w:rPr>
        <w:t>16</w:t>
      </w:r>
      <w:r w:rsidR="001D28F3" w:rsidRPr="00F627B1">
        <w:rPr>
          <w:lang w:val="en-GB"/>
          <w:rPrChange w:id="57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4" w:author="Учетная запись Майкрософт" w:date="2026-05-24T17:35:00Z">
            <w:rPr/>
          </w:rPrChange>
        </w:rPr>
        <w:t>nodes),</w:t>
      </w:r>
      <w:r w:rsidR="001D28F3" w:rsidRPr="00F627B1">
        <w:rPr>
          <w:lang w:val="en-GB"/>
          <w:rPrChange w:id="57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6" w:author="Учетная запись Майкрософт" w:date="2026-05-24T17:35:00Z">
            <w:rPr/>
          </w:rPrChange>
        </w:rPr>
        <w:t>discussion,</w:t>
      </w:r>
      <w:r w:rsidR="001D28F3" w:rsidRPr="00F627B1">
        <w:rPr>
          <w:lang w:val="en-GB"/>
          <w:rPrChange w:id="57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78" w:author="Учетная запись Майкрософт" w:date="2026-05-24T17:35:00Z">
            <w:rPr/>
          </w:rPrChange>
        </w:rPr>
        <w:t>monitoring</w:t>
      </w:r>
      <w:r w:rsidR="001D28F3" w:rsidRPr="00F627B1">
        <w:rPr>
          <w:lang w:val="en-GB"/>
          <w:rPrChange w:id="57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80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58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82" w:author="Учетная запись Майкрософт" w:date="2026-05-24T17:35:00Z">
            <w:rPr/>
          </w:rPrChange>
        </w:rPr>
        <w:t>operational</w:t>
      </w:r>
      <w:r w:rsidR="001D28F3" w:rsidRPr="00F627B1">
        <w:rPr>
          <w:lang w:val="en-GB"/>
          <w:rPrChange w:id="58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84" w:author="Учетная запись Майкрософт" w:date="2026-05-24T17:35:00Z">
            <w:rPr/>
          </w:rPrChange>
        </w:rPr>
        <w:t>metrics,</w:t>
      </w:r>
      <w:r w:rsidR="001D28F3" w:rsidRPr="00F627B1">
        <w:rPr>
          <w:lang w:val="en-GB"/>
          <w:rPrChange w:id="58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86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58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88" w:author="Учетная запись Майкрософт" w:date="2026-05-24T17:35:00Z">
            <w:rPr/>
          </w:rPrChange>
        </w:rPr>
        <w:t>confirmation</w:t>
      </w:r>
      <w:r w:rsidR="001D28F3" w:rsidRPr="00F627B1">
        <w:rPr>
          <w:lang w:val="en-GB"/>
          <w:rPrChange w:id="58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90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59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92" w:author="Учетная запись Майкрософт" w:date="2026-05-24T17:35:00Z">
            <w:rPr/>
          </w:rPrChange>
        </w:rPr>
        <w:t>non-functional</w:t>
      </w:r>
      <w:r w:rsidR="001D28F3" w:rsidRPr="00F627B1">
        <w:rPr>
          <w:lang w:val="en-GB"/>
          <w:rPrChange w:id="59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94" w:author="Учетная запись Майкрософт" w:date="2026-05-24T17:35:00Z">
            <w:rPr/>
          </w:rPrChange>
        </w:rPr>
        <w:t>requirements</w:t>
      </w:r>
      <w:r w:rsidR="001D28F3" w:rsidRPr="00F627B1">
        <w:rPr>
          <w:lang w:val="en-GB"/>
          <w:rPrChange w:id="59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596" w:author="Учетная запись Майкрософт" w:date="2026-05-24T17:35:00Z">
            <w:rPr/>
          </w:rPrChange>
        </w:rPr>
        <w:t>NF1–NF8.</w:t>
      </w:r>
    </w:p>
    <w:p w14:paraId="5AFDDF8C" w14:textId="3729904D" w:rsidR="008D43BA" w:rsidRPr="00F627B1" w:rsidRDefault="008D43BA" w:rsidP="00105C7F">
      <w:pPr>
        <w:pStyle w:val="ASUBodyText"/>
        <w:rPr>
          <w:lang w:val="en-GB"/>
          <w:rPrChange w:id="597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598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59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00" w:author="Учетная запись Майкрософт" w:date="2026-05-24T17:35:00Z">
            <w:rPr/>
          </w:rPrChange>
        </w:rPr>
        <w:t>conclusions</w:t>
      </w:r>
      <w:r w:rsidR="001D28F3" w:rsidRPr="00F627B1">
        <w:rPr>
          <w:lang w:val="en-GB"/>
          <w:rPrChange w:id="60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02" w:author="Учетная запись Майкрософт" w:date="2026-05-24T17:35:00Z">
            <w:rPr/>
          </w:rPrChange>
        </w:rPr>
        <w:t>summarize</w:t>
      </w:r>
      <w:r w:rsidR="001D28F3" w:rsidRPr="00F627B1">
        <w:rPr>
          <w:lang w:val="en-GB"/>
          <w:rPrChange w:id="60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04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60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06" w:author="Учетная запись Майкрософт" w:date="2026-05-24T17:35:00Z">
            <w:rPr/>
          </w:rPrChange>
        </w:rPr>
        <w:t>key</w:t>
      </w:r>
      <w:r w:rsidR="001D28F3" w:rsidRPr="00F627B1">
        <w:rPr>
          <w:lang w:val="en-GB"/>
          <w:rPrChange w:id="60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08" w:author="Учетная запись Майкрософт" w:date="2026-05-24T17:35:00Z">
            <w:rPr/>
          </w:rPrChange>
        </w:rPr>
        <w:t>results</w:t>
      </w:r>
      <w:r w:rsidR="001D28F3" w:rsidRPr="00F627B1">
        <w:rPr>
          <w:lang w:val="en-GB"/>
          <w:rPrChange w:id="60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0" w:author="Учетная запись Майкрософт" w:date="2026-05-24T17:35:00Z">
            <w:rPr/>
          </w:rPrChange>
        </w:rPr>
        <w:t>of</w:t>
      </w:r>
      <w:r w:rsidR="001D28F3" w:rsidRPr="00F627B1">
        <w:rPr>
          <w:lang w:val="en-GB"/>
          <w:rPrChange w:id="61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2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61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4" w:author="Учетная запись Майкрософт" w:date="2026-05-24T17:35:00Z">
            <w:rPr/>
          </w:rPrChange>
        </w:rPr>
        <w:t>work</w:t>
      </w:r>
      <w:r w:rsidR="001D28F3" w:rsidRPr="00F627B1">
        <w:rPr>
          <w:lang w:val="en-GB"/>
          <w:rPrChange w:id="61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6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61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18" w:author="Учетная запись Майкрософт" w:date="2026-05-24T17:35:00Z">
            <w:rPr/>
          </w:rPrChange>
        </w:rPr>
        <w:t>outline</w:t>
      </w:r>
      <w:r w:rsidR="001D28F3" w:rsidRPr="00F627B1">
        <w:rPr>
          <w:lang w:val="en-GB"/>
          <w:rPrChange w:id="61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20" w:author="Учетная запись Майкрософт" w:date="2026-05-24T17:35:00Z">
            <w:rPr/>
          </w:rPrChange>
        </w:rPr>
        <w:t>the</w:t>
      </w:r>
      <w:r w:rsidR="001D28F3" w:rsidRPr="00F627B1">
        <w:rPr>
          <w:lang w:val="en-GB"/>
          <w:rPrChange w:id="62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22" w:author="Учетная запись Майкрософт" w:date="2026-05-24T17:35:00Z">
            <w:rPr/>
          </w:rPrChange>
        </w:rPr>
        <w:t>practical</w:t>
      </w:r>
      <w:r w:rsidR="001D28F3" w:rsidRPr="00F627B1">
        <w:rPr>
          <w:lang w:val="en-GB"/>
          <w:rPrChange w:id="62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24" w:author="Учетная запись Майкрософт" w:date="2026-05-24T17:35:00Z">
            <w:rPr/>
          </w:rPrChange>
        </w:rPr>
        <w:t>value</w:t>
      </w:r>
      <w:r w:rsidR="001D28F3" w:rsidRPr="00F627B1">
        <w:rPr>
          <w:lang w:val="en-GB"/>
          <w:rPrChange w:id="62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26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62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28" w:author="Учетная запись Майкрософт" w:date="2026-05-24T17:35:00Z">
            <w:rPr/>
          </w:rPrChange>
        </w:rPr>
        <w:t>promising</w:t>
      </w:r>
      <w:r w:rsidR="001D28F3" w:rsidRPr="00F627B1">
        <w:rPr>
          <w:lang w:val="en-GB"/>
          <w:rPrChange w:id="62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30" w:author="Учетная запись Майкрософт" w:date="2026-05-24T17:35:00Z">
            <w:rPr/>
          </w:rPrChange>
        </w:rPr>
        <w:t>directions</w:t>
      </w:r>
      <w:r w:rsidR="001D28F3" w:rsidRPr="00F627B1">
        <w:rPr>
          <w:lang w:val="en-GB"/>
          <w:rPrChange w:id="63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32" w:author="Учетная запись Майкрософт" w:date="2026-05-24T17:35:00Z">
            <w:rPr/>
          </w:rPrChange>
        </w:rPr>
        <w:t>for</w:t>
      </w:r>
      <w:r w:rsidR="001D28F3" w:rsidRPr="00F627B1">
        <w:rPr>
          <w:lang w:val="en-GB"/>
          <w:rPrChange w:id="63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34" w:author="Учетная запись Майкрософт" w:date="2026-05-24T17:35:00Z">
            <w:rPr/>
          </w:rPrChange>
        </w:rPr>
        <w:t>further</w:t>
      </w:r>
      <w:r w:rsidR="001D28F3" w:rsidRPr="00F627B1">
        <w:rPr>
          <w:lang w:val="en-GB"/>
          <w:rPrChange w:id="63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36" w:author="Учетная запись Майкрософт" w:date="2026-05-24T17:35:00Z">
            <w:rPr/>
          </w:rPrChange>
        </w:rPr>
        <w:t>research.</w:t>
      </w:r>
    </w:p>
    <w:p w14:paraId="5875DD18" w14:textId="038165EF" w:rsidR="008D43BA" w:rsidRPr="00F627B1" w:rsidRDefault="008D43BA" w:rsidP="00105C7F">
      <w:pPr>
        <w:pStyle w:val="ASUBodyText"/>
        <w:rPr>
          <w:lang w:val="en-GB"/>
          <w:rPrChange w:id="637" w:author="Учетная запись Майкрософт" w:date="2026-05-24T17:35:00Z">
            <w:rPr/>
          </w:rPrChange>
        </w:rPr>
      </w:pPr>
      <w:r w:rsidRPr="00F627B1">
        <w:rPr>
          <w:lang w:val="en-GB"/>
          <w:rPrChange w:id="638" w:author="Учетная запись Майкрософт" w:date="2026-05-24T17:35:00Z">
            <w:rPr/>
          </w:rPrChange>
        </w:rPr>
        <w:t>This</w:t>
      </w:r>
      <w:r w:rsidR="001D28F3" w:rsidRPr="00F627B1">
        <w:rPr>
          <w:lang w:val="en-GB"/>
          <w:rPrChange w:id="63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40" w:author="Учетная запись Майкрософт" w:date="2026-05-24T17:35:00Z">
            <w:rPr/>
          </w:rPrChange>
        </w:rPr>
        <w:t>bachelor’s</w:t>
      </w:r>
      <w:r w:rsidR="001D28F3" w:rsidRPr="00F627B1">
        <w:rPr>
          <w:lang w:val="en-GB"/>
          <w:rPrChange w:id="64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42" w:author="Учетная запись Майкрософт" w:date="2026-05-24T17:35:00Z">
            <w:rPr/>
          </w:rPrChange>
        </w:rPr>
        <w:t>qualification</w:t>
      </w:r>
      <w:r w:rsidR="001D28F3" w:rsidRPr="00F627B1">
        <w:rPr>
          <w:lang w:val="en-GB"/>
          <w:rPrChange w:id="64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44" w:author="Учетная запись Майкрософт" w:date="2026-05-24T17:35:00Z">
            <w:rPr/>
          </w:rPrChange>
        </w:rPr>
        <w:t>work</w:t>
      </w:r>
      <w:r w:rsidR="001D28F3" w:rsidRPr="00F627B1">
        <w:rPr>
          <w:lang w:val="en-GB"/>
          <w:rPrChange w:id="64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46" w:author="Учетная запись Майкрософт" w:date="2026-05-24T17:35:00Z">
            <w:rPr/>
          </w:rPrChange>
        </w:rPr>
        <w:t>contains:</w:t>
      </w:r>
      <w:r w:rsidR="001D28F3" w:rsidRPr="00F627B1">
        <w:rPr>
          <w:lang w:val="en-GB"/>
          <w:rPrChange w:id="647" w:author="Учетная запись Майкрософт" w:date="2026-05-24T17:35:00Z">
            <w:rPr/>
          </w:rPrChange>
        </w:rPr>
        <w:t xml:space="preserve">  </w:t>
      </w:r>
      <w:r w:rsidRPr="00F627B1">
        <w:rPr>
          <w:lang w:val="en-GB"/>
          <w:rPrChange w:id="648" w:author="Учетная запись Майкрософт" w:date="2026-05-24T17:35:00Z">
            <w:rPr/>
          </w:rPrChange>
        </w:rPr>
        <w:t>pages,</w:t>
      </w:r>
      <w:r w:rsidR="001D28F3" w:rsidRPr="00F627B1">
        <w:rPr>
          <w:lang w:val="en-GB"/>
          <w:rPrChange w:id="64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0" w:author="Учетная запись Майкрософт" w:date="2026-05-24T17:35:00Z">
            <w:rPr/>
          </w:rPrChange>
        </w:rPr>
        <w:t>4</w:t>
      </w:r>
      <w:r w:rsidR="001D28F3" w:rsidRPr="00F627B1">
        <w:rPr>
          <w:lang w:val="en-GB"/>
          <w:rPrChange w:id="65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2" w:author="Учетная запись Майкрософт" w:date="2026-05-24T17:35:00Z">
            <w:rPr/>
          </w:rPrChange>
        </w:rPr>
        <w:t>appendices,</w:t>
      </w:r>
      <w:r w:rsidR="001D28F3" w:rsidRPr="00F627B1">
        <w:rPr>
          <w:lang w:val="en-GB"/>
          <w:rPrChange w:id="65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4" w:author="Учетная запись Майкрософт" w:date="2026-05-24T17:35:00Z">
            <w:rPr/>
          </w:rPrChange>
        </w:rPr>
        <w:t>and</w:t>
      </w:r>
      <w:r w:rsidR="001D28F3" w:rsidRPr="00F627B1">
        <w:rPr>
          <w:lang w:val="en-GB"/>
          <w:rPrChange w:id="65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6" w:author="Учетная запись Майкрософт" w:date="2026-05-24T17:35:00Z">
            <w:rPr/>
          </w:rPrChange>
        </w:rPr>
        <w:t>27</w:t>
      </w:r>
      <w:r w:rsidR="001D28F3" w:rsidRPr="00F627B1">
        <w:rPr>
          <w:lang w:val="en-GB"/>
          <w:rPrChange w:id="65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58" w:author="Учетная запись Майкрософт" w:date="2026-05-24T17:35:00Z">
            <w:rPr/>
          </w:rPrChange>
        </w:rPr>
        <w:t>references.</w:t>
      </w:r>
    </w:p>
    <w:p w14:paraId="3CAFB663" w14:textId="775B7531" w:rsidR="008D43BA" w:rsidRPr="00F627B1" w:rsidRDefault="008D43BA" w:rsidP="00105C7F">
      <w:pPr>
        <w:pStyle w:val="ASUBodyText"/>
        <w:rPr>
          <w:lang w:val="en-GB"/>
          <w:rPrChange w:id="659" w:author="Учетная запись Майкрософт" w:date="2026-05-24T17:35:00Z">
            <w:rPr/>
          </w:rPrChange>
        </w:rPr>
      </w:pPr>
      <w:r w:rsidRPr="00F627B1">
        <w:rPr>
          <w:b/>
          <w:lang w:val="en-GB"/>
          <w:rPrChange w:id="660" w:author="Учетная запись Майкрософт" w:date="2026-05-24T17:35:00Z">
            <w:rPr>
              <w:b/>
            </w:rPr>
          </w:rPrChange>
        </w:rPr>
        <w:t>Keywords:</w:t>
      </w:r>
      <w:r w:rsidR="001D28F3" w:rsidRPr="00F627B1">
        <w:rPr>
          <w:lang w:val="en-GB"/>
          <w:rPrChange w:id="66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62" w:author="Учетная запись Майкрософт" w:date="2026-05-24T17:35:00Z">
            <w:rPr/>
          </w:rPrChange>
        </w:rPr>
        <w:t>fast</w:t>
      </w:r>
      <w:r w:rsidR="001D28F3" w:rsidRPr="00F627B1">
        <w:rPr>
          <w:lang w:val="en-GB"/>
          <w:rPrChange w:id="66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64" w:author="Учетная запись Майкрософт" w:date="2026-05-24T17:35:00Z">
            <w:rPr/>
          </w:rPrChange>
        </w:rPr>
        <w:t>Fourier</w:t>
      </w:r>
      <w:r w:rsidR="001D28F3" w:rsidRPr="00F627B1">
        <w:rPr>
          <w:lang w:val="en-GB"/>
          <w:rPrChange w:id="66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66" w:author="Учетная запись Майкрософт" w:date="2026-05-24T17:35:00Z">
            <w:rPr/>
          </w:rPrChange>
        </w:rPr>
        <w:t>transform,</w:t>
      </w:r>
      <w:r w:rsidR="001D28F3" w:rsidRPr="00F627B1">
        <w:rPr>
          <w:lang w:val="en-GB"/>
          <w:rPrChange w:id="66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68" w:author="Учетная запись Майкрософт" w:date="2026-05-24T17:35:00Z">
            <w:rPr/>
          </w:rPrChange>
        </w:rPr>
        <w:t>radix-4,</w:t>
      </w:r>
      <w:r w:rsidR="001D28F3" w:rsidRPr="00F627B1">
        <w:rPr>
          <w:lang w:val="en-GB"/>
          <w:rPrChange w:id="669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0" w:author="Учетная запись Майкрософт" w:date="2026-05-24T17:35:00Z">
            <w:rPr/>
          </w:rPrChange>
        </w:rPr>
        <w:t>data-flow</w:t>
      </w:r>
      <w:r w:rsidR="001D28F3" w:rsidRPr="00F627B1">
        <w:rPr>
          <w:lang w:val="en-GB"/>
          <w:rPrChange w:id="671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2" w:author="Учетная запись Майкрософт" w:date="2026-05-24T17:35:00Z">
            <w:rPr/>
          </w:rPrChange>
        </w:rPr>
        <w:t>graph,</w:t>
      </w:r>
      <w:r w:rsidR="001D28F3" w:rsidRPr="00F627B1">
        <w:rPr>
          <w:lang w:val="en-GB"/>
          <w:rPrChange w:id="673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4" w:author="Учетная запись Майкрософт" w:date="2026-05-24T17:35:00Z">
            <w:rPr/>
          </w:rPrChange>
        </w:rPr>
        <w:t>dataflow</w:t>
      </w:r>
      <w:r w:rsidR="001D28F3" w:rsidRPr="00F627B1">
        <w:rPr>
          <w:lang w:val="en-GB"/>
          <w:rPrChange w:id="675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6" w:author="Учетная запись Майкрософт" w:date="2026-05-24T17:35:00Z">
            <w:rPr/>
          </w:rPrChange>
        </w:rPr>
        <w:t>computing,</w:t>
      </w:r>
      <w:r w:rsidR="001D28F3" w:rsidRPr="00F627B1">
        <w:rPr>
          <w:lang w:val="en-GB"/>
          <w:rPrChange w:id="677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78" w:author="Учетная запись Майкрософт" w:date="2026-05-24T17:35:00Z">
            <w:rPr/>
          </w:rPrChange>
        </w:rPr>
        <w:t>visual</w:t>
      </w:r>
      <w:r w:rsidR="001D28F3" w:rsidRPr="00F627B1">
        <w:rPr>
          <w:lang w:val="en-GB"/>
          <w:rPrChange w:id="679" w:author="Учетная запись Майкрософт" w:date="2026-05-24T17:35:00Z">
            <w:rPr/>
          </w:rPrChange>
        </w:rPr>
        <w:t xml:space="preserve"> </w:t>
      </w:r>
      <w:proofErr w:type="spellStart"/>
      <w:r w:rsidRPr="00F627B1">
        <w:rPr>
          <w:lang w:val="en-GB"/>
          <w:rPrChange w:id="680" w:author="Учетная запись Майкрософт" w:date="2026-05-24T17:35:00Z">
            <w:rPr/>
          </w:rPrChange>
        </w:rPr>
        <w:t>modeling</w:t>
      </w:r>
      <w:proofErr w:type="spellEnd"/>
      <w:r w:rsidRPr="00F627B1">
        <w:rPr>
          <w:lang w:val="en-GB"/>
          <w:rPrChange w:id="681" w:author="Учетная запись Майкрософт" w:date="2026-05-24T17:35:00Z">
            <w:rPr/>
          </w:rPrChange>
        </w:rPr>
        <w:t>,</w:t>
      </w:r>
      <w:r w:rsidR="001D28F3" w:rsidRPr="00F627B1">
        <w:rPr>
          <w:lang w:val="en-GB"/>
          <w:rPrChange w:id="68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83" w:author="Учетная запись Майкрософт" w:date="2026-05-24T17:35:00Z">
            <w:rPr/>
          </w:rPrChange>
        </w:rPr>
        <w:t>web-based</w:t>
      </w:r>
      <w:r w:rsidR="001D28F3" w:rsidRPr="00F627B1">
        <w:rPr>
          <w:lang w:val="en-GB"/>
          <w:rPrChange w:id="68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85" w:author="Учетная запись Майкрософт" w:date="2026-05-24T17:35:00Z">
            <w:rPr/>
          </w:rPrChange>
        </w:rPr>
        <w:t>simulator,</w:t>
      </w:r>
      <w:r w:rsidR="001D28F3" w:rsidRPr="00F627B1">
        <w:rPr>
          <w:lang w:val="en-GB"/>
          <w:rPrChange w:id="68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87" w:author="Учетная запись Майкрософт" w:date="2026-05-24T17:35:00Z">
            <w:rPr/>
          </w:rPrChange>
        </w:rPr>
        <w:t>Next.js,</w:t>
      </w:r>
      <w:r w:rsidR="001D28F3" w:rsidRPr="00F627B1">
        <w:rPr>
          <w:lang w:val="en-GB"/>
          <w:rPrChange w:id="68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89" w:author="Учетная запись Майкрософт" w:date="2026-05-24T17:35:00Z">
            <w:rPr/>
          </w:rPrChange>
        </w:rPr>
        <w:t>React</w:t>
      </w:r>
      <w:r w:rsidR="001D28F3" w:rsidRPr="00F627B1">
        <w:rPr>
          <w:lang w:val="en-GB"/>
          <w:rPrChange w:id="690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1" w:author="Учетная запись Майкрософт" w:date="2026-05-24T17:35:00Z">
            <w:rPr/>
          </w:rPrChange>
        </w:rPr>
        <w:t>Flow,</w:t>
      </w:r>
      <w:r w:rsidR="001D28F3" w:rsidRPr="00F627B1">
        <w:rPr>
          <w:lang w:val="en-GB"/>
          <w:rPrChange w:id="692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3" w:author="Учетная запись Майкрософт" w:date="2026-05-24T17:35:00Z">
            <w:rPr/>
          </w:rPrChange>
        </w:rPr>
        <w:t>parallelism,</w:t>
      </w:r>
      <w:r w:rsidR="001D28F3" w:rsidRPr="00F627B1">
        <w:rPr>
          <w:lang w:val="en-GB"/>
          <w:rPrChange w:id="694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5" w:author="Учетная запись Майкрософт" w:date="2026-05-24T17:35:00Z">
            <w:rPr/>
          </w:rPrChange>
        </w:rPr>
        <w:t>digital</w:t>
      </w:r>
      <w:r w:rsidR="001D28F3" w:rsidRPr="00F627B1">
        <w:rPr>
          <w:lang w:val="en-GB"/>
          <w:rPrChange w:id="696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7" w:author="Учетная запись Майкрософт" w:date="2026-05-24T17:35:00Z">
            <w:rPr/>
          </w:rPrChange>
        </w:rPr>
        <w:t>signal</w:t>
      </w:r>
      <w:r w:rsidR="001D28F3" w:rsidRPr="00F627B1">
        <w:rPr>
          <w:lang w:val="en-GB"/>
          <w:rPrChange w:id="698" w:author="Учетная запись Майкрософт" w:date="2026-05-24T17:35:00Z">
            <w:rPr/>
          </w:rPrChange>
        </w:rPr>
        <w:t xml:space="preserve"> </w:t>
      </w:r>
      <w:r w:rsidRPr="00F627B1">
        <w:rPr>
          <w:lang w:val="en-GB"/>
          <w:rPrChange w:id="699" w:author="Учетная запись Майкрософт" w:date="2026-05-24T17:35:00Z">
            <w:rPr/>
          </w:rPrChange>
        </w:rPr>
        <w:t>processing.</w:t>
      </w:r>
    </w:p>
    <w:p w14:paraId="4082B0C9" w14:textId="77777777" w:rsidR="0017163C" w:rsidRDefault="0017163C" w:rsidP="0017163C">
      <w:pPr>
        <w:pStyle w:val="TOCHeading"/>
        <w:jc w:val="center"/>
      </w:pPr>
      <w:r>
        <w:br w:type="page"/>
      </w:r>
    </w:p>
    <w:sdt>
      <w:sdtPr>
        <w:rPr>
          <w:rFonts w:asciiTheme="minorHAnsi" w:eastAsiaTheme="minorHAnsi" w:hAnsiTheme="minorHAnsi" w:cs="Times New Roman"/>
          <w:b/>
          <w:noProof/>
          <w:color w:val="auto"/>
          <w:sz w:val="36"/>
          <w:szCs w:val="36"/>
          <w:lang w:val="uk-UA" w:eastAsia="en-US"/>
        </w:rPr>
        <w:id w:val="-1648276616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/>
          <w:b w:val="0"/>
          <w:sz w:val="28"/>
          <w:szCs w:val="22"/>
        </w:rPr>
      </w:sdtEndPr>
      <w:sdtContent>
        <w:p w14:paraId="732E7DAB" w14:textId="58A4ACB6" w:rsidR="0017163C" w:rsidRPr="00F765B6" w:rsidRDefault="0017163C" w:rsidP="0017163C">
          <w:pPr>
            <w:pStyle w:val="TOCHeading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</w:pPr>
          <w:r w:rsidRPr="00F765B6">
            <w:rPr>
              <w:rFonts w:ascii="Times New Roman" w:eastAsia="Times New Roman" w:hAnsi="Times New Roman" w:cs="Times New Roman"/>
              <w:b/>
              <w:bCs/>
              <w:color w:val="auto"/>
              <w:sz w:val="28"/>
              <w:szCs w:val="28"/>
              <w:lang w:val="uk-UA" w:eastAsia="uk-UA"/>
            </w:rPr>
            <w:t>ЗМІСТ</w:t>
          </w:r>
        </w:p>
        <w:p w14:paraId="1C62C317" w14:textId="70072540" w:rsidR="006B7814" w:rsidRDefault="0017163C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765B6">
            <w:rPr>
              <w:rFonts w:cs="Times New Roman"/>
              <w:sz w:val="36"/>
              <w:szCs w:val="36"/>
            </w:rPr>
            <w:fldChar w:fldCharType="begin"/>
          </w:r>
          <w:r w:rsidRPr="00F765B6">
            <w:rPr>
              <w:rFonts w:cs="Times New Roman"/>
              <w:sz w:val="36"/>
              <w:szCs w:val="36"/>
            </w:rPr>
            <w:instrText xml:space="preserve"> TOC \o "1-2" \h \z \u </w:instrText>
          </w:r>
          <w:r w:rsidRPr="00F765B6">
            <w:rPr>
              <w:rFonts w:cs="Times New Roman"/>
              <w:sz w:val="36"/>
              <w:szCs w:val="36"/>
            </w:rPr>
            <w:fldChar w:fldCharType="separate"/>
          </w:r>
          <w:hyperlink w:anchor="_Toc230636403" w:history="1">
            <w:r w:rsidR="006B7814" w:rsidRPr="00E3514B">
              <w:rPr>
                <w:rStyle w:val="Hyperlink"/>
                <w:noProof/>
              </w:rPr>
              <w:t>ВСТУП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_Toc230636403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12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13E2F87D" w14:textId="288636CB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4" w:history="1">
            <w:r w:rsidR="006B7814" w:rsidRPr="00E3514B">
              <w:rPr>
                <w:rStyle w:val="Hyperlink"/>
                <w:noProof/>
              </w:rPr>
              <w:t>РОЗДІЛ 1</w:t>
            </w:r>
            <w:r w:rsidR="006B7814" w:rsidRPr="00E3514B">
              <w:rPr>
                <w:rStyle w:val="Hyperlink"/>
                <w:noProof/>
                <w:lang w:val="en-US"/>
              </w:rPr>
              <w:t xml:space="preserve">. </w:t>
            </w:r>
            <w:r w:rsidR="006B7814" w:rsidRPr="00E3514B">
              <w:rPr>
                <w:rStyle w:val="Hyperlink"/>
                <w:noProof/>
              </w:rPr>
              <w:t>АНАЛІЗ ПРЕДМЕТНОЇ ОБЛАСТІ ТА ПОСТАНОВКА ЗАДАЧІ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_Toc230636404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15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0563908E" w14:textId="15A8C2B7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5" w:history="1">
            <w:r w:rsidR="006B7814" w:rsidRPr="00E3514B">
              <w:rPr>
                <w:rStyle w:val="Hyperlink"/>
              </w:rPr>
              <w:t>1.1. Характеристика предметної області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_Toc230636405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15</w:t>
            </w:r>
            <w:r w:rsidR="006B7814">
              <w:rPr>
                <w:webHidden/>
              </w:rPr>
              <w:fldChar w:fldCharType="end"/>
            </w:r>
          </w:hyperlink>
        </w:p>
        <w:p w14:paraId="57AD5374" w14:textId="5D0A3596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6" w:history="1">
            <w:r w:rsidR="006B7814" w:rsidRPr="00E3514B">
              <w:rPr>
                <w:rStyle w:val="Hyperlink"/>
              </w:rPr>
              <w:t>1.2. Огляд сучасних підходів та рішень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_Toc230636406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17</w:t>
            </w:r>
            <w:r w:rsidR="006B7814">
              <w:rPr>
                <w:webHidden/>
              </w:rPr>
              <w:fldChar w:fldCharType="end"/>
            </w:r>
          </w:hyperlink>
        </w:p>
        <w:p w14:paraId="2F676800" w14:textId="6AB2285E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7" w:history="1">
            <w:r w:rsidR="006B7814" w:rsidRPr="00E3514B">
              <w:rPr>
                <w:rStyle w:val="Hyperlink"/>
              </w:rPr>
              <w:t>1.3. Системний аналіз задачі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_Toc230636407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21</w:t>
            </w:r>
            <w:r w:rsidR="006B7814">
              <w:rPr>
                <w:webHidden/>
              </w:rPr>
              <w:fldChar w:fldCharType="end"/>
            </w:r>
          </w:hyperlink>
        </w:p>
        <w:p w14:paraId="2D0DA031" w14:textId="1C275BAF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8" w:history="1">
            <w:r w:rsidR="006B7814" w:rsidRPr="00E3514B">
              <w:rPr>
                <w:rStyle w:val="Hyperlink"/>
              </w:rPr>
              <w:t>1.4. Етичні, правові та регуляторні аспекти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_Toc230636408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23</w:t>
            </w:r>
            <w:r w:rsidR="006B7814">
              <w:rPr>
                <w:webHidden/>
              </w:rPr>
              <w:fldChar w:fldCharType="end"/>
            </w:r>
          </w:hyperlink>
        </w:p>
        <w:p w14:paraId="7EC7499E" w14:textId="27B617BC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09" w:history="1">
            <w:r w:rsidR="006B7814" w:rsidRPr="00E3514B">
              <w:rPr>
                <w:rStyle w:val="Hyperlink"/>
              </w:rPr>
              <w:t>1.5. Постановка задачі та формулювання вимог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_Toc230636409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24</w:t>
            </w:r>
            <w:r w:rsidR="006B7814">
              <w:rPr>
                <w:webHidden/>
              </w:rPr>
              <w:fldChar w:fldCharType="end"/>
            </w:r>
          </w:hyperlink>
        </w:p>
        <w:p w14:paraId="3E604017" w14:textId="37228D97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0" w:history="1">
            <w:r w:rsidR="006B7814" w:rsidRPr="00E3514B">
              <w:rPr>
                <w:rStyle w:val="Hyperlink"/>
              </w:rPr>
              <w:t>1.6. Висновки до розділу 1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_Toc230636410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28</w:t>
            </w:r>
            <w:r w:rsidR="006B7814">
              <w:rPr>
                <w:webHidden/>
              </w:rPr>
              <w:fldChar w:fldCharType="end"/>
            </w:r>
          </w:hyperlink>
        </w:p>
        <w:p w14:paraId="0D87786B" w14:textId="72E66AC0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1" w:history="1">
            <w:r w:rsidR="006B7814" w:rsidRPr="00E3514B">
              <w:rPr>
                <w:rStyle w:val="Hyperlink"/>
                <w:noProof/>
              </w:rPr>
              <w:t>РОЗДІЛ 2. ПРОЄКТУВАННЯ ПРОГРАМНОГО РІШЕННЯ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_Toc230636411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30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21234DFB" w14:textId="684BAC05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2" w:history="1">
            <w:r w:rsidR="006B7814" w:rsidRPr="00E3514B">
              <w:rPr>
                <w:rStyle w:val="Hyperlink"/>
              </w:rPr>
              <w:t>2.1. Вибір методів, технологій та засобів реалізації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_Toc230636412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30</w:t>
            </w:r>
            <w:r w:rsidR="006B7814">
              <w:rPr>
                <w:webHidden/>
              </w:rPr>
              <w:fldChar w:fldCharType="end"/>
            </w:r>
          </w:hyperlink>
        </w:p>
        <w:p w14:paraId="627356FF" w14:textId="77CE3FA1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3" w:history="1">
            <w:r w:rsidR="006B7814" w:rsidRPr="00E3514B">
              <w:rPr>
                <w:rStyle w:val="Hyperlink"/>
              </w:rPr>
              <w:t>2.2. Математичне та алгоритмічне забезпечення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_Toc230636413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33</w:t>
            </w:r>
            <w:r w:rsidR="006B7814">
              <w:rPr>
                <w:webHidden/>
              </w:rPr>
              <w:fldChar w:fldCharType="end"/>
            </w:r>
          </w:hyperlink>
        </w:p>
        <w:p w14:paraId="7DDD530B" w14:textId="777383BE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4" w:history="1">
            <w:r w:rsidR="006B7814" w:rsidRPr="00E3514B">
              <w:rPr>
                <w:rStyle w:val="Hyperlink"/>
              </w:rPr>
              <w:t>2.3. Загальна архітектура системи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_Toc230636414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37</w:t>
            </w:r>
            <w:r w:rsidR="006B7814">
              <w:rPr>
                <w:webHidden/>
              </w:rPr>
              <w:fldChar w:fldCharType="end"/>
            </w:r>
          </w:hyperlink>
        </w:p>
        <w:p w14:paraId="2EC7C81B" w14:textId="473AB421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5" w:history="1">
            <w:r w:rsidR="006B7814" w:rsidRPr="00E3514B">
              <w:rPr>
                <w:rStyle w:val="Hyperlink"/>
              </w:rPr>
              <w:t>2.4. Структури даних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_Toc230636415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40</w:t>
            </w:r>
            <w:r w:rsidR="006B7814">
              <w:rPr>
                <w:webHidden/>
              </w:rPr>
              <w:fldChar w:fldCharType="end"/>
            </w:r>
          </w:hyperlink>
        </w:p>
        <w:p w14:paraId="41547812" w14:textId="70BA5883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6" w:history="1">
            <w:r w:rsidR="006B7814" w:rsidRPr="00E3514B">
              <w:rPr>
                <w:rStyle w:val="Hyperlink"/>
              </w:rPr>
              <w:t>2.5. Механізми обміну даними та інтеграції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_Toc230636416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42</w:t>
            </w:r>
            <w:r w:rsidR="006B7814">
              <w:rPr>
                <w:webHidden/>
              </w:rPr>
              <w:fldChar w:fldCharType="end"/>
            </w:r>
          </w:hyperlink>
        </w:p>
        <w:p w14:paraId="608F1039" w14:textId="5F9BB224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7" w:history="1">
            <w:r w:rsidR="006B7814" w:rsidRPr="00E3514B">
              <w:rPr>
                <w:rStyle w:val="Hyperlink"/>
              </w:rPr>
              <w:t>2.6. Інтерфейс користувача та взаємодія із системою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_Toc230636417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43</w:t>
            </w:r>
            <w:r w:rsidR="006B7814">
              <w:rPr>
                <w:webHidden/>
              </w:rPr>
              <w:fldChar w:fldCharType="end"/>
            </w:r>
          </w:hyperlink>
        </w:p>
        <w:p w14:paraId="6B6E31B2" w14:textId="7832C4CB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8" w:history="1">
            <w:r w:rsidR="006B7814" w:rsidRPr="00E3514B">
              <w:rPr>
                <w:rStyle w:val="Hyperlink"/>
              </w:rPr>
              <w:t>2.7. Висновки до розділу 2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_Toc230636418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45</w:t>
            </w:r>
            <w:r w:rsidR="006B7814">
              <w:rPr>
                <w:webHidden/>
              </w:rPr>
              <w:fldChar w:fldCharType="end"/>
            </w:r>
          </w:hyperlink>
        </w:p>
        <w:p w14:paraId="7D757571" w14:textId="7BA42867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19" w:history="1">
            <w:r w:rsidR="006B7814" w:rsidRPr="00E3514B">
              <w:rPr>
                <w:rStyle w:val="Hyperlink"/>
                <w:noProof/>
              </w:rPr>
              <w:t>РОЗДІЛ 3</w:t>
            </w:r>
            <w:r w:rsidR="006B7814" w:rsidRPr="00E3514B">
              <w:rPr>
                <w:rStyle w:val="Hyperlink"/>
                <w:noProof/>
                <w:lang w:val="en-US"/>
              </w:rPr>
              <w:t xml:space="preserve">. </w:t>
            </w:r>
            <w:r w:rsidR="006B7814" w:rsidRPr="00E3514B">
              <w:rPr>
                <w:rStyle w:val="Hyperlink"/>
                <w:noProof/>
              </w:rPr>
              <w:t>РЕАЛІЗАЦІЯ ПРОГРАМНОГО РІШЕННЯ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_Toc230636419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47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1E2772F4" w14:textId="5C3F5504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0" w:history="1">
            <w:r w:rsidR="006B7814" w:rsidRPr="00E3514B">
              <w:rPr>
                <w:rStyle w:val="Hyperlink"/>
              </w:rPr>
              <w:t>3.1. Опис технологій та інструментів розробки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_Toc230636420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47</w:t>
            </w:r>
            <w:r w:rsidR="006B7814">
              <w:rPr>
                <w:webHidden/>
              </w:rPr>
              <w:fldChar w:fldCharType="end"/>
            </w:r>
          </w:hyperlink>
        </w:p>
        <w:p w14:paraId="6A71BAB4" w14:textId="3A2B62DD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1" w:history="1">
            <w:r w:rsidR="006B7814" w:rsidRPr="00E3514B">
              <w:rPr>
                <w:rStyle w:val="Hyperlink"/>
              </w:rPr>
              <w:t>3.2. Структура проєкту та організація вихідного коду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_Toc230636421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48</w:t>
            </w:r>
            <w:r w:rsidR="006B7814">
              <w:rPr>
                <w:webHidden/>
              </w:rPr>
              <w:fldChar w:fldCharType="end"/>
            </w:r>
          </w:hyperlink>
        </w:p>
        <w:p w14:paraId="281470D8" w14:textId="4A67A369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2" w:history="1">
            <w:r w:rsidR="006B7814" w:rsidRPr="00E3514B">
              <w:rPr>
                <w:rStyle w:val="Hyperlink"/>
              </w:rPr>
              <w:t>3.3. Реалізація ключових модулів та алгоритмів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_Toc230636422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50</w:t>
            </w:r>
            <w:r w:rsidR="006B7814">
              <w:rPr>
                <w:webHidden/>
              </w:rPr>
              <w:fldChar w:fldCharType="end"/>
            </w:r>
          </w:hyperlink>
        </w:p>
        <w:p w14:paraId="3339E610" w14:textId="534A6ECC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3" w:history="1">
            <w:r w:rsidR="006B7814" w:rsidRPr="00E3514B">
              <w:rPr>
                <w:rStyle w:val="Hyperlink"/>
              </w:rPr>
              <w:t>3.4. Обробка виняткових ситуацій та забезпечення надійності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_Toc230636423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55</w:t>
            </w:r>
            <w:r w:rsidR="006B7814">
              <w:rPr>
                <w:webHidden/>
              </w:rPr>
              <w:fldChar w:fldCharType="end"/>
            </w:r>
          </w:hyperlink>
        </w:p>
        <w:p w14:paraId="4F3BB440" w14:textId="383032EF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4" w:history="1">
            <w:r w:rsidR="006B7814" w:rsidRPr="00E3514B">
              <w:rPr>
                <w:rStyle w:val="Hyperlink"/>
              </w:rPr>
              <w:t>3.5. Розгортання системи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_Toc230636424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56</w:t>
            </w:r>
            <w:r w:rsidR="006B7814">
              <w:rPr>
                <w:webHidden/>
              </w:rPr>
              <w:fldChar w:fldCharType="end"/>
            </w:r>
          </w:hyperlink>
        </w:p>
        <w:p w14:paraId="407EDD2E" w14:textId="4DA09FA1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5" w:history="1">
            <w:r w:rsidR="006B7814" w:rsidRPr="00E3514B">
              <w:rPr>
                <w:rStyle w:val="Hyperlink"/>
              </w:rPr>
              <w:t>3.6. Тестування програмного забезпечення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_Toc230636425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57</w:t>
            </w:r>
            <w:r w:rsidR="006B7814">
              <w:rPr>
                <w:webHidden/>
              </w:rPr>
              <w:fldChar w:fldCharType="end"/>
            </w:r>
          </w:hyperlink>
        </w:p>
        <w:p w14:paraId="5DF8170F" w14:textId="13A3D732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6" w:history="1">
            <w:r w:rsidR="006B7814" w:rsidRPr="00E3514B">
              <w:rPr>
                <w:rStyle w:val="Hyperlink"/>
              </w:rPr>
              <w:t>3.7. Висновки до розділу 3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_Toc230636426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59</w:t>
            </w:r>
            <w:r w:rsidR="006B7814">
              <w:rPr>
                <w:webHidden/>
              </w:rPr>
              <w:fldChar w:fldCharType="end"/>
            </w:r>
          </w:hyperlink>
        </w:p>
        <w:p w14:paraId="11998321" w14:textId="5B150567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7" w:history="1">
            <w:r w:rsidR="006B7814" w:rsidRPr="00E3514B">
              <w:rPr>
                <w:rStyle w:val="Hyperlink"/>
              </w:rPr>
              <w:t>РОЗДІЛ 4. ЕКСПЕРИМЕНТАЛЬНІ ДОСЛІДЖЕННЯ ТА АНАЛІЗ РЕЗУЛЬТАТІВ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_Toc230636427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61</w:t>
            </w:r>
            <w:r w:rsidR="006B7814">
              <w:rPr>
                <w:webHidden/>
              </w:rPr>
              <w:fldChar w:fldCharType="end"/>
            </w:r>
          </w:hyperlink>
        </w:p>
        <w:p w14:paraId="494832F3" w14:textId="74AA8666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8" w:history="1">
            <w:r w:rsidR="006B7814" w:rsidRPr="00E3514B">
              <w:rPr>
                <w:rStyle w:val="Hyperlink"/>
              </w:rPr>
              <w:t>4.1. Мета та методика експерименту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_Toc230636428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61</w:t>
            </w:r>
            <w:r w:rsidR="006B7814">
              <w:rPr>
                <w:webHidden/>
              </w:rPr>
              <w:fldChar w:fldCharType="end"/>
            </w:r>
          </w:hyperlink>
        </w:p>
        <w:p w14:paraId="71D76353" w14:textId="5B6660D1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29" w:history="1">
            <w:r w:rsidR="006B7814" w:rsidRPr="00E3514B">
              <w:rPr>
                <w:rStyle w:val="Hyperlink"/>
              </w:rPr>
              <w:t>4.2. Тестові дані та сценарії випробувань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_Toc230636429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63</w:t>
            </w:r>
            <w:r w:rsidR="006B7814">
              <w:rPr>
                <w:webHidden/>
              </w:rPr>
              <w:fldChar w:fldCharType="end"/>
            </w:r>
          </w:hyperlink>
        </w:p>
        <w:p w14:paraId="6F0A5931" w14:textId="7F5114FD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0" w:history="1">
            <w:r w:rsidR="006B7814" w:rsidRPr="00E3514B">
              <w:rPr>
                <w:rStyle w:val="Hyperlink"/>
              </w:rPr>
              <w:t>4.3. Результати експерименту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_Toc230636430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64</w:t>
            </w:r>
            <w:r w:rsidR="006B7814">
              <w:rPr>
                <w:webHidden/>
              </w:rPr>
              <w:fldChar w:fldCharType="end"/>
            </w:r>
          </w:hyperlink>
        </w:p>
        <w:p w14:paraId="7B0C9852" w14:textId="4B4BC768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1" w:history="1">
            <w:r w:rsidR="006B7814" w:rsidRPr="00E3514B">
              <w:rPr>
                <w:rStyle w:val="Hyperlink"/>
              </w:rPr>
              <w:t>4.4. Аналіз результатів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_Toc230636431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69</w:t>
            </w:r>
            <w:r w:rsidR="006B7814">
              <w:rPr>
                <w:webHidden/>
              </w:rPr>
              <w:fldChar w:fldCharType="end"/>
            </w:r>
          </w:hyperlink>
        </w:p>
        <w:p w14:paraId="2D3C74CE" w14:textId="5C333330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2" w:history="1">
            <w:r w:rsidR="006B7814" w:rsidRPr="00E3514B">
              <w:rPr>
                <w:rStyle w:val="Hyperlink"/>
              </w:rPr>
              <w:t>4.5. Обговорення та практична оцінка системи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_Toc230636432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72</w:t>
            </w:r>
            <w:r w:rsidR="006B7814">
              <w:rPr>
                <w:webHidden/>
              </w:rPr>
              <w:fldChar w:fldCharType="end"/>
            </w:r>
          </w:hyperlink>
        </w:p>
        <w:p w14:paraId="0359D5C9" w14:textId="0D899AEC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3" w:history="1">
            <w:r w:rsidR="006B7814" w:rsidRPr="00E3514B">
              <w:rPr>
                <w:rStyle w:val="Hyperlink"/>
              </w:rPr>
              <w:t>4.6. Моніторинг та експлуатаційні спостереження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_Toc230636433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74</w:t>
            </w:r>
            <w:r w:rsidR="006B7814">
              <w:rPr>
                <w:webHidden/>
              </w:rPr>
              <w:fldChar w:fldCharType="end"/>
            </w:r>
          </w:hyperlink>
        </w:p>
        <w:p w14:paraId="286B366B" w14:textId="1B11C1DD" w:rsidR="006B7814" w:rsidRDefault="00000000">
          <w:pPr>
            <w:pStyle w:val="TOC2"/>
            <w:rPr>
              <w:rFonts w:asciiTheme="minorHAnsi" w:eastAsiaTheme="minorEastAsia" w:hAnsiTheme="minorHAns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4" w:history="1">
            <w:r w:rsidR="006B7814" w:rsidRPr="00E3514B">
              <w:rPr>
                <w:rStyle w:val="Hyperlink"/>
              </w:rPr>
              <w:t>4.7. Висновки до розділу 4</w:t>
            </w:r>
            <w:r w:rsidR="006B7814">
              <w:rPr>
                <w:webHidden/>
              </w:rPr>
              <w:tab/>
            </w:r>
            <w:r w:rsidR="006B7814">
              <w:rPr>
                <w:webHidden/>
              </w:rPr>
              <w:fldChar w:fldCharType="begin"/>
            </w:r>
            <w:r w:rsidR="006B7814">
              <w:rPr>
                <w:webHidden/>
              </w:rPr>
              <w:instrText xml:space="preserve"> PAGEREF _Toc230636434 \h </w:instrText>
            </w:r>
            <w:r w:rsidR="006B7814">
              <w:rPr>
                <w:webHidden/>
              </w:rPr>
            </w:r>
            <w:r w:rsidR="006B7814">
              <w:rPr>
                <w:webHidden/>
              </w:rPr>
              <w:fldChar w:fldCharType="separate"/>
            </w:r>
            <w:r w:rsidR="006B7814">
              <w:rPr>
                <w:webHidden/>
              </w:rPr>
              <w:t>75</w:t>
            </w:r>
            <w:r w:rsidR="006B7814">
              <w:rPr>
                <w:webHidden/>
              </w:rPr>
              <w:fldChar w:fldCharType="end"/>
            </w:r>
          </w:hyperlink>
        </w:p>
        <w:p w14:paraId="34137BC4" w14:textId="5E53E4CA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5" w:history="1">
            <w:r w:rsidR="006B7814" w:rsidRPr="00E3514B">
              <w:rPr>
                <w:rStyle w:val="Hyperlink"/>
                <w:noProof/>
              </w:rPr>
              <w:t>ВИСНОВКИ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_Toc230636435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77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6A7FE053" w14:textId="3520B591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6" w:history="1">
            <w:r w:rsidR="006B7814" w:rsidRPr="00E3514B">
              <w:rPr>
                <w:rStyle w:val="Hyperlink"/>
                <w:noProof/>
              </w:rPr>
              <w:t>СПИСОК ВИКОРИСТАНИХ ДЖЕРЕЛ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_Toc230636436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81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46CDACFD" w14:textId="7449FE08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7" w:history="1">
            <w:r w:rsidR="006B7814" w:rsidRPr="00E3514B">
              <w:rPr>
                <w:rStyle w:val="Hyperlink"/>
                <w:noProof/>
              </w:rPr>
              <w:t>ДОДАТОК А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_Toc230636437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85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5B7241C5" w14:textId="1C480F38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8" w:history="1">
            <w:r w:rsidR="006B7814" w:rsidRPr="00E3514B">
              <w:rPr>
                <w:rStyle w:val="Hyperlink"/>
                <w:noProof/>
              </w:rPr>
              <w:t>ДОДАТОК Б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_Toc230636438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99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495216EE" w14:textId="0FCE0A06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39" w:history="1">
            <w:r w:rsidR="006B7814" w:rsidRPr="00E3514B">
              <w:rPr>
                <w:rStyle w:val="Hyperlink"/>
                <w:noProof/>
              </w:rPr>
              <w:t>ДОДАТОК В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_Toc230636439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104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6D4685AB" w14:textId="2A1F3C12" w:rsidR="006B7814" w:rsidRDefault="0000000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0636440" w:history="1">
            <w:r w:rsidR="006B7814" w:rsidRPr="00E3514B">
              <w:rPr>
                <w:rStyle w:val="Hyperlink"/>
                <w:noProof/>
              </w:rPr>
              <w:t>ДОДАТОК Г</w:t>
            </w:r>
            <w:r w:rsidR="006B7814">
              <w:rPr>
                <w:noProof/>
                <w:webHidden/>
              </w:rPr>
              <w:tab/>
            </w:r>
            <w:r w:rsidR="006B7814">
              <w:rPr>
                <w:noProof/>
                <w:webHidden/>
              </w:rPr>
              <w:fldChar w:fldCharType="begin"/>
            </w:r>
            <w:r w:rsidR="006B7814">
              <w:rPr>
                <w:noProof/>
                <w:webHidden/>
              </w:rPr>
              <w:instrText xml:space="preserve"> PAGEREF _Toc230636440 \h </w:instrText>
            </w:r>
            <w:r w:rsidR="006B7814">
              <w:rPr>
                <w:noProof/>
                <w:webHidden/>
              </w:rPr>
            </w:r>
            <w:r w:rsidR="006B7814">
              <w:rPr>
                <w:noProof/>
                <w:webHidden/>
              </w:rPr>
              <w:fldChar w:fldCharType="separate"/>
            </w:r>
            <w:r w:rsidR="006B7814">
              <w:rPr>
                <w:noProof/>
                <w:webHidden/>
              </w:rPr>
              <w:t>109</w:t>
            </w:r>
            <w:r w:rsidR="006B7814">
              <w:rPr>
                <w:noProof/>
                <w:webHidden/>
              </w:rPr>
              <w:fldChar w:fldCharType="end"/>
            </w:r>
          </w:hyperlink>
        </w:p>
        <w:p w14:paraId="4C7191FA" w14:textId="4582EFD3" w:rsidR="0017163C" w:rsidRDefault="0017163C" w:rsidP="0017163C">
          <w:pPr>
            <w:pStyle w:val="TOC2"/>
          </w:pPr>
          <w:r w:rsidRPr="00F765B6">
            <w:rPr>
              <w:rFonts w:cs="Times New Roman"/>
              <w:noProof w:val="0"/>
              <w:sz w:val="36"/>
              <w:szCs w:val="36"/>
            </w:rPr>
            <w:fldChar w:fldCharType="end"/>
          </w:r>
        </w:p>
      </w:sdtContent>
    </w:sdt>
    <w:p w14:paraId="2ACFB063" w14:textId="77777777" w:rsidR="006B7814" w:rsidRDefault="006B7814">
      <w:pPr>
        <w:rPr>
          <w:rStyle w:val="Hyperlink"/>
          <w:color w:val="auto"/>
          <w:u w:val="none"/>
        </w:rPr>
        <w:sectPr w:rsidR="006B7814" w:rsidSect="00C63E2B">
          <w:headerReference w:type="default" r:id="rId8"/>
          <w:pgSz w:w="11906" w:h="16838"/>
          <w:pgMar w:top="1134" w:right="851" w:bottom="1134" w:left="1701" w:header="708" w:footer="708" w:gutter="0"/>
          <w:pgNumType w:start="0"/>
          <w:cols w:space="720"/>
          <w:titlePg/>
          <w:docGrid w:linePitch="381"/>
        </w:sectPr>
      </w:pPr>
    </w:p>
    <w:p w14:paraId="6DFBE256" w14:textId="637D3A46" w:rsidR="008D43BA" w:rsidRPr="00105C7F" w:rsidRDefault="008D43BA" w:rsidP="00105C7F">
      <w:pPr>
        <w:pStyle w:val="ASUChapterHead"/>
      </w:pPr>
      <w:bookmarkStart w:id="700" w:name="_Toc230635633"/>
      <w:bookmarkStart w:id="701" w:name="_Toc230636402"/>
      <w:r w:rsidRPr="00105C7F">
        <w:lastRenderedPageBreak/>
        <w:t>ПЕРЕЛІК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СКОРОЧЕНЬ,</w:t>
      </w:r>
      <w:r w:rsidR="001D28F3">
        <w:t xml:space="preserve"> </w:t>
      </w:r>
      <w:r w:rsidRPr="00105C7F">
        <w:t>СИМВОЛІВ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ТЕРМІНІВ</w:t>
      </w:r>
      <w:bookmarkEnd w:id="700"/>
      <w:bookmarkEnd w:id="701"/>
    </w:p>
    <w:p w14:paraId="7326E192" w14:textId="33E0815D" w:rsidR="008D43BA" w:rsidRPr="00105C7F" w:rsidRDefault="008D43BA" w:rsidP="00105C7F">
      <w:pPr>
        <w:pStyle w:val="ASUBodyText"/>
      </w:pPr>
      <w:r w:rsidRPr="00105C7F">
        <w:t>АЦП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аналого-цифровий</w:t>
      </w:r>
      <w:r w:rsidR="001D28F3">
        <w:t xml:space="preserve"> </w:t>
      </w:r>
      <w:r w:rsidRPr="00105C7F">
        <w:t>перетворювач</w:t>
      </w:r>
    </w:p>
    <w:p w14:paraId="35A88045" w14:textId="5A6C62DD" w:rsidR="008D43BA" w:rsidRPr="00105C7F" w:rsidRDefault="008D43BA" w:rsidP="00105C7F">
      <w:pPr>
        <w:pStyle w:val="ASUBodyText"/>
      </w:pPr>
      <w:r w:rsidRPr="00105C7F">
        <w:t>БКР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бакалаврська</w:t>
      </w:r>
      <w:r w:rsidR="001D28F3">
        <w:t xml:space="preserve"> </w:t>
      </w:r>
      <w:r w:rsidRPr="00105C7F">
        <w:t>кваліфікаційна</w:t>
      </w:r>
      <w:r w:rsidR="001D28F3">
        <w:t xml:space="preserve"> </w:t>
      </w:r>
      <w:r w:rsidRPr="00105C7F">
        <w:t>робота</w:t>
      </w:r>
    </w:p>
    <w:p w14:paraId="1C4DB601" w14:textId="68CA250A" w:rsidR="008D43BA" w:rsidRPr="00105C7F" w:rsidRDefault="008D43BA" w:rsidP="00105C7F">
      <w:pPr>
        <w:pStyle w:val="ASUBodyText"/>
      </w:pPr>
      <w:r w:rsidRPr="00105C7F">
        <w:t>ДПФ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</w:p>
    <w:p w14:paraId="6C4BFD28" w14:textId="677FDE10" w:rsidR="008D43BA" w:rsidRPr="00105C7F" w:rsidRDefault="008D43BA" w:rsidP="00105C7F">
      <w:pPr>
        <w:pStyle w:val="ASUBodyText"/>
      </w:pPr>
      <w:r w:rsidRPr="00105C7F">
        <w:t>ЕЕГ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електроенцефалограма</w:t>
      </w:r>
    </w:p>
    <w:p w14:paraId="3A3BDB99" w14:textId="694391DF" w:rsidR="008D43BA" w:rsidRPr="00105C7F" w:rsidRDefault="008D43BA" w:rsidP="00105C7F">
      <w:pPr>
        <w:pStyle w:val="ASUBodyText"/>
      </w:pPr>
      <w:r w:rsidRPr="00105C7F">
        <w:t>КС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керуюче</w:t>
      </w:r>
      <w:r w:rsidR="001D28F3">
        <w:t xml:space="preserve"> </w:t>
      </w:r>
      <w:r w:rsidRPr="00105C7F">
        <w:t>слово</w:t>
      </w:r>
    </w:p>
    <w:p w14:paraId="25643DFF" w14:textId="6E188FB9" w:rsidR="008D43BA" w:rsidRPr="00105C7F" w:rsidRDefault="008D43BA" w:rsidP="00105C7F">
      <w:pPr>
        <w:pStyle w:val="ASUBodyText"/>
      </w:pPr>
      <w:r w:rsidRPr="00105C7F">
        <w:t>МРТ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магнітно-резонансна</w:t>
      </w:r>
      <w:r w:rsidR="001D28F3">
        <w:t xml:space="preserve"> </w:t>
      </w:r>
      <w:r w:rsidRPr="00105C7F">
        <w:t>томографія</w:t>
      </w:r>
    </w:p>
    <w:p w14:paraId="11AB2912" w14:textId="723C9DFF" w:rsidR="008D43BA" w:rsidRPr="00105C7F" w:rsidRDefault="008D43BA" w:rsidP="00105C7F">
      <w:pPr>
        <w:pStyle w:val="ASUBodyText"/>
      </w:pPr>
      <w:r w:rsidRPr="00105C7F">
        <w:t>ОП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оперативна</w:t>
      </w:r>
      <w:r w:rsidR="001D28F3">
        <w:t xml:space="preserve"> </w:t>
      </w:r>
      <w:r w:rsidRPr="00105C7F">
        <w:t>пам’ять</w:t>
      </w:r>
    </w:p>
    <w:p w14:paraId="6E534B50" w14:textId="4773A815" w:rsidR="008D43BA" w:rsidRPr="00105C7F" w:rsidRDefault="008D43BA" w:rsidP="00105C7F">
      <w:pPr>
        <w:pStyle w:val="ASUBodyText"/>
      </w:pPr>
      <w:r w:rsidRPr="00105C7F">
        <w:t>ПЗ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програмне</w:t>
      </w:r>
      <w:r w:rsidR="001D28F3">
        <w:t xml:space="preserve"> </w:t>
      </w:r>
      <w:r w:rsidRPr="00105C7F">
        <w:t>забезпечення</w:t>
      </w:r>
    </w:p>
    <w:p w14:paraId="0C7D299C" w14:textId="7C62F3B4" w:rsidR="008D43BA" w:rsidRPr="00105C7F" w:rsidRDefault="008D43BA" w:rsidP="00105C7F">
      <w:pPr>
        <w:pStyle w:val="ASUBodyText"/>
      </w:pPr>
      <w:r w:rsidRPr="00105C7F">
        <w:t>ПК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персональний</w:t>
      </w:r>
      <w:r w:rsidR="001D28F3">
        <w:t xml:space="preserve"> </w:t>
      </w:r>
      <w:r w:rsidRPr="00105C7F">
        <w:t>комп’ютер</w:t>
      </w:r>
    </w:p>
    <w:p w14:paraId="38B20EBA" w14:textId="466E04EE" w:rsidR="008D43BA" w:rsidRPr="00105C7F" w:rsidRDefault="008D43BA" w:rsidP="00105C7F">
      <w:pPr>
        <w:pStyle w:val="ASUBodyText"/>
      </w:pPr>
      <w:r w:rsidRPr="00105C7F">
        <w:t>ЦОС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</w:p>
    <w:p w14:paraId="21EBD33C" w14:textId="656EF9D9" w:rsidR="008D43BA" w:rsidRPr="00105C7F" w:rsidRDefault="008D43BA" w:rsidP="00105C7F">
      <w:pPr>
        <w:pStyle w:val="ASUBodyText"/>
      </w:pPr>
      <w:r w:rsidRPr="00105C7F">
        <w:t>ШПФ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</w:p>
    <w:p w14:paraId="6F135A38" w14:textId="0E587947" w:rsidR="008D43BA" w:rsidRPr="00105C7F" w:rsidRDefault="008D43BA" w:rsidP="00105C7F">
      <w:pPr>
        <w:pStyle w:val="ASUBodyText"/>
      </w:pPr>
      <w:r w:rsidRPr="00105C7F">
        <w:t>ALAP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Late</w:t>
      </w:r>
      <w:proofErr w:type="spellEnd"/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Possible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якнайпізніший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розкладі)</w:t>
      </w:r>
    </w:p>
    <w:p w14:paraId="547903BD" w14:textId="00CF29B9" w:rsidR="008D43BA" w:rsidRPr="00105C7F" w:rsidRDefault="008D43BA" w:rsidP="00105C7F">
      <w:pPr>
        <w:pStyle w:val="ASUBodyText"/>
      </w:pPr>
      <w:r w:rsidRPr="00105C7F">
        <w:t>API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Application</w:t>
      </w:r>
      <w:proofErr w:type="spellEnd"/>
      <w:r w:rsidR="001D28F3">
        <w:t xml:space="preserve"> </w:t>
      </w:r>
      <w:proofErr w:type="spellStart"/>
      <w:r w:rsidRPr="00105C7F">
        <w:t>Programming</w:t>
      </w:r>
      <w:proofErr w:type="spellEnd"/>
      <w:r w:rsidR="001D28F3">
        <w:t xml:space="preserve"> </w:t>
      </w:r>
      <w:proofErr w:type="spellStart"/>
      <w:r w:rsidRPr="00105C7F">
        <w:t>Interface</w:t>
      </w:r>
      <w:proofErr w:type="spellEnd"/>
      <w:r w:rsidR="001D28F3">
        <w:t xml:space="preserve"> </w:t>
      </w:r>
      <w:r w:rsidRPr="00105C7F">
        <w:t>(прикладний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інтерфейс)</w:t>
      </w:r>
    </w:p>
    <w:p w14:paraId="41914AFE" w14:textId="50A87EF7" w:rsidR="008D43BA" w:rsidRPr="00105C7F" w:rsidRDefault="008D43BA" w:rsidP="00105C7F">
      <w:pPr>
        <w:pStyle w:val="ASUBodyText"/>
      </w:pPr>
      <w:r w:rsidRPr="00105C7F">
        <w:t>ASAP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Soon</w:t>
      </w:r>
      <w:proofErr w:type="spellEnd"/>
      <w:r w:rsidR="001D28F3">
        <w:t xml:space="preserve"> </w:t>
      </w:r>
      <w:proofErr w:type="spellStart"/>
      <w:r w:rsidRPr="00105C7F">
        <w:t>As</w:t>
      </w:r>
      <w:proofErr w:type="spellEnd"/>
      <w:r w:rsidR="001D28F3">
        <w:t xml:space="preserve"> </w:t>
      </w:r>
      <w:proofErr w:type="spellStart"/>
      <w:r w:rsidRPr="00105C7F">
        <w:t>Possible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якнайраніший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розкладі)</w:t>
      </w:r>
    </w:p>
    <w:p w14:paraId="7DF6CA3C" w14:textId="07BA5DE5" w:rsidR="008D43BA" w:rsidRPr="00105C7F" w:rsidRDefault="008D43BA" w:rsidP="00105C7F">
      <w:pPr>
        <w:pStyle w:val="ASUBodyText"/>
      </w:pPr>
      <w:r w:rsidRPr="00105C7F">
        <w:t>C4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Context</w:t>
      </w:r>
      <w:proofErr w:type="spellEnd"/>
      <w:r w:rsidRPr="00105C7F">
        <w:t>–</w:t>
      </w:r>
      <w:proofErr w:type="spellStart"/>
      <w:r w:rsidRPr="00105C7F">
        <w:t>Container</w:t>
      </w:r>
      <w:proofErr w:type="spellEnd"/>
      <w:r w:rsidRPr="00105C7F">
        <w:t>–</w:t>
      </w:r>
      <w:proofErr w:type="spellStart"/>
      <w:r w:rsidRPr="00105C7F">
        <w:t>Component</w:t>
      </w:r>
      <w:proofErr w:type="spellEnd"/>
      <w:r w:rsidRPr="00105C7F">
        <w:t>–</w:t>
      </w:r>
      <w:proofErr w:type="spellStart"/>
      <w:r w:rsidRPr="00105C7F">
        <w:t>Code</w:t>
      </w:r>
      <w:proofErr w:type="spellEnd"/>
      <w:r w:rsidR="001D28F3">
        <w:t xml:space="preserve"> </w:t>
      </w:r>
      <w:r w:rsidRPr="00105C7F">
        <w:t>(нотація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архітектури)</w:t>
      </w:r>
    </w:p>
    <w:p w14:paraId="7FB96970" w14:textId="47723FAD" w:rsidR="008D43BA" w:rsidRPr="00105C7F" w:rsidRDefault="008D43BA" w:rsidP="00105C7F">
      <w:pPr>
        <w:pStyle w:val="ASUBodyText"/>
      </w:pPr>
      <w:r w:rsidRPr="00105C7F">
        <w:t>CI/CD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Continuous</w:t>
      </w:r>
      <w:proofErr w:type="spellEnd"/>
      <w:r w:rsidR="001D28F3">
        <w:t xml:space="preserve"> </w:t>
      </w:r>
      <w:proofErr w:type="spellStart"/>
      <w:r w:rsidRPr="00105C7F">
        <w:t>Integration</w:t>
      </w:r>
      <w:proofErr w:type="spellEnd"/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Continuous</w:t>
      </w:r>
      <w:proofErr w:type="spellEnd"/>
      <w:r w:rsidR="001D28F3">
        <w:t xml:space="preserve"> </w:t>
      </w:r>
      <w:proofErr w:type="spellStart"/>
      <w:r w:rsidRPr="00105C7F">
        <w:t>Delivery</w:t>
      </w:r>
      <w:proofErr w:type="spellEnd"/>
    </w:p>
    <w:p w14:paraId="070EE175" w14:textId="3DD77EF0" w:rsidR="008D43BA" w:rsidRPr="00105C7F" w:rsidRDefault="008D43BA" w:rsidP="00105C7F">
      <w:pPr>
        <w:pStyle w:val="ASUBodyText"/>
      </w:pPr>
      <w:r w:rsidRPr="00105C7F">
        <w:t>DAG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Directed</w:t>
      </w:r>
      <w:proofErr w:type="spellEnd"/>
      <w:r w:rsidR="001D28F3">
        <w:t xml:space="preserve"> </w:t>
      </w:r>
      <w:proofErr w:type="spellStart"/>
      <w:r w:rsidRPr="00105C7F">
        <w:t>Acyclic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(спрямований</w:t>
      </w:r>
      <w:r w:rsidR="001D28F3">
        <w:t xml:space="preserve"> </w:t>
      </w:r>
      <w:r w:rsidRPr="00105C7F">
        <w:t>ациклічний</w:t>
      </w:r>
      <w:r w:rsidR="001D28F3">
        <w:t xml:space="preserve"> </w:t>
      </w:r>
      <w:r w:rsidRPr="00105C7F">
        <w:t>граф)</w:t>
      </w:r>
    </w:p>
    <w:p w14:paraId="60EBEB0B" w14:textId="296B6C1F" w:rsidR="008D43BA" w:rsidRPr="00105C7F" w:rsidRDefault="008D43BA" w:rsidP="00105C7F">
      <w:pPr>
        <w:pStyle w:val="ASUBodyText"/>
      </w:pPr>
      <w:r w:rsidRPr="00105C7F">
        <w:t>DFG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(граф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даних)</w:t>
      </w:r>
    </w:p>
    <w:p w14:paraId="55A4DEE9" w14:textId="39028C86" w:rsidR="008D43BA" w:rsidRPr="00105C7F" w:rsidRDefault="008D43BA" w:rsidP="00105C7F">
      <w:pPr>
        <w:pStyle w:val="ASUBodyText"/>
      </w:pPr>
      <w:r w:rsidRPr="00105C7F">
        <w:t>DFT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Discrete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</w:p>
    <w:p w14:paraId="31086949" w14:textId="5BE36445" w:rsidR="008D43BA" w:rsidRPr="00105C7F" w:rsidRDefault="008D43BA" w:rsidP="00105C7F">
      <w:pPr>
        <w:pStyle w:val="ASUBodyText"/>
      </w:pPr>
      <w:r w:rsidRPr="00105C7F">
        <w:t>DSP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Digital</w:t>
      </w:r>
      <w:proofErr w:type="spellEnd"/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</w:p>
    <w:p w14:paraId="2ABBEACA" w14:textId="5C739AFC" w:rsidR="008D43BA" w:rsidRPr="00105C7F" w:rsidRDefault="008D43BA" w:rsidP="00105C7F">
      <w:pPr>
        <w:pStyle w:val="ASUBodyText"/>
      </w:pPr>
      <w:r w:rsidRPr="00105C7F">
        <w:t>EMA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Exponential</w:t>
      </w:r>
      <w:proofErr w:type="spellEnd"/>
      <w:r w:rsidR="001D28F3">
        <w:t xml:space="preserve"> </w:t>
      </w:r>
      <w:proofErr w:type="spellStart"/>
      <w:r w:rsidRPr="00105C7F">
        <w:t>Moving</w:t>
      </w:r>
      <w:proofErr w:type="spellEnd"/>
      <w:r w:rsidR="001D28F3">
        <w:t xml:space="preserve"> </w:t>
      </w:r>
      <w:proofErr w:type="spellStart"/>
      <w:r w:rsidRPr="00105C7F">
        <w:t>Average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експоненційне</w:t>
      </w:r>
      <w:proofErr w:type="spellEnd"/>
      <w:r w:rsidR="001D28F3">
        <w:t xml:space="preserve"> </w:t>
      </w:r>
      <w:r w:rsidRPr="00105C7F">
        <w:t>ковзне</w:t>
      </w:r>
      <w:r w:rsidR="001D28F3">
        <w:t xml:space="preserve"> </w:t>
      </w:r>
      <w:r w:rsidRPr="00105C7F">
        <w:t>середнє)</w:t>
      </w:r>
    </w:p>
    <w:p w14:paraId="062B15FD" w14:textId="1461B6EA" w:rsidR="008D43BA" w:rsidRPr="00105C7F" w:rsidRDefault="008D43BA" w:rsidP="00105C7F">
      <w:pPr>
        <w:pStyle w:val="ASUBodyText"/>
      </w:pPr>
      <w:r w:rsidRPr="00105C7F">
        <w:t>F1–F9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системи</w:t>
      </w:r>
    </w:p>
    <w:p w14:paraId="3DF72CC7" w14:textId="3625D9DB" w:rsidR="008D43BA" w:rsidRPr="00105C7F" w:rsidRDefault="008D43BA" w:rsidP="00105C7F">
      <w:pPr>
        <w:pStyle w:val="ASUBodyText"/>
      </w:pPr>
      <w:r w:rsidRPr="00105C7F">
        <w:t>FFT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Fast</w:t>
      </w:r>
      <w:proofErr w:type="spellEnd"/>
      <w:r w:rsidR="001D28F3">
        <w:t xml:space="preserve"> </w:t>
      </w:r>
      <w:proofErr w:type="spellStart"/>
      <w:r w:rsidRPr="00105C7F">
        <w:t>Fourier</w:t>
      </w:r>
      <w:proofErr w:type="spellEnd"/>
      <w:r w:rsidR="001D28F3">
        <w:t xml:space="preserve"> </w:t>
      </w:r>
      <w:proofErr w:type="spellStart"/>
      <w:r w:rsidRPr="00105C7F">
        <w:t>Transform</w:t>
      </w:r>
      <w:proofErr w:type="spellEnd"/>
    </w:p>
    <w:p w14:paraId="4E7DAC07" w14:textId="5CE27740" w:rsidR="008D43BA" w:rsidRPr="00105C7F" w:rsidRDefault="008D43BA" w:rsidP="00105C7F">
      <w:pPr>
        <w:pStyle w:val="ASUBodyText"/>
      </w:pPr>
      <w:r w:rsidRPr="00105C7F">
        <w:t>FIFO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In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First</w:t>
      </w:r>
      <w:proofErr w:type="spellEnd"/>
      <w:r w:rsidR="001D28F3">
        <w:t xml:space="preserve"> </w:t>
      </w:r>
      <w:proofErr w:type="spellStart"/>
      <w:r w:rsidRPr="00105C7F">
        <w:t>Out</w:t>
      </w:r>
      <w:proofErr w:type="spellEnd"/>
    </w:p>
    <w:p w14:paraId="463D6B4C" w14:textId="51592CD0" w:rsidR="008D43BA" w:rsidRPr="00105C7F" w:rsidRDefault="008D43BA" w:rsidP="00105C7F">
      <w:pPr>
        <w:pStyle w:val="ASUBodyText"/>
      </w:pPr>
      <w:r w:rsidRPr="00105C7F">
        <w:t>FPGA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Field-Programmable</w:t>
      </w:r>
      <w:proofErr w:type="spellEnd"/>
      <w:r w:rsidR="001D28F3">
        <w:t xml:space="preserve"> </w:t>
      </w:r>
      <w:proofErr w:type="spellStart"/>
      <w:r w:rsidRPr="00105C7F">
        <w:t>Gate</w:t>
      </w:r>
      <w:proofErr w:type="spellEnd"/>
      <w:r w:rsidR="001D28F3">
        <w:t xml:space="preserve"> </w:t>
      </w:r>
      <w:proofErr w:type="spellStart"/>
      <w:r w:rsidRPr="00105C7F">
        <w:t>Array</w:t>
      </w:r>
      <w:proofErr w:type="spellEnd"/>
    </w:p>
    <w:p w14:paraId="3D4A2BE2" w14:textId="2BFBA65D" w:rsidR="008D43BA" w:rsidRPr="00105C7F" w:rsidRDefault="008D43BA" w:rsidP="00105C7F">
      <w:pPr>
        <w:pStyle w:val="ASUBodyText"/>
      </w:pPr>
      <w:r w:rsidRPr="00105C7F">
        <w:t>GDPR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General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Protection</w:t>
      </w:r>
      <w:proofErr w:type="spellEnd"/>
      <w:r w:rsidR="001D28F3">
        <w:t xml:space="preserve"> </w:t>
      </w:r>
      <w:proofErr w:type="spellStart"/>
      <w:r w:rsidRPr="00105C7F">
        <w:t>Regulation</w:t>
      </w:r>
      <w:proofErr w:type="spellEnd"/>
    </w:p>
    <w:p w14:paraId="61825ECE" w14:textId="6CDF1BFA" w:rsidR="008D43BA" w:rsidRPr="00105C7F" w:rsidRDefault="008D43BA" w:rsidP="00105C7F">
      <w:pPr>
        <w:pStyle w:val="ASUBodyText"/>
      </w:pPr>
      <w:r w:rsidRPr="00105C7F">
        <w:lastRenderedPageBreak/>
        <w:t>IDEF0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Integration</w:t>
      </w:r>
      <w:proofErr w:type="spellEnd"/>
      <w:r w:rsidR="001D28F3">
        <w:t xml:space="preserve"> </w:t>
      </w:r>
      <w:proofErr w:type="spellStart"/>
      <w:r w:rsidRPr="00105C7F">
        <w:t>Definition</w:t>
      </w:r>
      <w:proofErr w:type="spellEnd"/>
      <w:r w:rsidR="001D28F3">
        <w:t xml:space="preserve"> </w:t>
      </w:r>
      <w:proofErr w:type="spellStart"/>
      <w:r w:rsidRPr="00105C7F">
        <w:t>for</w:t>
      </w:r>
      <w:proofErr w:type="spellEnd"/>
      <w:r w:rsidR="001D28F3">
        <w:t xml:space="preserve"> </w:t>
      </w:r>
      <w:proofErr w:type="spellStart"/>
      <w:r w:rsidRPr="00105C7F">
        <w:t>Function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r w:rsidRPr="00105C7F">
        <w:t>(стандарт</w:t>
      </w:r>
      <w:r w:rsidR="001D28F3">
        <w:t xml:space="preserve"> </w:t>
      </w:r>
      <w:r w:rsidRPr="00105C7F">
        <w:t>функціонального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FIPS</w:t>
      </w:r>
      <w:r w:rsidR="001D28F3">
        <w:t xml:space="preserve"> </w:t>
      </w:r>
      <w:r w:rsidRPr="00105C7F">
        <w:t>183)</w:t>
      </w:r>
    </w:p>
    <w:p w14:paraId="617BFFA4" w14:textId="312CBC22" w:rsidR="008D43BA" w:rsidRPr="00105C7F" w:rsidRDefault="008D43BA" w:rsidP="00105C7F">
      <w:pPr>
        <w:pStyle w:val="ASUBodyText"/>
      </w:pPr>
      <w:r w:rsidRPr="00105C7F">
        <w:t>IEEE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Institute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Electrical</w:t>
      </w:r>
      <w:proofErr w:type="spellEnd"/>
      <w:r w:rsidR="001D28F3">
        <w:t xml:space="preserve"> </w:t>
      </w:r>
      <w:proofErr w:type="spellStart"/>
      <w:r w:rsidRPr="00105C7F">
        <w:t>and</w:t>
      </w:r>
      <w:proofErr w:type="spellEnd"/>
      <w:r w:rsidR="001D28F3">
        <w:t xml:space="preserve"> </w:t>
      </w:r>
      <w:proofErr w:type="spellStart"/>
      <w:r w:rsidRPr="00105C7F">
        <w:t>Electronics</w:t>
      </w:r>
      <w:proofErr w:type="spellEnd"/>
      <w:r w:rsidR="001D28F3">
        <w:t xml:space="preserve"> </w:t>
      </w:r>
      <w:proofErr w:type="spellStart"/>
      <w:r w:rsidRPr="00105C7F">
        <w:t>Engineers</w:t>
      </w:r>
      <w:proofErr w:type="spellEnd"/>
    </w:p>
    <w:p w14:paraId="6D0B2B9D" w14:textId="1D49280D" w:rsidR="008D43BA" w:rsidRPr="00105C7F" w:rsidRDefault="008D43BA" w:rsidP="00105C7F">
      <w:pPr>
        <w:pStyle w:val="ASUBodyText"/>
      </w:pPr>
      <w:r w:rsidRPr="00105C7F">
        <w:t>IEEE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чисел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крапкою</w:t>
      </w:r>
    </w:p>
    <w:p w14:paraId="60951B99" w14:textId="7F3DAE08" w:rsidR="008D43BA" w:rsidRPr="00105C7F" w:rsidRDefault="008D43BA" w:rsidP="00105C7F">
      <w:pPr>
        <w:pStyle w:val="ASUBodyText"/>
      </w:pPr>
      <w:r w:rsidRPr="00105C7F">
        <w:t>LMS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Learning</w:t>
      </w:r>
      <w:proofErr w:type="spellEnd"/>
      <w:r w:rsidR="001D28F3">
        <w:t xml:space="preserve"> </w:t>
      </w:r>
      <w:proofErr w:type="spellStart"/>
      <w:r w:rsidRPr="00105C7F">
        <w:t>Management</w:t>
      </w:r>
      <w:proofErr w:type="spellEnd"/>
      <w:r w:rsidR="001D28F3">
        <w:t xml:space="preserve"> </w:t>
      </w:r>
      <w:proofErr w:type="spellStart"/>
      <w:r w:rsidRPr="00105C7F">
        <w:t>System</w:t>
      </w:r>
      <w:proofErr w:type="spellEnd"/>
      <w:r w:rsidR="001D28F3">
        <w:t xml:space="preserve"> </w:t>
      </w:r>
      <w:r w:rsidRPr="00105C7F">
        <w:t>(система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навчанням)</w:t>
      </w:r>
    </w:p>
    <w:p w14:paraId="53509645" w14:textId="1EE6129D" w:rsidR="008D43BA" w:rsidRPr="00105C7F" w:rsidRDefault="008D43BA" w:rsidP="00105C7F">
      <w:pPr>
        <w:pStyle w:val="ASUBodyText"/>
      </w:pPr>
      <w:r w:rsidRPr="00105C7F">
        <w:t>LTI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Learning</w:t>
      </w:r>
      <w:proofErr w:type="spellEnd"/>
      <w:r w:rsidR="001D28F3">
        <w:t xml:space="preserve"> </w:t>
      </w:r>
      <w:proofErr w:type="spellStart"/>
      <w:r w:rsidRPr="00105C7F">
        <w:t>Tools</w:t>
      </w:r>
      <w:proofErr w:type="spellEnd"/>
      <w:r w:rsidR="001D28F3">
        <w:t xml:space="preserve"> </w:t>
      </w:r>
      <w:proofErr w:type="spellStart"/>
      <w:r w:rsidRPr="00105C7F">
        <w:t>Interoperability</w:t>
      </w:r>
      <w:proofErr w:type="spellEnd"/>
    </w:p>
    <w:p w14:paraId="55A1BF2A" w14:textId="7F93AB6F" w:rsidR="008D43BA" w:rsidRPr="00105C7F" w:rsidRDefault="008D43BA" w:rsidP="00105C7F">
      <w:pPr>
        <w:pStyle w:val="ASUBodyText"/>
      </w:pPr>
      <w:r w:rsidRPr="00105C7F">
        <w:t>MIT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Massachusetts</w:t>
      </w:r>
      <w:proofErr w:type="spellEnd"/>
      <w:r w:rsidR="001D28F3">
        <w:t xml:space="preserve"> </w:t>
      </w:r>
      <w:proofErr w:type="spellStart"/>
      <w:r w:rsidRPr="00105C7F">
        <w:t>Institute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Technology</w:t>
      </w:r>
      <w:proofErr w:type="spellEnd"/>
      <w:r w:rsidR="001D28F3">
        <w:t xml:space="preserve"> </w:t>
      </w:r>
      <w:r w:rsidRPr="00105C7F">
        <w:t>(ліцензія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кодом)</w:t>
      </w:r>
    </w:p>
    <w:p w14:paraId="392F8FE4" w14:textId="75754D3A" w:rsidR="008D43BA" w:rsidRPr="00105C7F" w:rsidRDefault="008D43BA" w:rsidP="00105C7F">
      <w:pPr>
        <w:pStyle w:val="ASUBodyText"/>
      </w:pPr>
      <w:r w:rsidRPr="00105C7F">
        <w:t>NF1–NF8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системи</w:t>
      </w:r>
    </w:p>
    <w:p w14:paraId="70AFEB4D" w14:textId="438762FE" w:rsidR="008D43BA" w:rsidRPr="00105C7F" w:rsidRDefault="008D43BA" w:rsidP="00105C7F">
      <w:pPr>
        <w:pStyle w:val="ASUBodyText"/>
      </w:pPr>
      <w:r w:rsidRPr="00105C7F">
        <w:t>OFDM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Orthogonal</w:t>
      </w:r>
      <w:proofErr w:type="spellEnd"/>
      <w:r w:rsidR="001D28F3">
        <w:t xml:space="preserve"> </w:t>
      </w:r>
      <w:proofErr w:type="spellStart"/>
      <w:r w:rsidRPr="00105C7F">
        <w:t>Frequency-Division</w:t>
      </w:r>
      <w:proofErr w:type="spellEnd"/>
      <w:r w:rsidR="001D28F3">
        <w:t xml:space="preserve"> </w:t>
      </w:r>
      <w:proofErr w:type="spellStart"/>
      <w:r w:rsidRPr="00105C7F">
        <w:t>Multiplexing</w:t>
      </w:r>
      <w:proofErr w:type="spellEnd"/>
    </w:p>
    <w:p w14:paraId="27E2E222" w14:textId="52C0713E" w:rsidR="008D43BA" w:rsidRPr="00105C7F" w:rsidRDefault="008D43BA" w:rsidP="00105C7F">
      <w:pPr>
        <w:pStyle w:val="ASUBodyText"/>
      </w:pPr>
      <w:r w:rsidRPr="00105C7F">
        <w:t>RAM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Random</w:t>
      </w:r>
      <w:proofErr w:type="spellEnd"/>
      <w:r w:rsidR="001D28F3">
        <w:t xml:space="preserve"> </w:t>
      </w:r>
      <w:r w:rsidRPr="00105C7F">
        <w:t>Access</w:t>
      </w:r>
      <w:r w:rsidR="001D28F3">
        <w:t xml:space="preserve"> </w:t>
      </w:r>
      <w:proofErr w:type="spellStart"/>
      <w:r w:rsidRPr="00105C7F">
        <w:t>Memory</w:t>
      </w:r>
      <w:proofErr w:type="spellEnd"/>
    </w:p>
    <w:p w14:paraId="460A0140" w14:textId="2B9132C5" w:rsidR="008D43BA" w:rsidRPr="00105C7F" w:rsidRDefault="008D43BA" w:rsidP="00105C7F">
      <w:pPr>
        <w:pStyle w:val="ASUBodyText"/>
      </w:pPr>
      <w:proofErr w:type="spellStart"/>
      <w:r w:rsidRPr="00105C7F">
        <w:t>rAF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requestAnimationFrame</w:t>
      </w:r>
      <w:proofErr w:type="spellEnd"/>
    </w:p>
    <w:p w14:paraId="08DED85C" w14:textId="49B5FD6A" w:rsidR="008D43BA" w:rsidRPr="00105C7F" w:rsidRDefault="008D43BA" w:rsidP="00105C7F">
      <w:pPr>
        <w:pStyle w:val="ASUBodyText"/>
      </w:pPr>
      <w:r w:rsidRPr="00105C7F">
        <w:t>RTL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Register-Transfer</w:t>
      </w:r>
      <w:proofErr w:type="spellEnd"/>
      <w:r w:rsidR="001D28F3">
        <w:t xml:space="preserve"> </w:t>
      </w:r>
      <w:proofErr w:type="spellStart"/>
      <w:r w:rsidRPr="00105C7F">
        <w:t>Level</w:t>
      </w:r>
      <w:proofErr w:type="spellEnd"/>
      <w:r w:rsidR="001D28F3">
        <w:t xml:space="preserve"> </w:t>
      </w:r>
      <w:r w:rsidRPr="00105C7F">
        <w:t>(рівень</w:t>
      </w:r>
      <w:r w:rsidR="001D28F3">
        <w:t xml:space="preserve"> </w:t>
      </w:r>
      <w:r w:rsidRPr="00105C7F">
        <w:t>регістрових</w:t>
      </w:r>
      <w:r w:rsidR="001D28F3">
        <w:t xml:space="preserve"> </w:t>
      </w:r>
      <w:r w:rsidRPr="00105C7F">
        <w:t>передач)</w:t>
      </w:r>
    </w:p>
    <w:p w14:paraId="681EE84F" w14:textId="7208DC01" w:rsidR="008D43BA" w:rsidRPr="00105C7F" w:rsidRDefault="008D43BA" w:rsidP="00105C7F">
      <w:pPr>
        <w:pStyle w:val="ASUBodyText"/>
      </w:pPr>
      <w:r w:rsidRPr="00105C7F">
        <w:t>SDF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(синхронний</w:t>
      </w:r>
      <w:r w:rsidR="001D28F3">
        <w:t xml:space="preserve"> </w:t>
      </w:r>
      <w:r w:rsidRPr="00105C7F">
        <w:t>потік</w:t>
      </w:r>
      <w:r w:rsidR="001D28F3">
        <w:t xml:space="preserve"> </w:t>
      </w:r>
      <w:r w:rsidRPr="00105C7F">
        <w:t>даних)</w:t>
      </w:r>
    </w:p>
    <w:p w14:paraId="04C302F5" w14:textId="5791D6E1" w:rsidR="008D43BA" w:rsidRPr="00105C7F" w:rsidRDefault="008D43BA" w:rsidP="00105C7F">
      <w:pPr>
        <w:pStyle w:val="ASUBodyText"/>
      </w:pPr>
      <w:r w:rsidRPr="00105C7F">
        <w:t>SPA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Single</w:t>
      </w:r>
      <w:proofErr w:type="spellEnd"/>
      <w:r w:rsidR="001D28F3">
        <w:t xml:space="preserve"> </w:t>
      </w:r>
      <w:proofErr w:type="spellStart"/>
      <w:r w:rsidRPr="00105C7F">
        <w:t>Page</w:t>
      </w:r>
      <w:proofErr w:type="spellEnd"/>
      <w:r w:rsidR="001D28F3">
        <w:t xml:space="preserve"> </w:t>
      </w:r>
      <w:proofErr w:type="spellStart"/>
      <w:r w:rsidRPr="00105C7F">
        <w:t>Application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односторінковий</w:t>
      </w:r>
      <w:proofErr w:type="spellEnd"/>
      <w:r w:rsidR="001D28F3">
        <w:t xml:space="preserve"> </w:t>
      </w:r>
      <w:r w:rsidRPr="00105C7F">
        <w:t>застосунок)</w:t>
      </w:r>
    </w:p>
    <w:p w14:paraId="485525D4" w14:textId="55312F67" w:rsidR="008D43BA" w:rsidRPr="00105C7F" w:rsidRDefault="008D43BA" w:rsidP="00105C7F">
      <w:pPr>
        <w:pStyle w:val="ASUBodyText"/>
      </w:pPr>
      <w:r w:rsidRPr="00105C7F">
        <w:t>SSR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Server-</w:t>
      </w:r>
      <w:proofErr w:type="spellStart"/>
      <w:r w:rsidRPr="00105C7F">
        <w:t>Side</w:t>
      </w:r>
      <w:proofErr w:type="spellEnd"/>
      <w:r w:rsidR="001D28F3">
        <w:t xml:space="preserve"> </w:t>
      </w:r>
      <w:proofErr w:type="spellStart"/>
      <w:r w:rsidRPr="00105C7F">
        <w:t>Rendering</w:t>
      </w:r>
      <w:proofErr w:type="spellEnd"/>
    </w:p>
    <w:p w14:paraId="05991208" w14:textId="3F70104C" w:rsidR="008D43BA" w:rsidRPr="00105C7F" w:rsidRDefault="008D43BA" w:rsidP="00105C7F">
      <w:pPr>
        <w:pStyle w:val="ASUBodyText"/>
      </w:pPr>
      <w:r w:rsidRPr="00105C7F">
        <w:t>TF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Twiddle</w:t>
      </w:r>
      <w:proofErr w:type="spellEnd"/>
      <w:r w:rsidR="001D28F3">
        <w:t xml:space="preserve"> </w:t>
      </w:r>
      <w:proofErr w:type="spellStart"/>
      <w:r w:rsidRPr="00105C7F">
        <w:t>Factor</w:t>
      </w:r>
      <w:proofErr w:type="spellEnd"/>
      <w:r w:rsidR="001D28F3">
        <w:t xml:space="preserve"> </w:t>
      </w:r>
      <w:r w:rsidRPr="00105C7F">
        <w:t>(поворотний</w:t>
      </w:r>
      <w:r w:rsidR="001D28F3">
        <w:t xml:space="preserve"> </w:t>
      </w:r>
      <w:r w:rsidRPr="00105C7F">
        <w:t>множник)</w:t>
      </w:r>
    </w:p>
    <w:p w14:paraId="5C55727B" w14:textId="6F91C3F1" w:rsidR="008D43BA" w:rsidRPr="00105C7F" w:rsidRDefault="008D43BA" w:rsidP="00105C7F">
      <w:pPr>
        <w:pStyle w:val="ASUBodyText"/>
      </w:pPr>
      <w:r w:rsidRPr="00105C7F">
        <w:t>UC1–UC9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Cases</w:t>
      </w:r>
      <w:proofErr w:type="spellEnd"/>
      <w:r w:rsidR="001D28F3">
        <w:t xml:space="preserve"> </w:t>
      </w:r>
      <w:r w:rsidRPr="00105C7F">
        <w:t>(сценарії</w:t>
      </w:r>
      <w:r w:rsidR="001D28F3">
        <w:t xml:space="preserve"> </w:t>
      </w:r>
      <w:r w:rsidRPr="00105C7F">
        <w:t>використання)</w:t>
      </w:r>
    </w:p>
    <w:p w14:paraId="5515ADA7" w14:textId="3399D916" w:rsidR="008D43BA" w:rsidRPr="00105C7F" w:rsidRDefault="008D43BA" w:rsidP="00105C7F">
      <w:pPr>
        <w:pStyle w:val="ASUBodyText"/>
      </w:pPr>
      <w:r w:rsidRPr="00105C7F">
        <w:t>UI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User</w:t>
      </w:r>
      <w:proofErr w:type="spellEnd"/>
      <w:r w:rsidR="001D28F3">
        <w:t xml:space="preserve"> </w:t>
      </w:r>
      <w:proofErr w:type="spellStart"/>
      <w:r w:rsidRPr="00105C7F">
        <w:t>Interface</w:t>
      </w:r>
      <w:proofErr w:type="spellEnd"/>
      <w:r w:rsidR="001D28F3">
        <w:t xml:space="preserve"> </w:t>
      </w:r>
      <w:r w:rsidRPr="00105C7F">
        <w:t>(інтерфейс</w:t>
      </w:r>
      <w:r w:rsidR="001D28F3">
        <w:t xml:space="preserve"> </w:t>
      </w:r>
      <w:r w:rsidRPr="00105C7F">
        <w:t>користувача)</w:t>
      </w:r>
    </w:p>
    <w:p w14:paraId="3BB3B8C2" w14:textId="415E7357" w:rsidR="008D43BA" w:rsidRPr="00105C7F" w:rsidRDefault="008D43BA" w:rsidP="00105C7F">
      <w:pPr>
        <w:pStyle w:val="ASUBodyText"/>
      </w:pPr>
      <w:r w:rsidRPr="00105C7F">
        <w:t>UML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Unified</w:t>
      </w:r>
      <w:proofErr w:type="spellEnd"/>
      <w:r w:rsidR="001D28F3">
        <w:t xml:space="preserve"> </w:t>
      </w:r>
      <w:proofErr w:type="spellStart"/>
      <w:r w:rsidRPr="00105C7F">
        <w:t>Modeling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</w:p>
    <w:p w14:paraId="78C3C330" w14:textId="5582E904" w:rsidR="008D43BA" w:rsidRPr="00105C7F" w:rsidRDefault="008D43BA" w:rsidP="00105C7F">
      <w:pPr>
        <w:pStyle w:val="ASUBodyText"/>
      </w:pPr>
      <w:r w:rsidRPr="00105C7F">
        <w:t>UX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User</w:t>
      </w:r>
      <w:proofErr w:type="spellEnd"/>
      <w:r w:rsidR="001D28F3">
        <w:t xml:space="preserve"> </w:t>
      </w:r>
      <w:proofErr w:type="spellStart"/>
      <w:r w:rsidRPr="00105C7F">
        <w:t>Experience</w:t>
      </w:r>
      <w:proofErr w:type="spellEnd"/>
      <w:r w:rsidR="001D28F3">
        <w:t xml:space="preserve"> </w:t>
      </w:r>
      <w:r w:rsidRPr="00105C7F">
        <w:t>(користувацький</w:t>
      </w:r>
      <w:r w:rsidR="001D28F3">
        <w:t xml:space="preserve"> </w:t>
      </w:r>
      <w:r w:rsidRPr="00105C7F">
        <w:t>досвід)</w:t>
      </w:r>
    </w:p>
    <w:p w14:paraId="09240B0B" w14:textId="7FC97FE1" w:rsidR="008D43BA" w:rsidRPr="00105C7F" w:rsidRDefault="008D43BA" w:rsidP="00105C7F">
      <w:pPr>
        <w:pStyle w:val="ASUBodyText"/>
      </w:pPr>
      <w:r w:rsidRPr="00105C7F">
        <w:t>XSS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Cross-Site</w:t>
      </w:r>
      <w:proofErr w:type="spellEnd"/>
      <w:r w:rsidR="001D28F3">
        <w:t xml:space="preserve"> </w:t>
      </w:r>
      <w:proofErr w:type="spellStart"/>
      <w:r w:rsidRPr="00105C7F">
        <w:t>Scripting</w:t>
      </w:r>
      <w:proofErr w:type="spellEnd"/>
    </w:p>
    <w:p w14:paraId="46C84930" w14:textId="77777777" w:rsidR="008D43BA" w:rsidRPr="00105C7F" w:rsidRDefault="008D43BA" w:rsidP="00105C7F">
      <w:pPr>
        <w:pStyle w:val="ASUBodyText"/>
      </w:pPr>
    </w:p>
    <w:p w14:paraId="316DC348" w14:textId="77777777" w:rsidR="006B7814" w:rsidRDefault="006B7814">
      <w:pPr>
        <w:rPr>
          <w:b/>
          <w:bCs/>
          <w:szCs w:val="32"/>
        </w:rPr>
      </w:pPr>
      <w:r>
        <w:br w:type="page"/>
      </w:r>
    </w:p>
    <w:p w14:paraId="0CAC8604" w14:textId="0CAE49E8" w:rsidR="008D43BA" w:rsidRPr="00105C7F" w:rsidRDefault="006B7814" w:rsidP="006B7814">
      <w:pPr>
        <w:pStyle w:val="ASUChapterHead"/>
        <w:tabs>
          <w:tab w:val="center" w:pos="4677"/>
          <w:tab w:val="right" w:pos="9354"/>
        </w:tabs>
        <w:jc w:val="left"/>
      </w:pPr>
      <w:r>
        <w:lastRenderedPageBreak/>
        <w:tab/>
      </w:r>
      <w:bookmarkStart w:id="702" w:name="_Toc230636403"/>
      <w:r w:rsidR="008D43BA" w:rsidRPr="00105C7F">
        <w:t>ВСТУП</w:t>
      </w:r>
      <w:bookmarkEnd w:id="702"/>
      <w:r>
        <w:tab/>
      </w:r>
    </w:p>
    <w:p w14:paraId="519DF72F" w14:textId="6E8B3110" w:rsidR="008D43BA" w:rsidRPr="00105C7F" w:rsidRDefault="008D43BA" w:rsidP="00105C7F">
      <w:pPr>
        <w:pStyle w:val="ASUBodyText"/>
      </w:pP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(ШПФ,</w:t>
      </w:r>
      <w:r w:rsidR="001D28F3">
        <w:t xml:space="preserve"> 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Fast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Fourier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Transform</w:t>
      </w:r>
      <w:proofErr w:type="spellEnd"/>
      <w:r w:rsidRPr="00105C7F">
        <w:t>)</w:t>
      </w:r>
      <w:r w:rsidR="001D28F3">
        <w:t xml:space="preserve"> </w:t>
      </w:r>
      <w:r w:rsidRPr="00105C7F">
        <w:t>належить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фундаментальних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цифрового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(ЦОС)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щоденно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мільярди</w:t>
      </w:r>
      <w:r w:rsidR="001D28F3">
        <w:t xml:space="preserve"> </w:t>
      </w:r>
      <w:r w:rsidRPr="00105C7F">
        <w:t>разів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мобільному</w:t>
      </w:r>
      <w:r w:rsidR="001D28F3">
        <w:t xml:space="preserve"> </w:t>
      </w:r>
      <w:r w:rsidRPr="00105C7F">
        <w:t>зв’язку</w:t>
      </w:r>
      <w:r w:rsidR="001D28F3">
        <w:t xml:space="preserve"> </w:t>
      </w:r>
      <w:r w:rsidRPr="00105C7F">
        <w:t>4G/5G</w:t>
      </w:r>
      <w:r w:rsidR="001D28F3">
        <w:t xml:space="preserve"> </w:t>
      </w:r>
      <w:r w:rsidRPr="00105C7F">
        <w:t>(OFDM-модуляція),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активного</w:t>
      </w:r>
      <w:r w:rsidR="001D28F3">
        <w:t xml:space="preserve"> </w:t>
      </w:r>
      <w:r w:rsidRPr="00105C7F">
        <w:t>шумозаглушення,</w:t>
      </w:r>
      <w:r w:rsidR="001D28F3">
        <w:t xml:space="preserve"> </w:t>
      </w:r>
      <w:r w:rsidRPr="00105C7F">
        <w:t>медичній</w:t>
      </w:r>
      <w:r w:rsidR="001D28F3">
        <w:t xml:space="preserve"> </w:t>
      </w:r>
      <w:r w:rsidRPr="00105C7F">
        <w:t>діагностиці</w:t>
      </w:r>
      <w:r w:rsidR="001D28F3">
        <w:t xml:space="preserve"> </w:t>
      </w:r>
      <w:r w:rsidRPr="00105C7F">
        <w:t>(МРТ,</w:t>
      </w:r>
      <w:r w:rsidR="001D28F3">
        <w:t xml:space="preserve"> </w:t>
      </w:r>
      <w:r w:rsidRPr="00105C7F">
        <w:t>ЕЕГ-спектрометрія)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обробленні</w:t>
      </w:r>
      <w:r w:rsidR="001D28F3">
        <w:t xml:space="preserve"> </w:t>
      </w:r>
      <w:r w:rsidRPr="00105C7F">
        <w:t>аудіо-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відеопотоків</w:t>
      </w:r>
      <w:proofErr w:type="spellEnd"/>
      <w:r w:rsidRPr="00105C7F">
        <w:t>.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оцінками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Society</w:t>
      </w:r>
      <w:proofErr w:type="spellEnd"/>
      <w:r w:rsidRPr="00105C7F">
        <w:t>,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лишається</w:t>
      </w:r>
      <w:r w:rsidR="001D28F3">
        <w:t xml:space="preserve"> </w:t>
      </w:r>
      <w:r w:rsidRPr="00105C7F">
        <w:t>найчастіше</w:t>
      </w:r>
      <w:r w:rsidR="001D28F3">
        <w:t xml:space="preserve"> </w:t>
      </w:r>
      <w:r w:rsidRPr="00105C7F">
        <w:t>застосовуваним</w:t>
      </w:r>
      <w:r w:rsidR="001D28F3">
        <w:t xml:space="preserve"> </w:t>
      </w:r>
      <w:r w:rsidRPr="00105C7F">
        <w:t>числовим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декомпозицію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прямому</w:t>
      </w:r>
      <w:r w:rsidR="001D28F3">
        <w:t xml:space="preserve"> </w:t>
      </w:r>
      <w:r w:rsidRPr="00105C7F">
        <w:t>ДПФ,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28</w:t>
      </w:r>
      <w:r w:rsidR="001D28F3">
        <w:t xml:space="preserve"> </w:t>
      </w:r>
      <w:r w:rsidRPr="00105C7F">
        <w:t>разів.</w:t>
      </w:r>
    </w:p>
    <w:p w14:paraId="3420949A" w14:textId="7F08E912" w:rsidR="008D43BA" w:rsidRPr="00105C7F" w:rsidRDefault="008D43BA" w:rsidP="00105C7F">
      <w:pPr>
        <w:pStyle w:val="ASUBodyText"/>
      </w:pPr>
      <w:r w:rsidRPr="00105C7F">
        <w:t>Попри</w:t>
      </w:r>
      <w:r w:rsidR="001D28F3">
        <w:t xml:space="preserve"> </w:t>
      </w:r>
      <w:r w:rsidRPr="00105C7F">
        <w:t>наявність</w:t>
      </w:r>
      <w:r w:rsidR="001D28F3">
        <w:t xml:space="preserve"> </w:t>
      </w:r>
      <w:r w:rsidRPr="00105C7F">
        <w:t>зрілих</w:t>
      </w:r>
      <w:r w:rsidR="001D28F3">
        <w:t xml:space="preserve"> </w:t>
      </w:r>
      <w:r w:rsidRPr="00105C7F">
        <w:t>виробничих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IPP),</w:t>
      </w:r>
      <w:r w:rsidR="001D28F3">
        <w:t xml:space="preserve"> </w:t>
      </w:r>
      <w:r w:rsidRPr="00105C7F">
        <w:t>жодна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навчально-дослідницького</w:t>
      </w:r>
      <w:r w:rsidR="001D28F3">
        <w:t xml:space="preserve"> </w:t>
      </w:r>
      <w:r w:rsidRPr="00105C7F">
        <w:t>засобу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rPr>
          <w:i/>
          <w:iCs/>
        </w:rPr>
        <w:t>безпосереднього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спостереження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алгоритму:</w:t>
      </w:r>
      <w:r w:rsidR="001D28F3">
        <w:t xml:space="preserve"> </w:t>
      </w:r>
      <w:r w:rsidRPr="00105C7F">
        <w:t>динаміки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вузлами,</w:t>
      </w:r>
      <w:r w:rsidR="001D28F3">
        <w:t xml:space="preserve"> </w:t>
      </w:r>
      <w:r w:rsidRPr="00105C7F">
        <w:t>паралельної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обчислень.</w:t>
      </w:r>
      <w:r w:rsidR="001D28F3">
        <w:t xml:space="preserve"> </w:t>
      </w:r>
      <w:r w:rsidRPr="00105C7F">
        <w:t>Існуючі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відображають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числовий</w:t>
      </w:r>
      <w:r w:rsidR="001D28F3">
        <w:t xml:space="preserve"> </w:t>
      </w:r>
      <w:r w:rsidRPr="00105C7F">
        <w:t>результат,</w:t>
      </w:r>
      <w:r w:rsidR="001D28F3">
        <w:t xml:space="preserve"> </w:t>
      </w:r>
      <w:r w:rsidRPr="00105C7F">
        <w:t>приховуючи</w:t>
      </w:r>
      <w:r w:rsidR="001D28F3">
        <w:t xml:space="preserve"> </w:t>
      </w:r>
      <w:proofErr w:type="spellStart"/>
      <w:r w:rsidRPr="00105C7F">
        <w:t>мікроархітектурний</w:t>
      </w:r>
      <w:proofErr w:type="spellEnd"/>
      <w:r w:rsidR="001D28F3">
        <w:t xml:space="preserve"> </w:t>
      </w:r>
      <w:r w:rsidRPr="00105C7F">
        <w:t>хід</w:t>
      </w:r>
      <w:r w:rsidR="001D28F3">
        <w:t xml:space="preserve"> </w:t>
      </w:r>
      <w:r w:rsidRPr="00105C7F">
        <w:t>обчислення.</w:t>
      </w:r>
      <w:r w:rsidR="001D28F3">
        <w:t xml:space="preserve"> </w:t>
      </w:r>
      <w:r w:rsidRPr="00105C7F">
        <w:t>Водночас</w:t>
      </w:r>
      <w:r w:rsidR="001D28F3">
        <w:t xml:space="preserve"> </w:t>
      </w:r>
      <w:r w:rsidRPr="00105C7F">
        <w:t>парадигма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Pr="00105C7F">
        <w:t>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природною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ШПФ: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метеликів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(DFG),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незалежні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05C7F">
        <w:t>4-точкового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паралельно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явної</w:t>
      </w:r>
      <w:r w:rsidR="001D28F3">
        <w:t xml:space="preserve"> </w:t>
      </w:r>
      <w:r w:rsidRPr="00105C7F">
        <w:t>синхронізації.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зумовлює</w:t>
      </w:r>
      <w:r w:rsidR="001D28F3">
        <w:t xml:space="preserve"> </w:t>
      </w:r>
      <w:r w:rsidRPr="00105C7F">
        <w:t>актуальність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веб-орієнтованого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DFG-візуалізацією.</w:t>
      </w:r>
    </w:p>
    <w:p w14:paraId="60F19935" w14:textId="26683812" w:rsidR="008D43BA" w:rsidRPr="00105C7F" w:rsidRDefault="008D43BA" w:rsidP="00105C7F">
      <w:pPr>
        <w:pStyle w:val="ASUBodyText"/>
      </w:pPr>
      <w:r w:rsidRPr="00105C7F">
        <w:rPr>
          <w:b/>
          <w:bCs/>
        </w:rPr>
        <w:t>Мета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роботи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математичної</w:t>
      </w:r>
      <w:r w:rsidR="001D28F3">
        <w:t xml:space="preserve"> </w:t>
      </w:r>
      <w:r w:rsidRPr="00105C7F">
        <w:t>моделі,</w:t>
      </w:r>
      <w:r w:rsidR="001D28F3">
        <w:t xml:space="preserve"> </w:t>
      </w:r>
      <w:r w:rsidRPr="00105C7F">
        <w:t>графу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веб-браузері.</w:t>
      </w:r>
    </w:p>
    <w:p w14:paraId="2F8F681D" w14:textId="19A4B682" w:rsidR="008D43BA" w:rsidRPr="00105C7F" w:rsidRDefault="008D43BA" w:rsidP="00105C7F">
      <w:pPr>
        <w:pStyle w:val="ASUBodyText"/>
      </w:pPr>
      <w:r w:rsidRPr="00105C7F">
        <w:rPr>
          <w:b/>
          <w:bCs/>
        </w:rPr>
        <w:lastRenderedPageBreak/>
        <w:t>Об’єктом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дослідження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процеси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дискретного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симуляторах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систем.</w:t>
      </w:r>
    </w:p>
    <w:p w14:paraId="2B99DC8E" w14:textId="5E65209B" w:rsidR="008D43BA" w:rsidRPr="00105C7F" w:rsidRDefault="008D43BA" w:rsidP="00105C7F">
      <w:pPr>
        <w:pStyle w:val="ASUBodyText"/>
      </w:pPr>
      <w:r w:rsidRPr="00105C7F">
        <w:rPr>
          <w:b/>
          <w:bCs/>
        </w:rPr>
        <w:t>Предметом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дослідження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підходи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математичного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графу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</w:t>
      </w:r>
      <w:r w:rsidR="001D28F3">
        <w:t xml:space="preserve"> </w:t>
      </w:r>
      <w:r w:rsidRPr="00105C7F">
        <w:t>/</w:t>
      </w:r>
      <w:r w:rsidR="001D28F3">
        <w:t xml:space="preserve"> </w:t>
      </w:r>
      <w:r w:rsidRPr="00105C7F">
        <w:t>SDF)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програмної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платформі</w:t>
      </w:r>
      <w:r w:rsidR="001D28F3">
        <w:t xml:space="preserve"> </w:t>
      </w:r>
      <w:r w:rsidRPr="00105C7F">
        <w:t>веб-браузера.</w:t>
      </w:r>
    </w:p>
    <w:p w14:paraId="48AEFA05" w14:textId="7A650DDE" w:rsidR="008D43BA" w:rsidRPr="00105C7F" w:rsidRDefault="008D43BA" w:rsidP="00105C7F">
      <w:pPr>
        <w:pStyle w:val="ASUBodyText"/>
      </w:pPr>
      <w:r w:rsidRPr="00105C7F">
        <w:t>Задачі</w:t>
      </w:r>
      <w:r w:rsidR="001D28F3">
        <w:t xml:space="preserve"> </w:t>
      </w:r>
      <w:r w:rsidRPr="00105C7F">
        <w:t>дослідження:</w:t>
      </w:r>
    </w:p>
    <w:p w14:paraId="7BBA61C3" w14:textId="47D38BE8" w:rsidR="008D43BA" w:rsidRPr="00105C7F" w:rsidRDefault="008D43BA" w:rsidP="00105C7F">
      <w:pPr>
        <w:pStyle w:val="ASUBulletList"/>
      </w:pPr>
      <w:r w:rsidRPr="00105C7F">
        <w:t>проаналізувати</w:t>
      </w:r>
      <w:r w:rsidR="001D28F3">
        <w:t xml:space="preserve"> </w:t>
      </w:r>
      <w:r w:rsidRPr="00105C7F">
        <w:t>сімейство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парадигму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proofErr w:type="spellStart"/>
      <w:r w:rsidRPr="00105C7F">
        <w:t>computing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систем;</w:t>
      </w:r>
      <w:r w:rsidR="001D28F3">
        <w:t xml:space="preserve"> </w:t>
      </w:r>
      <w:r w:rsidRPr="00105C7F">
        <w:t>виконати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обґрунтувати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архітектурного</w:t>
      </w:r>
      <w:r w:rsidR="001D28F3">
        <w:t xml:space="preserve"> </w:t>
      </w:r>
      <w:r w:rsidRPr="00105C7F">
        <w:t>підходу;</w:t>
      </w:r>
    </w:p>
    <w:p w14:paraId="38456EC6" w14:textId="250406CA" w:rsidR="008D43BA" w:rsidRPr="00105C7F" w:rsidRDefault="008D43BA" w:rsidP="00105C7F">
      <w:pPr>
        <w:pStyle w:val="ASUBulletList"/>
      </w:pPr>
      <w:r w:rsidRPr="00105C7F">
        <w:t>розробити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відображенням</w:t>
      </w:r>
      <w:r w:rsidR="001D28F3">
        <w:t xml:space="preserve"> </w:t>
      </w:r>
      <w:r w:rsidRPr="00105C7F">
        <w:t>індексів,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обчислення,</w:t>
      </w:r>
      <w:r w:rsidR="001D28F3">
        <w:t xml:space="preserve"> </w:t>
      </w:r>
      <w:r w:rsidRPr="00105C7F">
        <w:t>матрицею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оцінкою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складності;</w:t>
      </w:r>
    </w:p>
    <w:p w14:paraId="5AB7825C" w14:textId="28EDD729" w:rsidR="008D43BA" w:rsidRPr="00105C7F" w:rsidRDefault="008D43BA" w:rsidP="00105C7F">
      <w:pPr>
        <w:pStyle w:val="ASUBulletList"/>
      </w:pPr>
      <w:r w:rsidRPr="00105C7F">
        <w:t>розробити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керуючих</w:t>
      </w:r>
      <w:r w:rsidR="001D28F3">
        <w:t xml:space="preserve"> </w:t>
      </w:r>
      <w:r w:rsidRPr="00105C7F">
        <w:t>слів;</w:t>
      </w:r>
      <w:r w:rsidR="001D28F3">
        <w:t xml:space="preserve"> </w:t>
      </w:r>
      <w:r w:rsidRPr="00105C7F">
        <w:t>визначити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r w:rsidRPr="00105C7F">
        <w:t>DFG;</w:t>
      </w:r>
    </w:p>
    <w:p w14:paraId="4D10FADB" w14:textId="782E6ABA" w:rsidR="008D43BA" w:rsidRPr="00105C7F" w:rsidRDefault="008D43BA" w:rsidP="00105C7F">
      <w:pPr>
        <w:pStyle w:val="ASUBulletList"/>
      </w:pPr>
      <w:r w:rsidRPr="00105C7F">
        <w:t>реалізувати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proofErr w:type="spellStart"/>
      <w:r w:rsidRPr="00105C7F"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веб-інтерфейс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анімацією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тепловою</w:t>
      </w:r>
      <w:r w:rsidR="001D28F3">
        <w:t xml:space="preserve"> </w:t>
      </w:r>
      <w:r w:rsidRPr="00105C7F">
        <w:t>картою</w:t>
      </w:r>
      <w:r w:rsidR="001D28F3">
        <w:t xml:space="preserve"> </w:t>
      </w:r>
      <w:r w:rsidRPr="00105C7F">
        <w:t>активності;</w:t>
      </w:r>
    </w:p>
    <w:p w14:paraId="1F7491EE" w14:textId="3A4312F4" w:rsidR="008D43BA" w:rsidRPr="00105C7F" w:rsidRDefault="008D43BA" w:rsidP="00105C7F">
      <w:pPr>
        <w:pStyle w:val="ASUBulletList"/>
      </w:pPr>
      <w:r w:rsidRPr="00105C7F">
        <w:t>виконати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fft.js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точністю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сценаріях;</w:t>
      </w:r>
    </w:p>
    <w:p w14:paraId="560F204A" w14:textId="43F213E7" w:rsidR="008D43BA" w:rsidRPr="00105C7F" w:rsidRDefault="008D43BA" w:rsidP="00105C7F">
      <w:pPr>
        <w:pStyle w:val="ASUBulletList"/>
      </w:pPr>
      <w:r w:rsidRPr="00105C7F">
        <w:t>провести</w:t>
      </w:r>
      <w:r w:rsidR="001D28F3">
        <w:t xml:space="preserve"> </w:t>
      </w:r>
      <w:r w:rsidRPr="00105C7F">
        <w:t>експериментальний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-моделі;</w:t>
      </w:r>
      <w:r w:rsidR="001D28F3">
        <w:t xml:space="preserve"> </w:t>
      </w:r>
      <w:r w:rsidRPr="00105C7F">
        <w:t>підтвердити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оцінки</w:t>
      </w:r>
      <w:r w:rsidR="001D28F3">
        <w:t xml:space="preserve"> </w:t>
      </w:r>
      <w:proofErr w:type="spellStart"/>
      <w:r w:rsidRPr="00105C7F">
        <w:t>рантаймовими</w:t>
      </w:r>
      <w:proofErr w:type="spellEnd"/>
      <w:r w:rsidR="001D28F3">
        <w:t xml:space="preserve"> </w:t>
      </w:r>
      <w:r w:rsidRPr="00105C7F">
        <w:t>метриками</w:t>
      </w:r>
      <w:r w:rsidR="001D28F3">
        <w:t xml:space="preserve"> </w:t>
      </w:r>
      <w:r w:rsidRPr="00105C7F">
        <w:t>симулятора.</w:t>
      </w:r>
    </w:p>
    <w:p w14:paraId="1D56A601" w14:textId="4EB9D975" w:rsidR="008D43BA" w:rsidRPr="00105C7F" w:rsidRDefault="008D43BA" w:rsidP="00105C7F">
      <w:pPr>
        <w:pStyle w:val="ASUBodyText"/>
      </w:pPr>
      <w:r w:rsidRPr="00105C7F">
        <w:rPr>
          <w:b/>
          <w:bCs/>
        </w:rPr>
        <w:t>Методологія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інструментарій.</w:t>
      </w:r>
      <w:r w:rsidR="001D28F3">
        <w:t xml:space="preserve"> </w:t>
      </w:r>
      <w:r w:rsidRPr="00105C7F">
        <w:t>Математична</w:t>
      </w:r>
      <w:r w:rsidR="001D28F3">
        <w:t xml:space="preserve"> </w:t>
      </w:r>
      <w:r w:rsidRPr="00105C7F">
        <w:t>база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теорія</w:t>
      </w:r>
      <w:r w:rsidR="001D28F3">
        <w:t xml:space="preserve"> </w:t>
      </w:r>
      <w:r w:rsidRPr="00105C7F">
        <w:t>дискретних</w:t>
      </w:r>
      <w:r w:rsidR="001D28F3">
        <w:t xml:space="preserve"> </w:t>
      </w:r>
      <w:r w:rsidRPr="00105C7F">
        <w:t>перетворень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proofErr w:type="spellStart"/>
      <w:r w:rsidRPr="00105C7F">
        <w:t>Cooley</w:t>
      </w:r>
      <w:proofErr w:type="spellEnd"/>
      <w:r w:rsidRPr="00105C7F">
        <w:t>–</w:t>
      </w:r>
      <w:proofErr w:type="spellStart"/>
      <w:r w:rsidRPr="00105C7F">
        <w:t>Tukey</w:t>
      </w:r>
      <w:proofErr w:type="spellEnd"/>
      <w:r w:rsidRPr="00105C7F">
        <w:t>,</w:t>
      </w:r>
      <w:r w:rsidR="001D28F3">
        <w:t xml:space="preserve"> </w:t>
      </w:r>
      <w:r w:rsidRPr="00105C7F">
        <w:t>формалізм</w:t>
      </w:r>
      <w:r w:rsidR="001D28F3">
        <w:t xml:space="preserve"> </w:t>
      </w:r>
      <w:r w:rsidRPr="00105C7F">
        <w:lastRenderedPageBreak/>
        <w:t>синхронних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-графів</w:t>
      </w:r>
      <w:r w:rsidR="001D28F3">
        <w:t xml:space="preserve"> </w:t>
      </w:r>
      <w:r w:rsidRPr="00105C7F">
        <w:t>(SDF)</w:t>
      </w:r>
      <w:r w:rsidR="001D28F3">
        <w:t xml:space="preserve"> </w:t>
      </w:r>
      <w:r w:rsidRPr="00105C7F">
        <w:t>Е.</w:t>
      </w:r>
      <w:r w:rsidR="001D28F3">
        <w:t xml:space="preserve"> </w:t>
      </w:r>
      <w:r w:rsidRPr="00105C7F">
        <w:t>Лі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Е.</w:t>
      </w:r>
      <w:r w:rsidR="001D28F3">
        <w:t xml:space="preserve"> </w:t>
      </w:r>
      <w:proofErr w:type="spellStart"/>
      <w:r w:rsidRPr="00105C7F">
        <w:t>Мессершмітта</w:t>
      </w:r>
      <w:proofErr w:type="spellEnd"/>
      <w:r w:rsidRPr="00105C7F">
        <w:t>.</w:t>
      </w:r>
      <w:r w:rsidR="001D28F3">
        <w:t xml:space="preserve"> </w:t>
      </w:r>
      <w:r w:rsidRPr="00105C7F">
        <w:t>Інженерна</w:t>
      </w:r>
      <w:r w:rsidR="001D28F3">
        <w:t xml:space="preserve"> </w:t>
      </w:r>
      <w:r w:rsidRPr="00105C7F">
        <w:t>основа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архітектурне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нотацією</w:t>
      </w:r>
      <w:r w:rsidR="001D28F3">
        <w:t xml:space="preserve"> </w:t>
      </w:r>
      <w:r w:rsidRPr="00105C7F">
        <w:t>C4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UML-діаграмами</w:t>
      </w:r>
      <w:r w:rsidR="001D28F3">
        <w:t xml:space="preserve"> </w:t>
      </w:r>
      <w:r w:rsidRPr="00105C7F">
        <w:t>класів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послідовностей.</w:t>
      </w:r>
      <w:r w:rsidR="001D28F3">
        <w:t xml:space="preserve"> </w:t>
      </w:r>
      <w:r w:rsidRPr="00105C7F">
        <w:t>Програмна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стек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r w:rsidRPr="00105C7F">
        <w:t>18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бібліотеками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</w:t>
      </w:r>
      <w:bookmarkStart w:id="703" w:name="ux437ux43cux456ux441ux442"/>
      <w:r w:rsidRPr="00F627B1">
        <w:rPr>
          <w:rStyle w:val="VerbatimChar"/>
          <w:rFonts w:ascii="Times New Roman" w:hAnsi="Times New Roman"/>
          <w:lang w:val="uk-UA"/>
          <w:rPrChange w:id="7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@</w:t>
      </w:r>
      <w:proofErr w:type="spellStart"/>
      <w:r w:rsidRPr="00105C7F">
        <w:rPr>
          <w:rStyle w:val="VerbatimChar"/>
          <w:rFonts w:ascii="Times New Roman" w:hAnsi="Times New Roman" w:cs="Times New Roman"/>
        </w:rPr>
        <w:t>xyflow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7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react</w:t>
      </w:r>
      <w:r w:rsidRPr="00105C7F">
        <w:t>)</w:t>
      </w:r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="001D28F3">
        <w:t xml:space="preserve"> </w:t>
      </w:r>
      <w:r w:rsidRPr="00105C7F">
        <w:t>графу,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станом,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7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еталон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модульного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інтеграційного</w:t>
      </w:r>
      <w:r w:rsidR="001D28F3">
        <w:t xml:space="preserve"> </w:t>
      </w:r>
      <w:r w:rsidRPr="00105C7F">
        <w:t>тестування.</w:t>
      </w:r>
    </w:p>
    <w:p w14:paraId="202B3627" w14:textId="497826CA" w:rsidR="008D43BA" w:rsidRPr="00105C7F" w:rsidRDefault="008D43BA" w:rsidP="00105C7F">
      <w:pPr>
        <w:pStyle w:val="ASUBodyText"/>
      </w:pPr>
      <w:r w:rsidRPr="00105C7F">
        <w:rPr>
          <w:b/>
          <w:bCs/>
        </w:rPr>
        <w:t>Практична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цінність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роботи.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навчально-дослідницьким</w:t>
      </w:r>
      <w:r w:rsidR="001D28F3">
        <w:t xml:space="preserve"> </w:t>
      </w:r>
      <w:r w:rsidRPr="00105C7F">
        <w:t>інструментом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вивчення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курсі</w:t>
      </w:r>
      <w:r w:rsidR="001D28F3">
        <w:t xml:space="preserve"> </w:t>
      </w:r>
      <w:r w:rsidRPr="00105C7F">
        <w:t>«Технології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зображень»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суміжних</w:t>
      </w:r>
      <w:r w:rsidR="001D28F3">
        <w:t xml:space="preserve"> </w:t>
      </w:r>
      <w:r w:rsidRPr="00105C7F">
        <w:t>дисциплінах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програми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реальний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(не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імітацію),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додаткового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регульовану</w:t>
      </w:r>
      <w:r w:rsidR="001D28F3">
        <w:t xml:space="preserve"> </w:t>
      </w:r>
      <w:r w:rsidRPr="00105C7F">
        <w:t>швидкість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прецизійного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proofErr w:type="spellStart"/>
      <w:r w:rsidRPr="00105C7F">
        <w:t>Верифікована</w:t>
      </w:r>
      <w:proofErr w:type="spellEnd"/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придатність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прикладних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досліджень.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)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слугувати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маршрутизацію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DSP-блоками.</w:t>
      </w:r>
    </w:p>
    <w:p w14:paraId="34C93C14" w14:textId="5DC02DB4" w:rsidR="008D43BA" w:rsidRPr="00683694" w:rsidRDefault="008D43BA" w:rsidP="00105C7F">
      <w:pPr>
        <w:pStyle w:val="ASUBodyText"/>
        <w:rPr>
          <w:b/>
          <w:color w:val="FF0000"/>
          <w:lang w:val="en-US"/>
          <w:rPrChange w:id="707" w:author="Учетная запись Майкрософт" w:date="2026-05-24T17:35:00Z">
            <w:rPr/>
          </w:rPrChange>
        </w:rPr>
      </w:pPr>
      <w:r w:rsidRPr="00105C7F">
        <w:rPr>
          <w:b/>
          <w:bCs/>
        </w:rPr>
        <w:t>Апробація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результатів.</w:t>
      </w:r>
      <w:r w:rsidR="001D28F3">
        <w:t xml:space="preserve"> </w:t>
      </w:r>
      <w:r w:rsidRPr="00105C7F">
        <w:t>Окремих</w:t>
      </w:r>
      <w:r w:rsidR="001D28F3">
        <w:t xml:space="preserve"> </w:t>
      </w:r>
      <w:r w:rsidRPr="00105C7F">
        <w:t>публікацій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подавалос</w:t>
      </w:r>
      <w:r w:rsidR="00683694">
        <w:t>ь</w:t>
      </w:r>
      <w:r w:rsidR="00683694">
        <w:rPr>
          <w:lang w:val="en-US"/>
        </w:rPr>
        <w:t>;</w:t>
      </w:r>
    </w:p>
    <w:p w14:paraId="05ABFF32" w14:textId="77777777" w:rsidR="008D2DA2" w:rsidRDefault="008D2DA2">
      <w:pPr>
        <w:rPr>
          <w:b/>
          <w:bCs/>
          <w:szCs w:val="32"/>
        </w:rPr>
      </w:pPr>
      <w:bookmarkStart w:id="708" w:name="Xdfcd31e18644b5cae80f6fe03ac7c85872a3ad1"/>
      <w:bookmarkEnd w:id="708"/>
      <w:r>
        <w:br w:type="page"/>
      </w:r>
    </w:p>
    <w:p w14:paraId="271290CD" w14:textId="796EF5DB" w:rsidR="008D43BA" w:rsidRPr="00105C7F" w:rsidRDefault="008D43BA" w:rsidP="005454B3">
      <w:pPr>
        <w:pStyle w:val="ASUChapterHead"/>
        <w:spacing w:before="0" w:after="0"/>
      </w:pPr>
      <w:bookmarkStart w:id="709" w:name="_Toc230636404"/>
      <w:r w:rsidRPr="00105C7F">
        <w:lastRenderedPageBreak/>
        <w:t>РОЗДІЛ</w:t>
      </w:r>
      <w:r w:rsidR="001D28F3">
        <w:t xml:space="preserve"> </w:t>
      </w:r>
      <w:r w:rsidR="00F10942">
        <w:t>1</w:t>
      </w:r>
      <w:r w:rsidR="00A411A6">
        <w:rPr>
          <w:lang w:val="en-US"/>
        </w:rPr>
        <w:t xml:space="preserve">.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bookmarkEnd w:id="709"/>
    </w:p>
    <w:p w14:paraId="0E49D188" w14:textId="717F5CF2" w:rsidR="008D43BA" w:rsidRPr="00105C7F" w:rsidRDefault="008D43BA" w:rsidP="00105C7F">
      <w:pPr>
        <w:pStyle w:val="ASUSectionHead"/>
      </w:pPr>
      <w:bookmarkStart w:id="710" w:name="X351ee226d926b4af0b1030921408efbb323dbf0"/>
      <w:bookmarkStart w:id="711" w:name="_Toc230636405"/>
      <w:bookmarkEnd w:id="710"/>
      <w:r w:rsidRPr="00105C7F">
        <w:t>1.1.</w:t>
      </w:r>
      <w:r w:rsidR="001D28F3">
        <w:t xml:space="preserve"> </w:t>
      </w:r>
      <w:r w:rsidRPr="00105C7F">
        <w:t>Характеристика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bookmarkEnd w:id="711"/>
    </w:p>
    <w:p w14:paraId="40F805B4" w14:textId="2BBC1A23" w:rsidR="008D43BA" w:rsidRPr="00105C7F" w:rsidRDefault="008D43BA" w:rsidP="001D28F3">
      <w:pPr>
        <w:pStyle w:val="ASUBodyText"/>
      </w:pPr>
      <w:r w:rsidRPr="00105C7F">
        <w:t>Швидке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(ШПФ,</w:t>
      </w:r>
      <w:r w:rsidR="001D28F3">
        <w:t xml:space="preserve"> 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Fast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Fourier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Transform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FFT)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одним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найбільш</w:t>
      </w:r>
      <w:r w:rsidR="001D28F3">
        <w:t xml:space="preserve"> </w:t>
      </w:r>
      <w:r w:rsidRPr="00105C7F">
        <w:t>вживаних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(ЦОС).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основі</w:t>
      </w:r>
      <w:r w:rsidR="001D28F3">
        <w:t xml:space="preserve"> </w:t>
      </w:r>
      <w:r w:rsidRPr="00105C7F">
        <w:t>цифрової</w:t>
      </w:r>
      <w:r w:rsidR="001D28F3">
        <w:t xml:space="preserve"> </w:t>
      </w:r>
      <w:r w:rsidRPr="00105C7F">
        <w:t>телекомунікації</w:t>
      </w:r>
      <w:r w:rsidR="001D28F3">
        <w:t xml:space="preserve"> </w:t>
      </w:r>
      <w:r w:rsidRPr="00105C7F">
        <w:t>(OFDM-модуляція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стандартах</w:t>
      </w:r>
      <w:r w:rsidR="001D28F3">
        <w:t xml:space="preserve"> </w:t>
      </w:r>
      <w:r w:rsidRPr="00105C7F">
        <w:t>LTE,</w:t>
      </w:r>
      <w:r w:rsidR="001D28F3">
        <w:t xml:space="preserve"> </w:t>
      </w:r>
      <w:r w:rsidRPr="00105C7F">
        <w:t>5G,</w:t>
      </w:r>
      <w:r w:rsidR="001D28F3">
        <w:t xml:space="preserve"> </w:t>
      </w:r>
      <w:proofErr w:type="spellStart"/>
      <w:r w:rsidRPr="00105C7F">
        <w:t>Wi-Fi</w:t>
      </w:r>
      <w:proofErr w:type="spellEnd"/>
      <w:r w:rsidRPr="00105C7F">
        <w:t>),</w:t>
      </w:r>
      <w:r w:rsidR="001D28F3">
        <w:t xml:space="preserve"> </w:t>
      </w:r>
      <w:r w:rsidRPr="00105C7F">
        <w:t>обробки</w:t>
      </w:r>
      <w:r w:rsidR="001D28F3">
        <w:t xml:space="preserve"> </w:t>
      </w:r>
      <w:r w:rsidRPr="00105C7F">
        <w:t>мови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звуку,</w:t>
      </w:r>
      <w:r w:rsidR="001D28F3">
        <w:t xml:space="preserve"> </w:t>
      </w:r>
      <w:r w:rsidRPr="00105C7F">
        <w:t>радіолокації,</w:t>
      </w:r>
      <w:r w:rsidR="001D28F3">
        <w:t xml:space="preserve"> </w:t>
      </w:r>
      <w:r w:rsidRPr="00105C7F">
        <w:t>медичного</w:t>
      </w:r>
      <w:r w:rsidR="001D28F3">
        <w:t xml:space="preserve"> </w:t>
      </w:r>
      <w:proofErr w:type="spellStart"/>
      <w:r w:rsidRPr="00105C7F">
        <w:t>томографування</w:t>
      </w:r>
      <w:proofErr w:type="spellEnd"/>
      <w:r w:rsidRPr="00105C7F">
        <w:t>,</w:t>
      </w:r>
      <w:r w:rsidR="001D28F3">
        <w:t xml:space="preserve"> </w:t>
      </w:r>
      <w:r w:rsidRPr="00105C7F">
        <w:t>спектрального</w:t>
      </w:r>
      <w:r w:rsidR="001D28F3">
        <w:t xml:space="preserve"> </w:t>
      </w:r>
      <w:r w:rsidRPr="00105C7F">
        <w:t>аналізу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машинного</w:t>
      </w:r>
      <w:r w:rsidR="001D28F3">
        <w:t xml:space="preserve"> </w:t>
      </w:r>
      <w:r w:rsidRPr="00105C7F">
        <w:t>навчання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перетворенням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частотний</w:t>
      </w:r>
      <w:r w:rsidR="001D28F3">
        <w:t xml:space="preserve"> </w:t>
      </w:r>
      <w:r w:rsidRPr="00105C7F">
        <w:t>простір.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оцінками</w:t>
      </w:r>
      <w:r w:rsidR="001D28F3">
        <w:t xml:space="preserve"> </w:t>
      </w:r>
      <w:r w:rsidRPr="00105C7F">
        <w:t>IEEE</w:t>
      </w:r>
      <w:r w:rsidR="001D28F3">
        <w:t xml:space="preserve"> 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Society</w:t>
      </w:r>
      <w:proofErr w:type="spellEnd"/>
      <w:r w:rsidRPr="00105C7F">
        <w:t>,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залишається</w:t>
      </w:r>
      <w:r w:rsidR="001D28F3">
        <w:t xml:space="preserve"> </w:t>
      </w:r>
      <w:r w:rsidRPr="00105C7F">
        <w:t>найчастіше</w:t>
      </w:r>
      <w:r w:rsidR="001D28F3">
        <w:t xml:space="preserve"> </w:t>
      </w:r>
      <w:r w:rsidRPr="00105C7F">
        <w:t>застосовуваним</w:t>
      </w:r>
      <w:r w:rsidR="001D28F3">
        <w:t xml:space="preserve"> </w:t>
      </w:r>
      <w:r w:rsidRPr="00105C7F">
        <w:t>числовим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системах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[</w:t>
      </w:r>
      <w:r w:rsidR="007C5C27">
        <w:t>5</w:t>
      </w:r>
      <w:r w:rsidRPr="00105C7F">
        <w:t>][</w:t>
      </w:r>
      <w:r w:rsidR="007C5C27">
        <w:t>27</w:t>
      </w:r>
      <w:r w:rsidRPr="00105C7F">
        <w:t>][2</w:t>
      </w:r>
      <w:r w:rsidR="007C5C27">
        <w:t>0</w:t>
      </w:r>
      <w:r w:rsidRPr="00105C7F">
        <w:t>].</w:t>
      </w:r>
    </w:p>
    <w:p w14:paraId="05FFA62F" w14:textId="3C242FA1" w:rsidR="008D43BA" w:rsidRPr="00105C7F" w:rsidRDefault="008D43BA" w:rsidP="00105C7F">
      <w:pPr>
        <w:pStyle w:val="ASUBodyText"/>
      </w:pPr>
      <w:r w:rsidRPr="00105C7F">
        <w:t>Пряме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дискретного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(ДПФ)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квадратичну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.</w:t>
      </w:r>
      <w:r w:rsidR="001D28F3">
        <w:t xml:space="preserve"> </w:t>
      </w:r>
      <w:r w:rsidRPr="00105C7F">
        <w:t>Навіть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скромного</w:t>
      </w:r>
      <w:r w:rsidR="001D28F3">
        <w:t xml:space="preserve"> </w:t>
      </w:r>
      <w:r w:rsidRPr="00105C7F">
        <w:t>розміру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1024</m:t>
        </m:r>
      </m:oMath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понад</w:t>
      </w:r>
      <w:r w:rsidR="001D28F3">
        <w:t xml:space="preserve"> </w:t>
      </w:r>
      <w:r w:rsidRPr="00105C7F">
        <w:t>мільйон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неприйнятно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Клас</w:t>
      </w:r>
      <w:r w:rsidR="001D28F3">
        <w:t xml:space="preserve"> </w:t>
      </w:r>
      <w:r w:rsidRPr="00105C7F">
        <w:t>швидких</w:t>
      </w:r>
      <w:r w:rsidR="001D28F3">
        <w:t xml:space="preserve"> </w:t>
      </w:r>
      <w:r w:rsidRPr="00105C7F">
        <w:t>алгоритмів,</w:t>
      </w:r>
      <w:r w:rsidR="001D28F3">
        <w:t xml:space="preserve"> </w:t>
      </w:r>
      <w:r w:rsidRPr="00105C7F">
        <w:t>започаткований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r w:rsidRPr="00105C7F">
        <w:t>Кулі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r w:rsidRPr="00105C7F">
        <w:t>Тюкі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1965</w:t>
      </w:r>
      <w:r w:rsidR="001D28F3">
        <w:t xml:space="preserve"> </w:t>
      </w:r>
      <w:r w:rsidRPr="00105C7F">
        <w:t>р.,</w:t>
      </w:r>
      <w:r w:rsidR="001D28F3">
        <w:t xml:space="preserve"> </w:t>
      </w:r>
      <w:r w:rsidRPr="00105C7F">
        <w:t>знижує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рекурсивній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базисної</w:t>
      </w:r>
      <w:r w:rsidR="001D28F3">
        <w:t xml:space="preserve"> </w:t>
      </w:r>
      <w:r w:rsidRPr="00105C7F">
        <w:t>матриці.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довжин,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степенями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105C7F">
        <w:t>),</w:t>
      </w:r>
      <w:r w:rsidR="001D28F3">
        <w:t xml:space="preserve"> </w:t>
      </w:r>
      <w:r w:rsidRPr="00105C7F">
        <w:t>найефективнішим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точки</w:t>
      </w:r>
      <w:r w:rsidR="001D28F3">
        <w:t xml:space="preserve"> </w:t>
      </w:r>
      <w:r w:rsidRPr="00105C7F">
        <w:t>зору</w:t>
      </w:r>
      <w:r w:rsidR="001D28F3">
        <w:t xml:space="preserve"> </w:t>
      </w:r>
      <w:r w:rsidRPr="00105C7F">
        <w:t>кількості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(radix-4),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двовимірної</w:t>
      </w:r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зводить</w:t>
      </w:r>
      <w:r w:rsidR="001D28F3">
        <w:t xml:space="preserve"> </w:t>
      </w:r>
      <w:r w:rsidRPr="00105C7F">
        <w:t>одновимірне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довжиною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w:r w:rsidRPr="00105C7F">
        <w:t>схеми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ДПФ-4,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rk</m:t>
            </m:r>
          </m:sup>
        </m:sSubSup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знову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ДПФ-4</w:t>
      </w:r>
      <w:r w:rsidR="001D28F3">
        <w:t xml:space="preserve"> </w:t>
      </w:r>
      <w:r w:rsidRPr="00105C7F">
        <w:t>[</w:t>
      </w:r>
      <w:r w:rsidR="007C5C27">
        <w:t>5</w:t>
      </w:r>
      <w:r w:rsidRPr="00105C7F">
        <w:t>][</w:t>
      </w:r>
      <w:r w:rsidR="007C5C27">
        <w:t>9</w:t>
      </w:r>
      <w:r w:rsidRPr="00105C7F">
        <w:t>][</w:t>
      </w:r>
      <w:r w:rsidR="007C5C27">
        <w:t>26</w:t>
      </w:r>
      <w:r w:rsidRPr="00105C7F">
        <w:t>][</w:t>
      </w:r>
      <w:r w:rsidR="007C5C27">
        <w:t>20</w:t>
      </w:r>
      <w:r w:rsidRPr="00105C7F">
        <w:t>].</w:t>
      </w:r>
    </w:p>
    <w:p w14:paraId="3B96F9BE" w14:textId="45187B1B" w:rsidR="008D43BA" w:rsidRPr="00105C7F" w:rsidRDefault="008D43BA" w:rsidP="00105C7F">
      <w:pPr>
        <w:pStyle w:val="ASUBodyText"/>
      </w:pPr>
      <w:r w:rsidRPr="00105C7F">
        <w:t>Паралельна</w:t>
      </w:r>
      <w:r w:rsidR="001D28F3">
        <w:t xml:space="preserve"> </w:t>
      </w:r>
      <w:r w:rsidRPr="00105C7F">
        <w:t>природа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природно</w:t>
      </w:r>
      <w:r w:rsidR="001D28F3">
        <w:t xml:space="preserve"> </w:t>
      </w:r>
      <w:r w:rsidRPr="00105C7F">
        <w:t>вкладається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парадигму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dataflow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computing</w:t>
      </w:r>
      <w:proofErr w:type="spellEnd"/>
      <w:r w:rsidRPr="00105C7F">
        <w:t>),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засади</w:t>
      </w:r>
      <w:r w:rsidR="001D28F3">
        <w:t xml:space="preserve"> </w:t>
      </w:r>
      <w:r w:rsidRPr="00105C7F">
        <w:t>якої</w:t>
      </w:r>
      <w:r w:rsidR="001D28F3">
        <w:t xml:space="preserve"> </w:t>
      </w:r>
      <w:r w:rsidRPr="00105C7F">
        <w:t>були</w:t>
      </w:r>
      <w:r w:rsidR="001D28F3">
        <w:t xml:space="preserve"> </w:t>
      </w:r>
      <w:r w:rsidRPr="00105C7F">
        <w:t>закладені</w:t>
      </w:r>
      <w:r w:rsidR="001D28F3">
        <w:t xml:space="preserve"> </w:t>
      </w:r>
      <w:proofErr w:type="spellStart"/>
      <w:r w:rsidRPr="00105C7F">
        <w:t>Дж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Деннісом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Jack</w:t>
      </w:r>
      <w:proofErr w:type="spellEnd"/>
      <w:r w:rsidR="001D28F3">
        <w:t xml:space="preserve"> </w:t>
      </w:r>
      <w:r w:rsidRPr="00105C7F">
        <w:t>B.</w:t>
      </w:r>
      <w:r w:rsidR="001D28F3">
        <w:t xml:space="preserve"> </w:t>
      </w:r>
      <w:proofErr w:type="spellStart"/>
      <w:r w:rsidRPr="00105C7F">
        <w:t>Dennis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початку</w:t>
      </w:r>
      <w:r w:rsidR="001D28F3">
        <w:t xml:space="preserve"> </w:t>
      </w:r>
      <w:r w:rsidRPr="00105C7F">
        <w:t>1970-х</w:t>
      </w:r>
      <w:r w:rsidR="001D28F3">
        <w:t xml:space="preserve"> </w:t>
      </w:r>
      <w:r w:rsidRPr="00105C7F">
        <w:t>рр.</w:t>
      </w:r>
      <w:r w:rsidR="001D28F3">
        <w:t xml:space="preserve"> </w:t>
      </w:r>
      <w:r w:rsidRPr="00105C7F">
        <w:t>[</w:t>
      </w:r>
      <w:r w:rsidR="007C5C27">
        <w:t>6</w:t>
      </w:r>
      <w:r w:rsidRPr="00105C7F">
        <w:t>][</w:t>
      </w:r>
      <w:r w:rsidR="007C5C27">
        <w:t>7</w:t>
      </w:r>
      <w:r w:rsidRPr="00105C7F">
        <w:t>].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</w:t>
      </w:r>
      <w:r w:rsidR="001D28F3">
        <w:t xml:space="preserve"> </w:t>
      </w:r>
      <w:r w:rsidRPr="00105C7F">
        <w:t>відсутній</w:t>
      </w:r>
      <w:r w:rsidR="001D28F3">
        <w:t xml:space="preserve"> </w:t>
      </w:r>
      <w:r w:rsidRPr="00105C7F">
        <w:t>лічильник</w:t>
      </w:r>
      <w:r w:rsidR="001D28F3">
        <w:t xml:space="preserve"> </w:t>
      </w:r>
      <w:r w:rsidRPr="00105C7F">
        <w:t>команд</w:t>
      </w:r>
      <w:r w:rsidR="001D28F3">
        <w:t xml:space="preserve"> </w:t>
      </w:r>
      <w:r w:rsidRPr="00105C7F">
        <w:t>фон-</w:t>
      </w:r>
      <w:proofErr w:type="spellStart"/>
      <w:r w:rsidRPr="00105C7F">
        <w:t>нейманівської</w:t>
      </w:r>
      <w:proofErr w:type="spellEnd"/>
      <w:r w:rsidR="001D28F3">
        <w:t xml:space="preserve"> </w:t>
      </w:r>
      <w:r w:rsidRPr="00105C7F">
        <w:t>архітектури: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активується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каналах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чого</w:t>
      </w:r>
      <w:r w:rsidR="001D28F3">
        <w:t xml:space="preserve"> </w:t>
      </w:r>
      <w:proofErr w:type="spellStart"/>
      <w:r w:rsidRPr="00105C7F">
        <w:t>самопланування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lastRenderedPageBreak/>
        <w:t>self-scheduling</w:t>
      </w:r>
      <w:proofErr w:type="spellEnd"/>
      <w:r w:rsidRPr="00105C7F">
        <w:t>)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максимальний</w:t>
      </w:r>
      <w:r w:rsidR="001D28F3">
        <w:t xml:space="preserve"> </w:t>
      </w:r>
      <w:r w:rsidRPr="00105C7F">
        <w:t>паралелізм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явних</w:t>
      </w:r>
      <w:r w:rsidR="001D28F3">
        <w:t xml:space="preserve"> </w:t>
      </w:r>
      <w:r w:rsidRPr="00105C7F">
        <w:t>механізмів</w:t>
      </w:r>
      <w:r w:rsidR="001D28F3">
        <w:t xml:space="preserve"> </w:t>
      </w:r>
      <w:r w:rsidRPr="00105C7F">
        <w:t>синхронізації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19</w:t>
      </w:r>
      <w:r w:rsidRPr="00105C7F">
        <w:t>].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формально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орієнтованим</w:t>
      </w:r>
      <w:r w:rsidR="001D28F3">
        <w:t xml:space="preserve"> </w:t>
      </w:r>
      <w:r w:rsidRPr="00105C7F">
        <w:t>ациклічним</w:t>
      </w:r>
      <w:r w:rsidR="001D28F3">
        <w:t xml:space="preserve"> </w:t>
      </w:r>
      <w:r w:rsidRPr="00105C7F">
        <w:t>графом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даними,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</w:t>
      </w:r>
      <w:proofErr w:type="spellStart"/>
      <w:r w:rsidRPr="00105C7F">
        <w:t>англ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rPr>
          <w:i/>
          <w:iCs/>
        </w:rPr>
        <w:t>Data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Flow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Graph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DFG)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моделі.</w:t>
      </w:r>
    </w:p>
    <w:p w14:paraId="29F7CF5B" w14:textId="3FE58205" w:rsidR="008D43BA" w:rsidRPr="00105C7F" w:rsidRDefault="008D43BA" w:rsidP="00105C7F">
      <w:pPr>
        <w:pStyle w:val="ASUBodyText"/>
      </w:pPr>
      <w:r w:rsidRPr="00105C7F">
        <w:t>Незважаючи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фундаментальну</w:t>
      </w:r>
      <w:r w:rsidR="001D28F3">
        <w:t xml:space="preserve"> </w:t>
      </w:r>
      <w:r w:rsidRPr="00105C7F">
        <w:t>роль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широкий</w:t>
      </w:r>
      <w:r w:rsidR="001D28F3">
        <w:t xml:space="preserve"> </w:t>
      </w:r>
      <w:r w:rsidRPr="00105C7F">
        <w:t>спектр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виробничих</w:t>
      </w:r>
      <w:r w:rsidR="001D28F3">
        <w:t xml:space="preserve"> </w:t>
      </w:r>
      <w:r w:rsidRPr="00105C7F">
        <w:t>реалізацій,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навчальній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дослідницькій</w:t>
      </w:r>
      <w:r w:rsidR="001D28F3">
        <w:t xml:space="preserve"> </w:t>
      </w:r>
      <w:r w:rsidRPr="00105C7F">
        <w:t>практиці</w:t>
      </w:r>
      <w:r w:rsidR="001D28F3">
        <w:t xml:space="preserve"> </w:t>
      </w:r>
      <w:r w:rsidRPr="00105C7F">
        <w:t>існує</w:t>
      </w:r>
      <w:r w:rsidR="001D28F3">
        <w:t xml:space="preserve"> </w:t>
      </w:r>
      <w:r w:rsidRPr="00105C7F">
        <w:t>системна</w:t>
      </w:r>
      <w:r w:rsidR="001D28F3">
        <w:t xml:space="preserve"> </w:t>
      </w:r>
      <w:r w:rsidRPr="00105C7F">
        <w:t>прогалина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рівнями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алгоритму.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математична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матричні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метеликів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класичних</w:t>
      </w:r>
      <w:r w:rsidR="001D28F3">
        <w:t xml:space="preserve"> </w:t>
      </w:r>
      <w:r w:rsidRPr="00105C7F">
        <w:t>підручниках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5</w:t>
      </w:r>
      <w:r w:rsidRPr="00105C7F">
        <w:t>]</w:t>
      </w:r>
      <w:r w:rsidR="003D7847">
        <w:rPr>
          <w:lang w:val="en-US"/>
        </w:rPr>
        <w:t>[26</w:t>
      </w:r>
      <w:r w:rsidRPr="00105C7F">
        <w:t>].</w:t>
      </w:r>
      <w:r w:rsidR="001D28F3">
        <w:t xml:space="preserve"> </w:t>
      </w:r>
      <w:r w:rsidRPr="00105C7F">
        <w:t>Другий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формальна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потокова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Dataflow</w:t>
      </w:r>
      <w:proofErr w:type="spellEnd"/>
      <w:r w:rsidR="001D28F3">
        <w:t xml:space="preserve"> </w:t>
      </w:r>
      <w:r w:rsidRPr="00105C7F">
        <w:t>(SDF)</w:t>
      </w:r>
      <w:r w:rsidR="001D28F3">
        <w:t xml:space="preserve"> </w:t>
      </w:r>
      <w:r w:rsidRPr="00105C7F">
        <w:t>Лі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Месершмітта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описують</w:t>
      </w:r>
      <w:r w:rsidR="001D28F3">
        <w:t xml:space="preserve"> </w:t>
      </w:r>
      <w:r w:rsidRPr="00105C7F">
        <w:t>вузли,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5</w:t>
      </w:r>
      <w:r w:rsidRPr="00105C7F">
        <w:t>][</w:t>
      </w:r>
      <w:r w:rsidR="003D7847">
        <w:rPr>
          <w:lang w:val="en-US"/>
        </w:rPr>
        <w:t>26</w:t>
      </w:r>
      <w:r w:rsidRPr="00105C7F">
        <w:t>].</w:t>
      </w:r>
      <w:r w:rsidR="001D28F3">
        <w:t xml:space="preserve"> </w:t>
      </w:r>
      <w:r w:rsidRPr="00105C7F">
        <w:t>Третій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rPr>
          <w:i/>
          <w:iCs/>
        </w:rPr>
        <w:t>виробнича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реалізація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IPP,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максимальну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конкретних</w:t>
      </w:r>
      <w:r w:rsidR="001D28F3">
        <w:t xml:space="preserve"> </w:t>
      </w:r>
      <w:r w:rsidRPr="00105C7F">
        <w:t>платформах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12</w:t>
      </w:r>
      <w:r w:rsidRPr="00105C7F">
        <w:t>][</w:t>
      </w:r>
      <w:r w:rsidR="003D7847">
        <w:rPr>
          <w:lang w:val="en-US"/>
        </w:rPr>
        <w:t>1</w:t>
      </w:r>
      <w:r w:rsidRPr="00105C7F">
        <w:t>][</w:t>
      </w:r>
      <w:r w:rsidR="003D7847">
        <w:rPr>
          <w:lang w:val="en-US"/>
        </w:rPr>
        <w:t>24</w:t>
      </w:r>
      <w:r w:rsidRPr="00105C7F">
        <w:t>][</w:t>
      </w:r>
      <w:r w:rsidR="003D7847">
        <w:rPr>
          <w:lang w:val="en-US"/>
        </w:rPr>
        <w:t>28</w:t>
      </w:r>
      <w:r w:rsidRPr="00105C7F">
        <w:t>][</w:t>
      </w:r>
      <w:r w:rsidR="003D7847">
        <w:rPr>
          <w:lang w:val="en-US"/>
        </w:rPr>
        <w:t>15</w:t>
      </w:r>
      <w:r w:rsidRPr="00105C7F">
        <w:t>].</w:t>
      </w:r>
    </w:p>
    <w:p w14:paraId="22DAAE07" w14:textId="0B3951D9" w:rsidR="008D43BA" w:rsidRPr="00105C7F" w:rsidRDefault="008D43BA" w:rsidP="00105C7F">
      <w:pPr>
        <w:pStyle w:val="ASUBodyText"/>
      </w:pPr>
      <w:r w:rsidRPr="00105C7F">
        <w:t>Ці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існують</w:t>
      </w:r>
      <w:r w:rsidR="001D28F3">
        <w:t xml:space="preserve"> </w:t>
      </w:r>
      <w:proofErr w:type="spellStart"/>
      <w:r w:rsidRPr="00105C7F">
        <w:t>відокремлено</w:t>
      </w:r>
      <w:proofErr w:type="spellEnd"/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одного.</w:t>
      </w:r>
      <w:r w:rsidR="001D28F3">
        <w:t xml:space="preserve"> </w:t>
      </w:r>
      <w:r w:rsidRPr="00105C7F">
        <w:t>Математичні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виконуваного</w:t>
      </w:r>
      <w:r w:rsidR="001D28F3">
        <w:t xml:space="preserve"> </w:t>
      </w:r>
      <w:r w:rsidRPr="00105C7F">
        <w:t>аналога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поточного</w:t>
      </w:r>
      <w:r w:rsidR="001D28F3">
        <w:t xml:space="preserve"> </w:t>
      </w:r>
      <w:r w:rsidRPr="00105C7F">
        <w:t>спостереження;</w:t>
      </w:r>
      <w:r w:rsidR="001D28F3">
        <w:t xml:space="preserve"> </w:t>
      </w:r>
      <w:r w:rsidRPr="00105C7F">
        <w:t>формальна</w:t>
      </w:r>
      <w:r w:rsidR="001D28F3">
        <w:t xml:space="preserve"> </w:t>
      </w:r>
      <w:r w:rsidRPr="00105C7F">
        <w:t>SDF-модель</w:t>
      </w:r>
      <w:r w:rsidR="001D28F3">
        <w:t xml:space="preserve"> </w:t>
      </w:r>
      <w:r w:rsidRPr="00105C7F">
        <w:t>рідко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самостійний</w:t>
      </w:r>
      <w:r w:rsidR="001D28F3">
        <w:t xml:space="preserve"> </w:t>
      </w:r>
      <w:r w:rsidRPr="00105C7F">
        <w:t>артефакт;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внутрішньої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породження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поглинання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динаміки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паралельних</w:t>
      </w:r>
      <w:r w:rsidR="001D28F3">
        <w:t xml:space="preserve"> </w:t>
      </w:r>
      <w:r w:rsidRPr="00105C7F">
        <w:t>шляхів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графі.</w:t>
      </w:r>
    </w:p>
    <w:p w14:paraId="3A52FF76" w14:textId="3DC9F1B5" w:rsidR="008D43BA" w:rsidRPr="00105C7F" w:rsidRDefault="008D43BA" w:rsidP="00105C7F">
      <w:pPr>
        <w:pStyle w:val="ASUBodyText"/>
      </w:pPr>
      <w:r w:rsidRPr="00105C7F">
        <w:t>Актуальність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зумовлена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чинниками:</w:t>
      </w:r>
    </w:p>
    <w:p w14:paraId="1D1F1F32" w14:textId="34597BC7" w:rsidR="008D43BA" w:rsidRPr="00105C7F" w:rsidRDefault="008D43BA" w:rsidP="001D28F3">
      <w:pPr>
        <w:pStyle w:val="ASUBulletList"/>
      </w:pPr>
      <w:r w:rsidRPr="00105C7F">
        <w:t>зростанням</w:t>
      </w:r>
      <w:r w:rsidR="001D28F3">
        <w:t xml:space="preserve"> </w:t>
      </w:r>
      <w:r w:rsidRPr="00105C7F">
        <w:t>попиту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навчальні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процесів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підготовці</w:t>
      </w:r>
      <w:r w:rsidR="001D28F3">
        <w:t xml:space="preserve"> </w:t>
      </w:r>
      <w:r w:rsidRPr="00105C7F">
        <w:t>ІТ-фахівців;</w:t>
      </w:r>
    </w:p>
    <w:p w14:paraId="4DFC8606" w14:textId="42566FF8" w:rsidR="008D43BA" w:rsidRPr="00105C7F" w:rsidRDefault="008D43BA" w:rsidP="001D28F3">
      <w:pPr>
        <w:pStyle w:val="ASUBulletList"/>
      </w:pPr>
      <w:r w:rsidRPr="00105C7F">
        <w:t>розширенням</w:t>
      </w:r>
      <w:r w:rsidR="001D28F3">
        <w:t xml:space="preserve"> </w:t>
      </w:r>
      <w:r w:rsidRPr="00105C7F">
        <w:t>інтересу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proofErr w:type="spellStart"/>
      <w:r w:rsidRPr="00105C7F">
        <w:t>архітектур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спеціалізованих</w:t>
      </w:r>
      <w:r w:rsidR="001D28F3">
        <w:t xml:space="preserve"> </w:t>
      </w:r>
      <w:r w:rsidRPr="00105C7F">
        <w:t>прискорювачах,</w:t>
      </w:r>
      <w:r w:rsidR="001D28F3">
        <w:t xml:space="preserve"> </w:t>
      </w:r>
      <w:r w:rsidRPr="00105C7F">
        <w:t>зокрема</w:t>
      </w:r>
      <w:r w:rsidR="001D28F3">
        <w:t xml:space="preserve"> </w:t>
      </w:r>
      <w:r w:rsidRPr="00105C7F">
        <w:t>тензорних</w:t>
      </w:r>
      <w:r w:rsidR="001D28F3">
        <w:t xml:space="preserve"> </w:t>
      </w:r>
      <w:r w:rsidRPr="00105C7F">
        <w:t>процесорах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FPGA-рішеннях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ЦОС;</w:t>
      </w:r>
    </w:p>
    <w:p w14:paraId="6BAE6B3E" w14:textId="549B6B80" w:rsidR="008D43BA" w:rsidRPr="00105C7F" w:rsidRDefault="008D43BA" w:rsidP="001D28F3">
      <w:pPr>
        <w:pStyle w:val="ASUBulletList"/>
      </w:pPr>
      <w:r w:rsidRPr="00105C7F">
        <w:lastRenderedPageBreak/>
        <w:t>відсутністю</w:t>
      </w:r>
      <w:r w:rsidR="001D28F3">
        <w:t xml:space="preserve"> </w:t>
      </w:r>
      <w:r w:rsidRPr="00105C7F">
        <w:t>вітчизняних</w:t>
      </w:r>
      <w:r w:rsidR="001D28F3">
        <w:t xml:space="preserve"> </w:t>
      </w:r>
      <w:r w:rsidRPr="00105C7F">
        <w:t>веб-орієнтованих</w:t>
      </w:r>
      <w:r w:rsidR="001D28F3">
        <w:t xml:space="preserve"> </w:t>
      </w:r>
      <w:r w:rsidRPr="00105C7F">
        <w:t>інструментів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кодом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класу</w:t>
      </w:r>
      <w:r w:rsidR="001D28F3">
        <w:t xml:space="preserve"> </w:t>
      </w:r>
      <w:r w:rsidRPr="00105C7F">
        <w:t>задач.</w:t>
      </w:r>
    </w:p>
    <w:p w14:paraId="1D552C47" w14:textId="2909A232" w:rsidR="008D43BA" w:rsidRPr="00105C7F" w:rsidRDefault="008D43BA" w:rsidP="001D28F3">
      <w:pPr>
        <w:pStyle w:val="ASUSectionHead"/>
      </w:pPr>
      <w:bookmarkStart w:id="712" w:name="X92b031453c6d8ed53c9049f3de12fcc4c3dd5ef"/>
      <w:bookmarkStart w:id="713" w:name="_Toc230636406"/>
      <w:bookmarkEnd w:id="712"/>
      <w:r w:rsidRPr="00105C7F">
        <w:t>1.2.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рішень</w:t>
      </w:r>
      <w:bookmarkEnd w:id="713"/>
    </w:p>
    <w:p w14:paraId="679051EB" w14:textId="14884C07" w:rsidR="008D43BA" w:rsidRPr="00105C7F" w:rsidRDefault="008D43BA" w:rsidP="001D28F3">
      <w:pPr>
        <w:pStyle w:val="ASUBodyText"/>
      </w:pPr>
      <w:r w:rsidRPr="00105C7F">
        <w:t>Аналіз</w:t>
      </w:r>
      <w:r w:rsidR="001D28F3">
        <w:t xml:space="preserve"> </w:t>
      </w:r>
      <w:r w:rsidRPr="00105C7F">
        <w:t>актуальних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профільних</w:t>
      </w:r>
      <w:r w:rsidR="001D28F3">
        <w:t xml:space="preserve"> </w:t>
      </w:r>
      <w:r w:rsidRPr="00105C7F">
        <w:t>літературних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показує,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простір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поділяється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сегменти:</w:t>
      </w:r>
    </w:p>
    <w:p w14:paraId="26A39211" w14:textId="04A5A136" w:rsidR="008D43BA" w:rsidRPr="00105C7F" w:rsidRDefault="008D43BA" w:rsidP="001D28F3">
      <w:pPr>
        <w:pStyle w:val="ASUBulletList"/>
      </w:pPr>
      <w:r w:rsidRPr="00105C7F">
        <w:t>програмні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загального</w:t>
      </w:r>
      <w:r w:rsidR="001D28F3">
        <w:t xml:space="preserve"> </w:t>
      </w:r>
      <w:r w:rsidRPr="00105C7F">
        <w:t>призначення;</w:t>
      </w:r>
    </w:p>
    <w:p w14:paraId="6C276D04" w14:textId="660CD720" w:rsidR="008D43BA" w:rsidRPr="00105C7F" w:rsidRDefault="008D43BA" w:rsidP="001D28F3">
      <w:pPr>
        <w:pStyle w:val="ASUBulletList"/>
      </w:pPr>
      <w:r w:rsidRPr="00105C7F">
        <w:t>апаратні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GPU-прискорювачі;</w:t>
      </w:r>
    </w:p>
    <w:p w14:paraId="3F8E204C" w14:textId="46E6E2A4" w:rsidR="008D43BA" w:rsidRPr="00105C7F" w:rsidRDefault="008D43BA" w:rsidP="001D28F3">
      <w:pPr>
        <w:pStyle w:val="ASUBulletList"/>
      </w:pPr>
      <w:r w:rsidRPr="00105C7F">
        <w:t>системи</w:t>
      </w:r>
      <w:r w:rsidR="001D28F3">
        <w:t xml:space="preserve"> </w:t>
      </w:r>
      <w:r w:rsidRPr="00105C7F">
        <w:t>автоматичної</w:t>
      </w:r>
      <w:r w:rsidR="001D28F3">
        <w:t xml:space="preserve"> </w:t>
      </w:r>
      <w:r w:rsidRPr="00105C7F">
        <w:t>генерації</w:t>
      </w:r>
      <w:r w:rsidR="001D28F3">
        <w:t xml:space="preserve"> </w:t>
      </w:r>
      <w:r w:rsidRPr="00105C7F">
        <w:t>оптимізованого</w:t>
      </w:r>
      <w:r w:rsidR="001D28F3">
        <w:t xml:space="preserve"> </w:t>
      </w:r>
      <w:r w:rsidRPr="00105C7F">
        <w:t>коду.</w:t>
      </w:r>
    </w:p>
    <w:p w14:paraId="4A79E88A" w14:textId="7B85AC1A" w:rsidR="008D43BA" w:rsidRPr="00105C7F" w:rsidRDefault="008D43BA" w:rsidP="001D28F3">
      <w:pPr>
        <w:pStyle w:val="ASUBodyText"/>
      </w:pPr>
      <w:r w:rsidRPr="00105C7F">
        <w:t>Паралельно</w:t>
      </w:r>
      <w:r w:rsidR="001D28F3">
        <w:t xml:space="preserve"> </w:t>
      </w:r>
      <w:r w:rsidRPr="00105C7F">
        <w:t>існує</w:t>
      </w:r>
      <w:r w:rsidR="001D28F3">
        <w:t xml:space="preserve"> </w:t>
      </w:r>
      <w:r w:rsidRPr="00105C7F">
        <w:t>окрема</w:t>
      </w:r>
      <w:r w:rsidR="001D28F3">
        <w:t xml:space="preserve"> </w:t>
      </w:r>
      <w:r w:rsidRPr="00105C7F">
        <w:t>галузь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застосовуються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формалізованого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обчислювачів,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виконувані</w:t>
      </w:r>
      <w:r w:rsidR="001D28F3">
        <w:t xml:space="preserve"> </w:t>
      </w:r>
      <w:r w:rsidRPr="00105C7F">
        <w:t>симулятори.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розглядаються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напрямки.</w:t>
      </w:r>
    </w:p>
    <w:p w14:paraId="41DAC34F" w14:textId="16D13BF7" w:rsidR="008D43BA" w:rsidRPr="00105C7F" w:rsidRDefault="008D43BA" w:rsidP="00105C7F">
      <w:pPr>
        <w:pStyle w:val="ASUBodyText"/>
      </w:pPr>
      <w:r w:rsidRPr="00105C7F">
        <w:rPr>
          <w:b/>
          <w:bCs/>
        </w:rPr>
        <w:t>Бібліотека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FFTW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Fastest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Fourier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Transform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in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the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West</w:t>
      </w:r>
      <w:proofErr w:type="spellEnd"/>
      <w:r w:rsidRPr="00105C7F">
        <w:rPr>
          <w:b/>
          <w:bCs/>
        </w:rPr>
        <w:t>)</w:t>
      </w:r>
      <w:r w:rsidR="001D28F3">
        <w:t xml:space="preserve"> </w:t>
      </w:r>
      <w:r w:rsidRPr="00105C7F">
        <w:t>розроблена</w:t>
      </w:r>
      <w:r w:rsidR="001D28F3">
        <w:t xml:space="preserve"> </w:t>
      </w:r>
      <w:r w:rsidRPr="00105C7F">
        <w:t>М.</w:t>
      </w:r>
      <w:r w:rsidR="001D28F3">
        <w:t xml:space="preserve"> </w:t>
      </w:r>
      <w:proofErr w:type="spellStart"/>
      <w:r w:rsidRPr="00105C7F">
        <w:t>Фріго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С.</w:t>
      </w:r>
      <w:r w:rsidR="001D28F3">
        <w:t xml:space="preserve"> </w:t>
      </w:r>
      <w:r w:rsidRPr="00105C7F">
        <w:t>Джонсоном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1997</w:t>
      </w:r>
      <w:r w:rsidR="001D28F3">
        <w:t xml:space="preserve"> </w:t>
      </w:r>
      <w:r w:rsidRPr="00105C7F">
        <w:t>р.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1999</w:t>
      </w:r>
      <w:r w:rsidR="001D28F3">
        <w:t xml:space="preserve"> </w:t>
      </w:r>
      <w:r w:rsidRPr="00105C7F">
        <w:t>р.</w:t>
      </w:r>
      <w:r w:rsidR="001D28F3">
        <w:t xml:space="preserve"> </w:t>
      </w:r>
      <w:r w:rsidRPr="00105C7F">
        <w:t>відзначена</w:t>
      </w:r>
      <w:r w:rsidR="001D28F3">
        <w:t xml:space="preserve"> </w:t>
      </w:r>
      <w:r w:rsidRPr="00105C7F">
        <w:t>премією</w:t>
      </w:r>
      <w:r w:rsidR="001D28F3">
        <w:t xml:space="preserve"> </w:t>
      </w:r>
      <w:proofErr w:type="spellStart"/>
      <w:r w:rsidRPr="00105C7F">
        <w:t>Вілкінсона</w:t>
      </w:r>
      <w:proofErr w:type="spellEnd"/>
      <w:r w:rsidR="001D28F3">
        <w:t xml:space="preserve"> </w:t>
      </w:r>
      <w:r w:rsidRPr="00105C7F">
        <w:t>[1</w:t>
      </w:r>
      <w:r w:rsidR="003D7847">
        <w:rPr>
          <w:lang w:val="en-US"/>
        </w:rPr>
        <w:t>1</w:t>
      </w:r>
      <w:r w:rsidRPr="00105C7F">
        <w:t>].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FFTW</w:t>
      </w:r>
      <w:r w:rsidR="001D28F3">
        <w:t xml:space="preserve"> </w:t>
      </w:r>
      <w:r w:rsidRPr="00105C7F">
        <w:t>ґрунтується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компонентах</w:t>
      </w:r>
      <w:r w:rsidR="001D28F3">
        <w:t xml:space="preserve"> </w:t>
      </w:r>
      <w:proofErr w:type="spellStart"/>
      <w:r w:rsidRPr="00105C7F">
        <w:rPr>
          <w:i/>
          <w:iCs/>
        </w:rPr>
        <w:t>коделети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компактні</w:t>
      </w:r>
      <w:r w:rsidR="001D28F3">
        <w:t xml:space="preserve"> </w:t>
      </w:r>
      <w:r w:rsidRPr="00105C7F">
        <w:t>блоки</w:t>
      </w:r>
      <w:r w:rsidR="001D28F3">
        <w:t xml:space="preserve"> </w:t>
      </w:r>
      <w:r w:rsidRPr="00105C7F">
        <w:t>прямолінійного</w:t>
      </w:r>
      <w:r w:rsidR="001D28F3">
        <w:t xml:space="preserve"> </w:t>
      </w:r>
      <w:r w:rsidRPr="00105C7F">
        <w:t>C-коду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невеликих</w:t>
      </w:r>
      <w:r w:rsidR="001D28F3">
        <w:t xml:space="preserve"> </w:t>
      </w:r>
      <w:r w:rsidRPr="00105C7F">
        <w:t>розмірів,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згенеровані</w:t>
      </w:r>
      <w:r w:rsidR="001D28F3">
        <w:t xml:space="preserve"> </w:t>
      </w:r>
      <w:r w:rsidRPr="00105C7F">
        <w:t>компілятором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genfft</w:t>
      </w:r>
      <w:proofErr w:type="spellEnd"/>
      <w:r w:rsidRPr="00105C7F">
        <w:t>;</w:t>
      </w:r>
      <w:r w:rsidR="001D28F3">
        <w:t xml:space="preserve"> </w:t>
      </w:r>
      <w:r w:rsidRPr="00105C7F">
        <w:rPr>
          <w:i/>
          <w:iCs/>
        </w:rPr>
        <w:t>планувальник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runtime</w:t>
      </w:r>
      <w:proofErr w:type="spellEnd"/>
      <w:r w:rsidRPr="00105C7F">
        <w:t>-компонент,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t>динамічного</w:t>
      </w:r>
      <w:r w:rsidR="001D28F3">
        <w:t xml:space="preserve"> </w:t>
      </w:r>
      <w:r w:rsidRPr="00105C7F">
        <w:t>програмування</w:t>
      </w:r>
      <w:r w:rsidR="001D28F3">
        <w:t xml:space="preserve"> </w:t>
      </w:r>
      <w:r w:rsidRPr="00105C7F">
        <w:t>добирає</w:t>
      </w:r>
      <w:r w:rsidR="001D28F3">
        <w:t xml:space="preserve"> </w:t>
      </w:r>
      <w:r w:rsidRPr="00105C7F">
        <w:t>оптимальну</w:t>
      </w:r>
      <w:r w:rsidR="001D28F3">
        <w:t xml:space="preserve"> </w:t>
      </w:r>
      <w:r w:rsidRPr="00105C7F">
        <w:t>рекурсивну</w:t>
      </w:r>
      <w:r w:rsidR="001D28F3">
        <w:t xml:space="preserve"> </w:t>
      </w:r>
      <w:proofErr w:type="spellStart"/>
      <w:r w:rsidRPr="00105C7F">
        <w:t>факторизацію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конкретну</w:t>
      </w:r>
      <w:r w:rsidR="001D28F3">
        <w:t xml:space="preserve"> </w:t>
      </w:r>
      <w:r w:rsidRPr="00105C7F">
        <w:t>апаратну</w:t>
      </w:r>
      <w:r w:rsidR="001D28F3">
        <w:t xml:space="preserve"> </w:t>
      </w:r>
      <w:r w:rsidRPr="00105C7F">
        <w:t>платформу;</w:t>
      </w:r>
      <w:r w:rsidR="001D28F3">
        <w:t xml:space="preserve"> </w:t>
      </w:r>
      <w:r w:rsidRPr="00105C7F">
        <w:rPr>
          <w:i/>
          <w:iCs/>
        </w:rPr>
        <w:t>екзекутор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складений</w:t>
      </w:r>
      <w:r w:rsidR="001D28F3">
        <w:t xml:space="preserve"> </w:t>
      </w:r>
      <w:r w:rsidRPr="00105C7F">
        <w:t>план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явну</w:t>
      </w:r>
      <w:r w:rsidR="001D28F3">
        <w:t xml:space="preserve"> </w:t>
      </w:r>
      <w:r w:rsidRPr="00105C7F">
        <w:t>рекурсію</w:t>
      </w:r>
      <w:r w:rsidR="001D28F3">
        <w:t xml:space="preserve"> </w:t>
      </w:r>
      <w:r w:rsidRPr="00105C7F">
        <w:t>«розділяй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володарюй».</w:t>
      </w:r>
      <w:r w:rsidR="001D28F3">
        <w:t xml:space="preserve"> </w:t>
      </w:r>
      <w:r w:rsidRPr="00105C7F">
        <w:t>Рекурсивна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кеш-незалежною</w:t>
      </w:r>
      <w:r w:rsidR="001D28F3">
        <w:t xml:space="preserve"> </w:t>
      </w:r>
      <w:r w:rsidRPr="00105C7F">
        <w:t>(</w:t>
      </w:r>
      <w:proofErr w:type="spellStart"/>
      <w:r w:rsidRPr="00105C7F">
        <w:t>cache-oblivious</w:t>
      </w:r>
      <w:proofErr w:type="spellEnd"/>
      <w:r w:rsidRPr="00105C7F">
        <w:t>):</w:t>
      </w:r>
      <w:r w:rsidR="001D28F3">
        <w:t xml:space="preserve"> </w:t>
      </w:r>
      <w:r w:rsidRPr="00105C7F">
        <w:t>щойно</w:t>
      </w:r>
      <w:r w:rsidR="001D28F3">
        <w:t xml:space="preserve"> </w:t>
      </w:r>
      <w:proofErr w:type="spellStart"/>
      <w:r w:rsidRPr="00105C7F">
        <w:t>підзадача</w:t>
      </w:r>
      <w:proofErr w:type="spellEnd"/>
      <w:r w:rsidR="001D28F3">
        <w:t xml:space="preserve"> </w:t>
      </w:r>
      <w:r w:rsidRPr="00105C7F">
        <w:t>поміщається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L1/L2-кеш,</w:t>
      </w:r>
      <w:r w:rsidR="001D28F3">
        <w:t xml:space="preserve"> </w:t>
      </w:r>
      <w:r w:rsidRPr="00105C7F">
        <w:t>вона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промахів</w:t>
      </w:r>
      <w:r w:rsidR="001D28F3">
        <w:t xml:space="preserve"> </w:t>
      </w:r>
      <w:r w:rsidRPr="00105C7F">
        <w:t>кешу,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вищу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ітеративних</w:t>
      </w:r>
      <w:r w:rsidR="001D28F3">
        <w:t xml:space="preserve"> </w:t>
      </w:r>
      <w:r w:rsidRPr="00105C7F">
        <w:t>реалізацій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12</w:t>
      </w:r>
      <w:r w:rsidRPr="00105C7F">
        <w:t>].</w:t>
      </w:r>
    </w:p>
    <w:p w14:paraId="00838AFD" w14:textId="48800A42" w:rsidR="008D43BA" w:rsidRPr="00105C7F" w:rsidRDefault="008D43BA" w:rsidP="00105C7F">
      <w:pPr>
        <w:pStyle w:val="ASUBodyText"/>
      </w:pPr>
      <w:r w:rsidRPr="00105C7F">
        <w:rPr>
          <w:b/>
          <w:bCs/>
        </w:rPr>
        <w:t>ARM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CMSIS-DSP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стандартизований</w:t>
      </w:r>
      <w:r w:rsidR="001D28F3">
        <w:t xml:space="preserve"> </w:t>
      </w:r>
      <w:r w:rsidRPr="00105C7F">
        <w:t>пакет</w:t>
      </w:r>
      <w:r w:rsidR="001D28F3">
        <w:t xml:space="preserve"> </w:t>
      </w:r>
      <w:r w:rsidRPr="00105C7F">
        <w:t>ЦОС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мікроконтролерів</w:t>
      </w:r>
      <w:r w:rsidR="001D28F3">
        <w:t xml:space="preserve"> </w:t>
      </w:r>
      <w:r w:rsidRPr="00105C7F">
        <w:t>ARM</w:t>
      </w:r>
      <w:r w:rsidR="001D28F3">
        <w:t xml:space="preserve"> </w:t>
      </w:r>
      <w:proofErr w:type="spellStart"/>
      <w:r w:rsidRPr="00105C7F">
        <w:t>Cortex</w:t>
      </w:r>
      <w:proofErr w:type="spellEnd"/>
      <w:r w:rsidRPr="00105C7F">
        <w:t>-M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</w:t>
      </w:r>
      <w:r w:rsidRPr="00105C7F">
        <w:t>].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жорстко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розмірів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4096</m:t>
        </m:r>
      </m:oMath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ручною</w:t>
      </w:r>
      <w:r w:rsidR="001D28F3">
        <w:t xml:space="preserve"> </w:t>
      </w:r>
      <w:r w:rsidRPr="00105C7F">
        <w:t>адаптацією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SIMD-інструкції</w:t>
      </w:r>
      <w:r w:rsidR="001D28F3">
        <w:t xml:space="preserve"> </w:t>
      </w:r>
      <w:r w:rsidRPr="00105C7F">
        <w:t>NEON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DSP-розширення</w:t>
      </w:r>
      <w:r w:rsidR="001D28F3">
        <w:t xml:space="preserve"> </w:t>
      </w:r>
      <w:r w:rsidRPr="00105C7F">
        <w:t>Cortex-M4/M7.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переноситься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інші</w:t>
      </w:r>
      <w:r w:rsidR="001D28F3">
        <w:t xml:space="preserve"> </w:t>
      </w:r>
      <w:r w:rsidRPr="00105C7F">
        <w:lastRenderedPageBreak/>
        <w:t>архітектури,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адаптивного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будь-яких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моніторингу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обчислення.</w:t>
      </w:r>
    </w:p>
    <w:p w14:paraId="5177C4DB" w14:textId="0749441B" w:rsidR="008D43BA" w:rsidRPr="00105C7F" w:rsidRDefault="008D43BA" w:rsidP="00105C7F">
      <w:pPr>
        <w:pStyle w:val="ASUBodyText"/>
      </w:pPr>
      <w:r w:rsidRPr="00105C7F">
        <w:rPr>
          <w:b/>
          <w:bCs/>
        </w:rPr>
        <w:t>NVIDIA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CuFFT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b/>
          <w:bCs/>
        </w:rPr>
        <w:t>OpenCL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FFT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адаптації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процесорів.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proofErr w:type="spellStart"/>
      <w:r w:rsidRPr="00105C7F">
        <w:t>OpenCL</w:t>
      </w:r>
      <w:proofErr w:type="spellEnd"/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функціональну</w:t>
      </w:r>
      <w:r w:rsidR="001D28F3">
        <w:t xml:space="preserve"> </w:t>
      </w:r>
      <w:r w:rsidRPr="00105C7F">
        <w:t>портативність,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продуктивності:</w:t>
      </w:r>
      <w:r w:rsidR="001D28F3">
        <w:t xml:space="preserve"> </w:t>
      </w:r>
      <w:r w:rsidRPr="00105C7F">
        <w:t>ядро,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архітектуру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Fermi</w:t>
      </w:r>
      <w:proofErr w:type="spellEnd"/>
      <w:r w:rsidRPr="00105C7F">
        <w:t>,</w:t>
      </w:r>
      <w:r w:rsidR="001D28F3">
        <w:t xml:space="preserve"> </w:t>
      </w:r>
      <w:r w:rsidRPr="00105C7F">
        <w:t>демонструє</w:t>
      </w:r>
      <w:r w:rsidR="001D28F3">
        <w:t xml:space="preserve"> </w:t>
      </w:r>
      <w:r w:rsidRPr="00105C7F">
        <w:t>низьку</w:t>
      </w:r>
      <w:r w:rsidR="001D28F3">
        <w:t xml:space="preserve"> </w:t>
      </w:r>
      <w:r w:rsidRPr="00105C7F">
        <w:t>ефективність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GPU</w:t>
      </w:r>
      <w:r w:rsidR="001D28F3">
        <w:t xml:space="preserve"> </w:t>
      </w:r>
      <w:r w:rsidRPr="00105C7F">
        <w:t>ATI</w:t>
      </w:r>
      <w:r w:rsidR="001D28F3">
        <w:t xml:space="preserve"> </w:t>
      </w:r>
      <w:proofErr w:type="spellStart"/>
      <w:r w:rsidRPr="00105C7F">
        <w:t>Radeon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відмінності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ієрархії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механізмах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(</w:t>
      </w:r>
      <w:proofErr w:type="spellStart"/>
      <w:r w:rsidRPr="00105C7F">
        <w:t>warps</w:t>
      </w:r>
      <w:proofErr w:type="spellEnd"/>
      <w:r w:rsidRPr="00105C7F">
        <w:t>/</w:t>
      </w:r>
      <w:proofErr w:type="spellStart"/>
      <w:r w:rsidRPr="00105C7F">
        <w:t>wavefronts</w:t>
      </w:r>
      <w:proofErr w:type="spellEnd"/>
      <w:r w:rsidRPr="00105C7F">
        <w:t>)</w:t>
      </w:r>
      <w:r w:rsidR="001D28F3">
        <w:t xml:space="preserve"> </w:t>
      </w:r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подолання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proofErr w:type="spellStart"/>
      <w:r w:rsidRPr="00105C7F">
        <w:t>автотюнінг</w:t>
      </w:r>
      <w:proofErr w:type="spellEnd"/>
      <w:r w:rsidRPr="00105C7F">
        <w:t>:</w:t>
      </w:r>
      <w:r w:rsidR="001D28F3">
        <w:t xml:space="preserve"> </w:t>
      </w:r>
      <w:r w:rsidRPr="00105C7F">
        <w:t>А.</w:t>
      </w:r>
      <w:r w:rsidR="001D28F3">
        <w:t xml:space="preserve"> </w:t>
      </w:r>
      <w:proofErr w:type="spellStart"/>
      <w:r w:rsidRPr="00105C7F">
        <w:t>Нукада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С.</w:t>
      </w:r>
      <w:r w:rsidR="001D28F3">
        <w:t xml:space="preserve"> </w:t>
      </w:r>
      <w:proofErr w:type="spellStart"/>
      <w:r w:rsidRPr="00105C7F">
        <w:t>Мацуока</w:t>
      </w:r>
      <w:proofErr w:type="spellEnd"/>
      <w:r w:rsidR="001D28F3">
        <w:t xml:space="preserve"> </w:t>
      </w:r>
      <w:r w:rsidRPr="00105C7F">
        <w:t>показали,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адаптивний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відступів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спільній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кількості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відповідних</w:t>
      </w:r>
      <w:r w:rsidR="001D28F3">
        <w:t xml:space="preserve"> </w:t>
      </w:r>
      <w:r w:rsidRPr="00105C7F">
        <w:t>конфігураціях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перевищувати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proofErr w:type="spellStart"/>
      <w:r w:rsidRPr="00105C7F">
        <w:t>вендорної</w:t>
      </w:r>
      <w:proofErr w:type="spellEnd"/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t>CuFFT</w:t>
      </w:r>
      <w:proofErr w:type="spellEnd"/>
      <w:r w:rsidR="001D28F3">
        <w:t xml:space="preserve"> </w:t>
      </w:r>
      <w:r w:rsidRPr="00105C7F">
        <w:t>[</w:t>
      </w:r>
      <w:r w:rsidR="003D7847">
        <w:rPr>
          <w:lang w:val="en-US"/>
        </w:rPr>
        <w:t>2</w:t>
      </w:r>
      <w:r w:rsidRPr="00105C7F">
        <w:t>][</w:t>
      </w:r>
      <w:r w:rsidR="003D7847">
        <w:rPr>
          <w:lang w:val="en-US"/>
        </w:rPr>
        <w:t>22</w:t>
      </w:r>
      <w:r w:rsidRPr="00105C7F">
        <w:t>][2</w:t>
      </w:r>
      <w:r w:rsidR="003D7847">
        <w:rPr>
          <w:lang w:val="en-US"/>
        </w:rPr>
        <w:t>4</w:t>
      </w:r>
      <w:r w:rsidRPr="00105C7F">
        <w:t>].</w:t>
      </w:r>
    </w:p>
    <w:p w14:paraId="7AC7E132" w14:textId="4D8A8901" w:rsidR="008D43BA" w:rsidRPr="00105C7F" w:rsidRDefault="008D43BA" w:rsidP="00105C7F">
      <w:pPr>
        <w:pStyle w:val="ASUBodyText"/>
      </w:pPr>
      <w:r w:rsidRPr="00105C7F">
        <w:rPr>
          <w:b/>
          <w:bCs/>
        </w:rPr>
        <w:t>SPIRAL</w:t>
      </w:r>
      <w:r w:rsidR="001D28F3">
        <w:t xml:space="preserve"> </w:t>
      </w:r>
      <w:r w:rsidRPr="00105C7F">
        <w:t>(</w:t>
      </w:r>
      <w:proofErr w:type="spellStart"/>
      <w:r w:rsidRPr="00105C7F">
        <w:t>Carnegie</w:t>
      </w:r>
      <w:proofErr w:type="spellEnd"/>
      <w:r w:rsidR="001D28F3">
        <w:t xml:space="preserve"> </w:t>
      </w:r>
      <w:proofErr w:type="spellStart"/>
      <w:r w:rsidRPr="00105C7F">
        <w:t>Mellon</w:t>
      </w:r>
      <w:proofErr w:type="spellEnd"/>
      <w:r w:rsidR="001D28F3">
        <w:t xml:space="preserve"> </w:t>
      </w:r>
      <w:proofErr w:type="spellStart"/>
      <w:r w:rsidRPr="00105C7F">
        <w:t>University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інший</w:t>
      </w:r>
      <w:r w:rsidR="001D28F3">
        <w:t xml:space="preserve"> </w:t>
      </w:r>
      <w:r w:rsidRPr="00105C7F">
        <w:t>підхід:</w:t>
      </w:r>
      <w:r w:rsidR="001D28F3">
        <w:t xml:space="preserve"> </w:t>
      </w:r>
      <w:r w:rsidRPr="00105C7F">
        <w:t>замість</w:t>
      </w:r>
      <w:r w:rsidR="001D28F3">
        <w:t xml:space="preserve"> </w:t>
      </w:r>
      <w:r w:rsidRPr="00105C7F">
        <w:t>вибору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готовими</w:t>
      </w:r>
      <w:r w:rsidR="001D28F3">
        <w:t xml:space="preserve"> </w:t>
      </w:r>
      <w:r w:rsidRPr="00105C7F">
        <w:t>ядрами,</w:t>
      </w:r>
      <w:r w:rsidR="001D28F3">
        <w:t xml:space="preserve"> </w:t>
      </w:r>
      <w:r w:rsidRPr="00105C7F">
        <w:t>SPIRAL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платформо-залежний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математичних</w:t>
      </w:r>
      <w:r w:rsidR="001D28F3">
        <w:t xml:space="preserve"> </w:t>
      </w:r>
      <w:r w:rsidRPr="00105C7F">
        <w:t>формул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описаних</w:t>
      </w:r>
      <w:r w:rsidR="001D28F3">
        <w:t xml:space="preserve"> </w:t>
      </w:r>
      <w:r w:rsidRPr="00105C7F">
        <w:t>мовою</w:t>
      </w:r>
      <w:r w:rsidR="001D28F3">
        <w:t xml:space="preserve"> </w:t>
      </w:r>
      <w:r w:rsidRPr="00105C7F">
        <w:t>SPL</w:t>
      </w:r>
      <w:r w:rsidR="001D28F3">
        <w:t xml:space="preserve"> </w:t>
      </w:r>
      <w:r w:rsidRPr="00105C7F">
        <w:t>(</w:t>
      </w:r>
      <w:proofErr w:type="spellStart"/>
      <w:r w:rsidRPr="00105C7F">
        <w:t>Signal</w:t>
      </w:r>
      <w:proofErr w:type="spellEnd"/>
      <w:r w:rsidR="001D28F3">
        <w:t xml:space="preserve"> </w:t>
      </w:r>
      <w:proofErr w:type="spellStart"/>
      <w:r w:rsidRPr="00105C7F">
        <w:t>Processing</w:t>
      </w:r>
      <w:proofErr w:type="spellEnd"/>
      <w:r w:rsidR="001D28F3">
        <w:t xml:space="preserve"> </w:t>
      </w:r>
      <w:proofErr w:type="spellStart"/>
      <w:r w:rsidRPr="00105C7F">
        <w:t>Language</w:t>
      </w:r>
      <w:proofErr w:type="spellEnd"/>
      <w:r w:rsidRPr="00105C7F">
        <w:t>).</w:t>
      </w:r>
      <w:r w:rsidR="001D28F3">
        <w:t xml:space="preserve"> </w:t>
      </w:r>
      <w:r w:rsidRPr="00105C7F">
        <w:t>Пошук</w:t>
      </w:r>
      <w:r w:rsidR="001D28F3">
        <w:t xml:space="preserve"> </w:t>
      </w:r>
      <w:r w:rsidRPr="00105C7F">
        <w:t>оптимального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зводиться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пошуку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просторі</w:t>
      </w:r>
      <w:r w:rsidR="001D28F3">
        <w:t xml:space="preserve"> </w:t>
      </w:r>
      <w:r w:rsidRPr="00105C7F">
        <w:t>еквівалентних</w:t>
      </w:r>
      <w:r w:rsidR="001D28F3">
        <w:t xml:space="preserve"> </w:t>
      </w:r>
      <w:r w:rsidRPr="00105C7F">
        <w:t>матричних</w:t>
      </w:r>
      <w:r w:rsidR="001D28F3">
        <w:t xml:space="preserve"> </w:t>
      </w:r>
      <w:r w:rsidRPr="00105C7F">
        <w:t>розкладів,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вирішуватися</w:t>
      </w:r>
      <w:r w:rsidR="001D28F3">
        <w:t xml:space="preserve"> </w:t>
      </w:r>
      <w:r w:rsidRPr="00105C7F">
        <w:t>евристично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методами</w:t>
      </w:r>
      <w:r w:rsidR="001D28F3">
        <w:t xml:space="preserve"> </w:t>
      </w:r>
      <w:r w:rsidRPr="00105C7F">
        <w:t>машинного</w:t>
      </w:r>
      <w:r w:rsidR="001D28F3">
        <w:t xml:space="preserve"> </w:t>
      </w:r>
      <w:r w:rsidRPr="00105C7F">
        <w:t>навчання.</w:t>
      </w:r>
      <w:r w:rsidR="001D28F3">
        <w:t xml:space="preserve"> </w:t>
      </w:r>
      <w:r w:rsidRPr="00105C7F">
        <w:t>SPIRAL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CPU</w:t>
      </w:r>
      <w:r w:rsidR="001D28F3">
        <w:t xml:space="preserve"> </w:t>
      </w:r>
      <w:r w:rsidRPr="00105C7F">
        <w:t>(SIMD,</w:t>
      </w:r>
      <w:r w:rsidR="001D28F3">
        <w:t xml:space="preserve"> </w:t>
      </w:r>
      <w:r w:rsidRPr="00105C7F">
        <w:t>AVX),</w:t>
      </w:r>
      <w:r w:rsidR="001D28F3">
        <w:t xml:space="preserve"> </w:t>
      </w:r>
      <w:r w:rsidRPr="00105C7F">
        <w:t>так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FPGA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8</w:t>
      </w:r>
      <w:r w:rsidRPr="00105C7F">
        <w:t>][2</w:t>
      </w:r>
      <w:r w:rsidR="003D7847">
        <w:rPr>
          <w:lang w:val="en-US"/>
        </w:rPr>
        <w:t>8</w:t>
      </w:r>
      <w:r w:rsidRPr="00105C7F">
        <w:t>].</w:t>
      </w:r>
    </w:p>
    <w:p w14:paraId="61172616" w14:textId="3D592652" w:rsidR="008D43BA" w:rsidRPr="00105C7F" w:rsidRDefault="008D43BA" w:rsidP="00105C7F">
      <w:pPr>
        <w:pStyle w:val="ASUBodyText"/>
      </w:pPr>
      <w:proofErr w:type="spellStart"/>
      <w:r w:rsidRPr="00105C7F">
        <w:rPr>
          <w:b/>
          <w:bCs/>
        </w:rPr>
        <w:t>Intel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IPP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Integrated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Performance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Primitives</w:t>
      </w:r>
      <w:proofErr w:type="spellEnd"/>
      <w:r w:rsidRPr="00105C7F">
        <w:rPr>
          <w:b/>
          <w:bCs/>
        </w:rPr>
        <w:t>)</w:t>
      </w:r>
      <w:r w:rsidR="001D28F3">
        <w:t xml:space="preserve"> </w:t>
      </w:r>
      <w:r w:rsidRPr="00105C7F">
        <w:t>займає</w:t>
      </w:r>
      <w:r w:rsidR="001D28F3">
        <w:t xml:space="preserve"> </w:t>
      </w:r>
      <w:r w:rsidRPr="00105C7F">
        <w:t>проміжне</w:t>
      </w:r>
      <w:r w:rsidR="001D28F3">
        <w:t xml:space="preserve"> </w:t>
      </w:r>
      <w:r w:rsidRPr="00105C7F">
        <w:t>місце:</w:t>
      </w:r>
      <w:r w:rsidR="001D28F3">
        <w:t xml:space="preserve"> </w:t>
      </w:r>
      <w:r w:rsidRPr="00105C7F">
        <w:t>жорстко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примітиви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векторні</w:t>
      </w:r>
      <w:r w:rsidR="001D28F3">
        <w:t xml:space="preserve"> </w:t>
      </w:r>
      <w:r w:rsidRPr="00105C7F">
        <w:t>інструкції</w:t>
      </w:r>
      <w:r w:rsidR="001D28F3">
        <w:t xml:space="preserve"> </w:t>
      </w:r>
      <w:r w:rsidRPr="00105C7F">
        <w:t>SSE/AVX/AVX-512</w:t>
      </w:r>
      <w:r w:rsidR="001D28F3">
        <w:t xml:space="preserve"> </w:t>
      </w:r>
      <w:r w:rsidRPr="00105C7F">
        <w:t>процесорів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автоматичного</w:t>
      </w:r>
      <w:r w:rsidR="001D28F3">
        <w:t xml:space="preserve"> </w:t>
      </w:r>
      <w:r w:rsidRPr="00105C7F">
        <w:t>пошуку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[1</w:t>
      </w:r>
      <w:r w:rsidR="003D7847">
        <w:rPr>
          <w:lang w:val="en-US"/>
        </w:rPr>
        <w:t>5</w:t>
      </w:r>
      <w:r w:rsidRPr="00105C7F">
        <w:t>].</w:t>
      </w:r>
    </w:p>
    <w:p w14:paraId="501CFBA0" w14:textId="1342ABE1" w:rsidR="008D43BA" w:rsidRPr="00105C7F" w:rsidRDefault="008D43BA" w:rsidP="00105C7F">
      <w:pPr>
        <w:pStyle w:val="ASUBodyText"/>
      </w:pPr>
      <w:r w:rsidRPr="00105C7F">
        <w:t>Окрему</w:t>
      </w:r>
      <w:r w:rsidR="001D28F3">
        <w:t xml:space="preserve"> </w:t>
      </w:r>
      <w:r w:rsidRPr="00105C7F">
        <w:t>групу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теоретично</w:t>
      </w:r>
      <w:r w:rsidR="001D28F3">
        <w:t xml:space="preserve"> </w:t>
      </w:r>
      <w:r w:rsidRPr="00105C7F">
        <w:t>описують</w:t>
      </w:r>
      <w:r w:rsidR="001D28F3">
        <w:t xml:space="preserve"> </w:t>
      </w:r>
      <w:r w:rsidRPr="00105C7F">
        <w:t>структуру</w:t>
      </w:r>
      <w:r w:rsidR="001D28F3">
        <w:t xml:space="preserve"> </w:t>
      </w:r>
      <w:r w:rsidRPr="00105C7F">
        <w:t>обчислювачів,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виконувані</w:t>
      </w:r>
      <w:r w:rsidR="001D28F3">
        <w:t xml:space="preserve"> </w:t>
      </w:r>
      <w:r w:rsidRPr="00105C7F">
        <w:t>симулятори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  <w:r w:rsidR="001D28F3">
        <w:t xml:space="preserve"> </w:t>
      </w:r>
      <w:r w:rsidRPr="00105C7F">
        <w:t>Загальні</w:t>
      </w:r>
      <w:r w:rsidR="001D28F3">
        <w:t xml:space="preserve"> </w:t>
      </w:r>
      <w:r w:rsidRPr="00105C7F">
        <w:t>нотації</w:t>
      </w:r>
      <w:r w:rsidR="001D28F3">
        <w:t xml:space="preserve"> </w:t>
      </w:r>
      <w:r w:rsidRPr="00105C7F">
        <w:t>UML</w:t>
      </w:r>
      <w:r w:rsidR="001D28F3">
        <w:t xml:space="preserve"> </w:t>
      </w:r>
      <w:proofErr w:type="spellStart"/>
      <w:r w:rsidRPr="00105C7F">
        <w:t>Activity</w:t>
      </w:r>
      <w:proofErr w:type="spellEnd"/>
      <w:r w:rsidRPr="00105C7F">
        <w:t>,</w:t>
      </w:r>
      <w:r w:rsidR="001D28F3">
        <w:t xml:space="preserve"> </w:t>
      </w:r>
      <w:r w:rsidRPr="00105C7F">
        <w:t>IDEF0/IDEF3,</w:t>
      </w:r>
      <w:r w:rsidR="001D28F3">
        <w:t xml:space="preserve"> </w:t>
      </w:r>
      <w:r w:rsidRPr="00105C7F">
        <w:t>DFD</w:t>
      </w:r>
      <w:r w:rsidR="001D28F3">
        <w:t xml:space="preserve"> </w:t>
      </w:r>
      <w:proofErr w:type="spellStart"/>
      <w:r w:rsidRPr="00105C7F">
        <w:t>Йордана</w:t>
      </w:r>
      <w:proofErr w:type="spellEnd"/>
      <w:r w:rsidRPr="00105C7F">
        <w:t>/</w:t>
      </w:r>
      <w:proofErr w:type="spellStart"/>
      <w:r w:rsidRPr="00105C7F">
        <w:t>ДеМарко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орієнтовані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control-flow</w:t>
      </w:r>
      <w:proofErr w:type="spellEnd"/>
      <w:r w:rsidR="001D28F3">
        <w:t xml:space="preserve"> </w:t>
      </w:r>
      <w:r w:rsidRPr="00105C7F">
        <w:t>парадигму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25</w:t>
      </w:r>
      <w:r w:rsidRPr="00105C7F">
        <w:t>][</w:t>
      </w:r>
      <w:r w:rsidR="003D7847">
        <w:rPr>
          <w:lang w:val="en-US"/>
        </w:rPr>
        <w:t>21</w:t>
      </w:r>
      <w:r w:rsidRPr="00105C7F">
        <w:t>]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формальної</w:t>
      </w:r>
      <w:r w:rsidR="001D28F3">
        <w:t xml:space="preserve"> </w:t>
      </w:r>
      <w:r w:rsidRPr="00105C7F">
        <w:t>семантики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породжують</w:t>
      </w:r>
      <w:r w:rsidR="001D28F3">
        <w:t xml:space="preserve"> </w:t>
      </w:r>
      <w:r w:rsidRPr="00105C7F">
        <w:t>надлишкові</w:t>
      </w:r>
      <w:r w:rsidR="001D28F3">
        <w:t xml:space="preserve"> </w:t>
      </w:r>
      <w:r w:rsidRPr="00105C7F">
        <w:t>конструкції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fork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join</w:t>
      </w:r>
      <w:r w:rsidRPr="00105C7F">
        <w:t>.</w:t>
      </w:r>
      <w:r w:rsidR="001D28F3">
        <w:t xml:space="preserve"> </w:t>
      </w:r>
      <w:r w:rsidRPr="00105C7F">
        <w:t>DFG/SDF</w:t>
      </w:r>
      <w:r w:rsidR="001D28F3">
        <w:t xml:space="preserve"> </w:t>
      </w:r>
      <w:r w:rsidRPr="00105C7F">
        <w:t>(</w:t>
      </w:r>
      <w:proofErr w:type="spellStart"/>
      <w:r w:rsidRPr="00105C7F">
        <w:t>Data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Synchronous</w:t>
      </w:r>
      <w:proofErr w:type="spellEnd"/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спеціалізовані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ЦОС,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споживаються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виробляються</w:t>
      </w:r>
      <w:r w:rsidR="001D28F3">
        <w:t xml:space="preserve"> </w:t>
      </w:r>
      <w:r w:rsidRPr="00105C7F">
        <w:t>кожним</w:t>
      </w:r>
      <w:r w:rsidR="001D28F3">
        <w:t xml:space="preserve"> </w:t>
      </w:r>
      <w:r w:rsidRPr="00105C7F">
        <w:lastRenderedPageBreak/>
        <w:t>вузлом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одну</w:t>
      </w:r>
      <w:r w:rsidR="001D28F3">
        <w:t xml:space="preserve"> </w:t>
      </w:r>
      <w:r w:rsidRPr="00105C7F">
        <w:t>активацію,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фіксованою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відомою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статичного</w:t>
      </w:r>
      <w:r w:rsidR="001D28F3">
        <w:t xml:space="preserve"> </w:t>
      </w:r>
      <w:r w:rsidRPr="00105C7F">
        <w:t>аналізу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19</w:t>
      </w:r>
      <w:r w:rsidRPr="00105C7F">
        <w:t>][1</w:t>
      </w:r>
      <w:r w:rsidR="003D7847">
        <w:rPr>
          <w:lang w:val="en-US"/>
        </w:rPr>
        <w:t>8</w:t>
      </w:r>
      <w:r w:rsidRPr="00105C7F">
        <w:t>][1</w:t>
      </w:r>
      <w:r w:rsidR="003D7847">
        <w:rPr>
          <w:lang w:val="en-US"/>
        </w:rPr>
        <w:t>7</w:t>
      </w:r>
      <w:r w:rsidRPr="00105C7F">
        <w:t>].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виконувати</w:t>
      </w:r>
      <w:r w:rsidR="001D28F3">
        <w:t xml:space="preserve"> </w:t>
      </w:r>
      <w:r w:rsidRPr="00105C7F">
        <w:t>статичне</w:t>
      </w:r>
      <w:r w:rsidR="001D28F3">
        <w:t xml:space="preserve"> </w:t>
      </w:r>
      <w:r w:rsidRPr="00105C7F">
        <w:t>планування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ризику</w:t>
      </w:r>
      <w:r w:rsidR="001D28F3">
        <w:t xml:space="preserve"> </w:t>
      </w:r>
      <w:r w:rsidRPr="00105C7F">
        <w:t>взаємних</w:t>
      </w:r>
      <w:r w:rsidR="001D28F3">
        <w:t xml:space="preserve"> </w:t>
      </w:r>
      <w:proofErr w:type="spellStart"/>
      <w:r w:rsidRPr="00105C7F">
        <w:t>блокувань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перевіряти</w:t>
      </w:r>
      <w:r w:rsidR="001D28F3">
        <w:t xml:space="preserve"> </w:t>
      </w:r>
      <w:proofErr w:type="spellStart"/>
      <w:r w:rsidRPr="00105C7F">
        <w:t>консистентність</w:t>
      </w:r>
      <w:proofErr w:type="spellEnd"/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алгебраїчно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топологічну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3</w:t>
      </w:r>
      <w:r w:rsidRPr="00105C7F">
        <w:t>].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фіксованою</w:t>
      </w:r>
      <w:r w:rsidR="001D28F3">
        <w:t xml:space="preserve"> </w:t>
      </w:r>
      <w:r w:rsidRPr="00105C7F">
        <w:t>довжиною</w:t>
      </w:r>
      <w:r w:rsidR="001D28F3">
        <w:t xml:space="preserve"> </w:t>
      </w:r>
      <w:r w:rsidRPr="00105C7F">
        <w:t>N=16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природним</w:t>
      </w:r>
      <w:r w:rsidR="001D28F3">
        <w:t xml:space="preserve"> </w:t>
      </w:r>
      <w:r w:rsidRPr="00105C7F">
        <w:t>прикладом</w:t>
      </w:r>
      <w:r w:rsidR="001D28F3">
        <w:t xml:space="preserve"> </w:t>
      </w:r>
      <w:r w:rsidRPr="00105C7F">
        <w:t>SDF-графа.</w:t>
      </w:r>
      <w:r w:rsidR="001D28F3">
        <w:t xml:space="preserve"> </w:t>
      </w:r>
      <w:r w:rsidRPr="00105C7F">
        <w:t>С.</w:t>
      </w:r>
      <w:r w:rsidR="001D28F3">
        <w:t xml:space="preserve"> </w:t>
      </w:r>
      <w:r w:rsidRPr="00105C7F">
        <w:t>С.</w:t>
      </w:r>
      <w:r w:rsidR="001D28F3">
        <w:t xml:space="preserve"> </w:t>
      </w:r>
      <w:proofErr w:type="spellStart"/>
      <w:r w:rsidRPr="00105C7F">
        <w:t>Буррус</w:t>
      </w:r>
      <w:proofErr w:type="spellEnd"/>
      <w:r w:rsidR="001D28F3">
        <w:t xml:space="preserve"> </w:t>
      </w:r>
      <w:r w:rsidRPr="00105C7F">
        <w:t>формалізує</w:t>
      </w:r>
      <w:r w:rsidR="001D28F3">
        <w:t xml:space="preserve"> </w:t>
      </w:r>
      <w:r w:rsidRPr="00105C7F">
        <w:t>зв’язок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матричною</w:t>
      </w:r>
      <w:r w:rsidR="001D28F3">
        <w:t xml:space="preserve"> </w:t>
      </w:r>
      <w:proofErr w:type="spellStart"/>
      <w:r w:rsidRPr="00105C7F">
        <w:t>факторизацією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графом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рівняння</w:t>
      </w:r>
      <w:r w:rsidR="001D28F3">
        <w:t xml:space="preserve"> </w:t>
      </w:r>
      <w:r w:rsidRPr="00105C7F">
        <w:rPr>
          <w:b/>
          <w:bCs/>
        </w:rPr>
        <w:t>X'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=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C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A</w:t>
      </w:r>
      <w:r w:rsidR="001D28F3">
        <w:rPr>
          <w:b/>
          <w:bCs/>
        </w:rPr>
        <w:t xml:space="preserve"> </w:t>
      </w:r>
      <w:r w:rsidRPr="00105C7F">
        <w:rPr>
          <w:rFonts w:ascii="Cambria Math" w:hAnsi="Cambria Math" w:cs="Cambria Math"/>
          <w:b/>
          <w:bCs/>
        </w:rPr>
        <w:t>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X</w:t>
      </w:r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кожна</w:t>
      </w:r>
      <w:r w:rsidR="001D28F3">
        <w:t xml:space="preserve"> </w:t>
      </w:r>
      <w:r w:rsidRPr="00105C7F">
        <w:t>матриця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окремому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графа</w:t>
      </w:r>
      <w:r w:rsidR="003D7847">
        <w:rPr>
          <w:lang w:val="en-US"/>
        </w:rPr>
        <w:t xml:space="preserve"> [26]</w:t>
      </w:r>
      <w:r w:rsidRPr="00105C7F">
        <w:t>.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діаграми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статичними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моделюють</w:t>
      </w:r>
      <w:r w:rsidR="001D28F3">
        <w:t xml:space="preserve"> </w:t>
      </w:r>
      <w:r w:rsidRPr="00105C7F">
        <w:t>динаміку</w:t>
      </w:r>
      <w:r w:rsidR="001D28F3">
        <w:t xml:space="preserve"> </w:t>
      </w:r>
      <w:r w:rsidRPr="00105C7F">
        <w:t>виконання.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вітчизняній</w:t>
      </w:r>
      <w:r w:rsidR="001D28F3">
        <w:t xml:space="preserve"> </w:t>
      </w:r>
      <w:r w:rsidRPr="00105C7F">
        <w:t>науковій</w:t>
      </w:r>
      <w:r w:rsidR="001D28F3">
        <w:t xml:space="preserve"> </w:t>
      </w:r>
      <w:r w:rsidRPr="00105C7F">
        <w:t>традиції</w:t>
      </w:r>
      <w:r w:rsidR="001D28F3">
        <w:t xml:space="preserve"> </w:t>
      </w:r>
      <w:r w:rsidRPr="00105C7F">
        <w:t>аналогічний</w:t>
      </w:r>
      <w:r w:rsidR="001D28F3">
        <w:t xml:space="preserve"> </w:t>
      </w:r>
      <w:r w:rsidRPr="00105C7F">
        <w:t>підхід</w:t>
      </w:r>
      <w:r w:rsidR="001D28F3">
        <w:t xml:space="preserve"> </w:t>
      </w:r>
      <w:r w:rsidRPr="00105C7F">
        <w:t>застосовувався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роботах</w:t>
      </w:r>
      <w:r w:rsidR="001D28F3">
        <w:t xml:space="preserve"> </w:t>
      </w:r>
      <w:r w:rsidRPr="00105C7F">
        <w:t>ОКБ</w:t>
      </w:r>
      <w:r w:rsidR="001D28F3">
        <w:t xml:space="preserve"> </w:t>
      </w:r>
      <w:r w:rsidRPr="00105C7F">
        <w:t>ЕІВТ</w:t>
      </w:r>
      <w:r w:rsidR="001D28F3">
        <w:t xml:space="preserve"> </w:t>
      </w:r>
      <w:r w:rsidRPr="00105C7F">
        <w:t>(М.</w:t>
      </w:r>
      <w:r w:rsidR="001D28F3">
        <w:t xml:space="preserve"> </w:t>
      </w:r>
      <w:r w:rsidRPr="00105C7F">
        <w:t>Розенблат,</w:t>
      </w:r>
      <w:r w:rsidR="001D28F3">
        <w:t xml:space="preserve"> </w:t>
      </w:r>
      <w:r w:rsidRPr="00105C7F">
        <w:t>1970-ті</w:t>
      </w:r>
      <w:r w:rsidR="001D28F3">
        <w:t xml:space="preserve"> </w:t>
      </w:r>
      <w:r w:rsidRPr="00105C7F">
        <w:t>рр.)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монографії</w:t>
      </w:r>
      <w:r w:rsidR="001D28F3">
        <w:t xml:space="preserve"> </w:t>
      </w:r>
      <w:r w:rsidRPr="00105C7F">
        <w:t>М.</w:t>
      </w:r>
      <w:r w:rsidR="001D28F3">
        <w:t xml:space="preserve"> </w:t>
      </w:r>
      <w:r w:rsidRPr="00105C7F">
        <w:t>М.</w:t>
      </w:r>
      <w:r w:rsidR="001D28F3">
        <w:t xml:space="preserve"> </w:t>
      </w:r>
      <w:proofErr w:type="spellStart"/>
      <w:r w:rsidRPr="00105C7F">
        <w:t>Яцимірського</w:t>
      </w:r>
      <w:proofErr w:type="spellEnd"/>
      <w:r w:rsidR="001D28F3">
        <w:t xml:space="preserve"> </w:t>
      </w:r>
      <w:r w:rsidRPr="00105C7F">
        <w:t>(1997</w:t>
      </w:r>
      <w:r w:rsidR="001D28F3">
        <w:t xml:space="preserve"> </w:t>
      </w:r>
      <w:r w:rsidRPr="00105C7F">
        <w:t>р.);</w:t>
      </w:r>
      <w:r w:rsidR="001D28F3">
        <w:t xml:space="preserve"> </w:t>
      </w:r>
      <w:r w:rsidRPr="00105C7F">
        <w:t>зокрема,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Фізико-механічному</w:t>
      </w:r>
      <w:r w:rsidR="001D28F3">
        <w:t xml:space="preserve"> </w:t>
      </w:r>
      <w:r w:rsidRPr="00105C7F">
        <w:t>інституті</w:t>
      </w:r>
      <w:r w:rsidR="001D28F3">
        <w:t xml:space="preserve"> </w:t>
      </w:r>
      <w:r w:rsidRPr="00105C7F">
        <w:t>ім.</w:t>
      </w:r>
      <w:r w:rsidR="001D28F3">
        <w:t xml:space="preserve"> </w:t>
      </w:r>
      <w:r w:rsidRPr="00105C7F">
        <w:t>Г.</w:t>
      </w:r>
      <w:r w:rsidR="001D28F3">
        <w:t xml:space="preserve"> </w:t>
      </w:r>
      <w:r w:rsidRPr="00105C7F">
        <w:t>В.</w:t>
      </w:r>
      <w:r w:rsidR="001D28F3">
        <w:t xml:space="preserve"> </w:t>
      </w:r>
      <w:r w:rsidRPr="00105C7F">
        <w:t>Карпенка</w:t>
      </w:r>
      <w:r w:rsidR="001D28F3">
        <w:t xml:space="preserve"> </w:t>
      </w:r>
      <w:r w:rsidRPr="00105C7F">
        <w:t>НАН</w:t>
      </w:r>
      <w:r w:rsidR="001D28F3">
        <w:t xml:space="preserve"> </w:t>
      </w:r>
      <w:r w:rsidRPr="00105C7F">
        <w:t>України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1980-х</w:t>
      </w:r>
      <w:r w:rsidR="001D28F3">
        <w:t xml:space="preserve"> </w:t>
      </w:r>
      <w:r w:rsidRPr="00105C7F">
        <w:t>роках</w:t>
      </w:r>
      <w:r w:rsidR="001D28F3">
        <w:t xml:space="preserve"> </w:t>
      </w:r>
      <w:r w:rsidRPr="00105C7F">
        <w:t>було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векторний</w:t>
      </w:r>
      <w:r w:rsidR="001D28F3">
        <w:t xml:space="preserve"> </w:t>
      </w:r>
      <w:proofErr w:type="spellStart"/>
      <w:r w:rsidRPr="00105C7F">
        <w:t>спецпроцесор</w:t>
      </w:r>
      <w:proofErr w:type="spellEnd"/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основі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-парадигми</w:t>
      </w:r>
      <w:r w:rsidR="001D28F3">
        <w:t xml:space="preserve"> </w:t>
      </w:r>
      <w:r w:rsidRPr="00105C7F">
        <w:t>[2</w:t>
      </w:r>
      <w:r w:rsidR="003D7847">
        <w:rPr>
          <w:lang w:val="en-US"/>
        </w:rPr>
        <w:t>7</w:t>
      </w:r>
      <w:r w:rsidRPr="00105C7F">
        <w:t>].</w:t>
      </w:r>
    </w:p>
    <w:p w14:paraId="02EDF69B" w14:textId="43403338" w:rsidR="008D43BA" w:rsidRPr="00105C7F" w:rsidRDefault="008D43BA" w:rsidP="00105C7F">
      <w:pPr>
        <w:pStyle w:val="ASUBodyText"/>
      </w:pPr>
      <w:r w:rsidRPr="00105C7F">
        <w:t>Узагальнення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джерел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зафіксувати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прогалини.</w:t>
      </w:r>
      <w:r w:rsidR="001D28F3">
        <w:t xml:space="preserve"> </w:t>
      </w:r>
      <w:r w:rsidRPr="00105C7F">
        <w:t>По-перше,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продуктивність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інтроспективних</w:t>
      </w:r>
      <w:r w:rsidR="001D28F3">
        <w:t xml:space="preserve"> </w:t>
      </w:r>
      <w:r w:rsidRPr="00105C7F">
        <w:t>засобів:</w:t>
      </w:r>
      <w:r w:rsidR="001D28F3">
        <w:t xml:space="preserve"> </w:t>
      </w:r>
      <w:r w:rsidRPr="00105C7F">
        <w:t>FFTW</w:t>
      </w:r>
      <w:r w:rsidR="001D28F3">
        <w:t xml:space="preserve"> </w:t>
      </w:r>
      <w:r w:rsidRPr="00105C7F">
        <w:t>розкриває</w:t>
      </w:r>
      <w:r w:rsidR="001D28F3">
        <w:t xml:space="preserve"> </w:t>
      </w:r>
      <w:r w:rsidRPr="00105C7F">
        <w:t>план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текстовому</w:t>
      </w:r>
      <w:r w:rsidR="001D28F3">
        <w:t xml:space="preserve"> </w:t>
      </w:r>
      <w:r w:rsidRPr="00105C7F">
        <w:t>форматі,</w:t>
      </w:r>
      <w:r w:rsidR="001D28F3">
        <w:t xml:space="preserve"> </w:t>
      </w:r>
      <w:r w:rsidRPr="00105C7F">
        <w:t>жодна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генерує</w:t>
      </w:r>
      <w:r w:rsidR="001D28F3">
        <w:t xml:space="preserve"> </w:t>
      </w:r>
      <w:r w:rsidRPr="00105C7F">
        <w:t>анімований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показує</w:t>
      </w:r>
      <w:r w:rsidR="001D28F3">
        <w:t xml:space="preserve"> </w:t>
      </w:r>
      <w:r w:rsidRPr="00105C7F">
        <w:t>рух</w:t>
      </w:r>
      <w:r w:rsidR="001D28F3">
        <w:t xml:space="preserve"> </w:t>
      </w:r>
      <w:r w:rsidRPr="00105C7F">
        <w:t>токенів.</w:t>
      </w:r>
      <w:r w:rsidR="001D28F3">
        <w:t xml:space="preserve"> </w:t>
      </w:r>
      <w:r w:rsidRPr="00105C7F">
        <w:t>По-друге,</w:t>
      </w:r>
      <w:r w:rsidR="001D28F3">
        <w:t xml:space="preserve"> </w:t>
      </w:r>
      <w:r w:rsidRPr="00105C7F">
        <w:t>теоретичні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DFG/SDF</w:t>
      </w:r>
      <w:r w:rsidR="001D28F3">
        <w:t xml:space="preserve"> </w:t>
      </w:r>
      <w:r w:rsidRPr="00105C7F">
        <w:t>формально</w:t>
      </w:r>
      <w:r w:rsidR="001D28F3">
        <w:t xml:space="preserve"> </w:t>
      </w:r>
      <w:r w:rsidRPr="00105C7F">
        <w:t>визначені,</w:t>
      </w:r>
      <w:r w:rsidR="001D28F3">
        <w:t xml:space="preserve"> </w:t>
      </w:r>
      <w:r w:rsidRPr="00105C7F">
        <w:t>проте</w:t>
      </w:r>
      <w:r w:rsidR="001D28F3">
        <w:t xml:space="preserve"> </w:t>
      </w:r>
      <w:r w:rsidRPr="00105C7F">
        <w:t>рідко</w:t>
      </w:r>
      <w:r w:rsidR="001D28F3">
        <w:t xml:space="preserve"> </w:t>
      </w:r>
      <w:r w:rsidRPr="00105C7F">
        <w:t>супроводжуються</w:t>
      </w:r>
      <w:r w:rsidR="001D28F3">
        <w:t xml:space="preserve"> </w:t>
      </w:r>
      <w:r w:rsidRPr="00105C7F">
        <w:t>веб-доступним</w:t>
      </w:r>
      <w:r w:rsidR="001D28F3">
        <w:t xml:space="preserve"> </w:t>
      </w:r>
      <w:r w:rsidRPr="00105C7F">
        <w:t>симулятором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  <w:r w:rsidR="001D28F3">
        <w:t xml:space="preserve"> </w:t>
      </w:r>
      <w:r w:rsidRPr="00105C7F">
        <w:t>По-третє,</w:t>
      </w:r>
      <w:r w:rsidR="001D28F3">
        <w:t xml:space="preserve"> </w:t>
      </w:r>
      <w:r w:rsidRPr="00105C7F">
        <w:t>статичні</w:t>
      </w:r>
      <w:r w:rsidR="001D28F3">
        <w:t xml:space="preserve"> </w:t>
      </w:r>
      <w:r w:rsidRPr="00105C7F">
        <w:t>засоби</w:t>
      </w:r>
      <w:r w:rsidR="001D28F3">
        <w:t xml:space="preserve"> </w:t>
      </w:r>
      <w:r w:rsidRPr="00105C7F">
        <w:t>(draw.io,</w:t>
      </w:r>
      <w:r w:rsidR="001D28F3">
        <w:t xml:space="preserve"> </w:t>
      </w:r>
      <w:r w:rsidRPr="00105C7F">
        <w:t>Visio,</w:t>
      </w:r>
      <w:r w:rsidR="001D28F3">
        <w:t xml:space="preserve"> </w:t>
      </w:r>
      <w:proofErr w:type="spellStart"/>
      <w:r w:rsidRPr="00105C7F">
        <w:t>Simulink</w:t>
      </w:r>
      <w:proofErr w:type="spellEnd"/>
      <w:r w:rsidRPr="00105C7F">
        <w:t>)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відтворюють</w:t>
      </w:r>
      <w:r w:rsidR="001D28F3">
        <w:t xml:space="preserve"> </w:t>
      </w:r>
      <w:r w:rsidRPr="00105C7F">
        <w:t>динаміки,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потребують</w:t>
      </w:r>
      <w:r w:rsidR="001D28F3">
        <w:t xml:space="preserve"> </w:t>
      </w:r>
      <w:r w:rsidRPr="00105C7F">
        <w:t>комерційних</w:t>
      </w:r>
      <w:r w:rsidR="001D28F3">
        <w:t xml:space="preserve"> </w:t>
      </w:r>
      <w:r w:rsidRPr="00105C7F">
        <w:t>ліцензій,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обмежує</w:t>
      </w:r>
      <w:r w:rsidR="001D28F3">
        <w:t xml:space="preserve"> </w:t>
      </w:r>
      <w:r w:rsidRPr="00105C7F">
        <w:t>відтворюваність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навчальному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дослідницькому</w:t>
      </w:r>
      <w:r w:rsidR="001D28F3">
        <w:t xml:space="preserve"> </w:t>
      </w:r>
      <w:r w:rsidRPr="00105C7F">
        <w:t>контекстах.</w:t>
      </w:r>
    </w:p>
    <w:p w14:paraId="7E1A44BD" w14:textId="0AF8A4B5" w:rsidR="008D43BA" w:rsidRPr="00105C7F" w:rsidRDefault="008D43BA" w:rsidP="00105C7F">
      <w:pPr>
        <w:pStyle w:val="ASUBodyText"/>
      </w:pPr>
      <w:r w:rsidRPr="00105C7F">
        <w:t>Порівняльна</w:t>
      </w:r>
      <w:r w:rsidR="001D28F3">
        <w:t xml:space="preserve"> </w:t>
      </w:r>
      <w:r w:rsidRPr="00105C7F">
        <w:t>характеристика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ключовими</w:t>
      </w:r>
      <w:r w:rsidR="001D28F3">
        <w:t xml:space="preserve"> </w:t>
      </w:r>
      <w:r w:rsidRPr="00105C7F">
        <w:t>параметрами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1.1.</w:t>
      </w:r>
    </w:p>
    <w:p w14:paraId="50CBFBDA" w14:textId="7E1A984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1.1</w:t>
      </w:r>
    </w:p>
    <w:p w14:paraId="0800A3A3" w14:textId="709CF7F8" w:rsidR="008D43BA" w:rsidRPr="00D336C0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Caption w:val="Порівняння існуючих рішень для обчислення ШПФ"/>
      </w:tblPr>
      <w:tblGrid>
        <w:gridCol w:w="1444"/>
        <w:gridCol w:w="1698"/>
        <w:gridCol w:w="1476"/>
        <w:gridCol w:w="1499"/>
        <w:gridCol w:w="966"/>
        <w:gridCol w:w="2261"/>
      </w:tblGrid>
      <w:tr w:rsidR="008A1690" w:rsidRPr="008A1690" w14:paraId="7F1478C5" w14:textId="77777777" w:rsidTr="003D7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1444" w:type="dxa"/>
          </w:tcPr>
          <w:p w14:paraId="494A32E5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Рішення</w:t>
            </w:r>
          </w:p>
        </w:tc>
        <w:tc>
          <w:tcPr>
            <w:tcW w:w="1698" w:type="dxa"/>
          </w:tcPr>
          <w:p w14:paraId="3E8F5CC0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Тип</w:t>
            </w:r>
          </w:p>
        </w:tc>
        <w:tc>
          <w:tcPr>
            <w:tcW w:w="1476" w:type="dxa"/>
          </w:tcPr>
          <w:p w14:paraId="1CE5F843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Платформа</w:t>
            </w:r>
          </w:p>
        </w:tc>
        <w:tc>
          <w:tcPr>
            <w:tcW w:w="1499" w:type="dxa"/>
          </w:tcPr>
          <w:p w14:paraId="3D71D2E5" w14:textId="0046D374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Динамічна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візуалізація</w:t>
            </w:r>
          </w:p>
        </w:tc>
        <w:tc>
          <w:tcPr>
            <w:tcW w:w="966" w:type="dxa"/>
          </w:tcPr>
          <w:p w14:paraId="52B469A4" w14:textId="57541072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Відкритий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доступ</w:t>
            </w:r>
          </w:p>
        </w:tc>
        <w:tc>
          <w:tcPr>
            <w:tcW w:w="2261" w:type="dxa"/>
          </w:tcPr>
          <w:p w14:paraId="6E45993C" w14:textId="7999B741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Ключова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особливість</w:t>
            </w:r>
          </w:p>
        </w:tc>
      </w:tr>
      <w:tr w:rsidR="008A1690" w:rsidRPr="008A1690" w14:paraId="32503E46" w14:textId="77777777" w:rsidTr="003D7847">
        <w:trPr>
          <w:trHeight w:val="454"/>
          <w:jc w:val="center"/>
        </w:trPr>
        <w:tc>
          <w:tcPr>
            <w:tcW w:w="1444" w:type="dxa"/>
          </w:tcPr>
          <w:p w14:paraId="4F6A2603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lastRenderedPageBreak/>
              <w:t>1</w:t>
            </w:r>
          </w:p>
        </w:tc>
        <w:tc>
          <w:tcPr>
            <w:tcW w:w="1698" w:type="dxa"/>
          </w:tcPr>
          <w:p w14:paraId="36411217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476" w:type="dxa"/>
          </w:tcPr>
          <w:p w14:paraId="795FBD64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499" w:type="dxa"/>
          </w:tcPr>
          <w:p w14:paraId="68F198A4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966" w:type="dxa"/>
          </w:tcPr>
          <w:p w14:paraId="1779BA66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2261" w:type="dxa"/>
          </w:tcPr>
          <w:p w14:paraId="33F0A755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8A1690" w:rsidRPr="008A1690" w14:paraId="15FC470A" w14:textId="77777777" w:rsidTr="003D7847">
        <w:trPr>
          <w:trHeight w:val="454"/>
          <w:jc w:val="center"/>
        </w:trPr>
        <w:tc>
          <w:tcPr>
            <w:tcW w:w="1444" w:type="dxa"/>
          </w:tcPr>
          <w:p w14:paraId="4B71C777" w14:textId="4E9F3A6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FFTW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3.x</w:t>
            </w:r>
          </w:p>
        </w:tc>
        <w:tc>
          <w:tcPr>
            <w:tcW w:w="1698" w:type="dxa"/>
          </w:tcPr>
          <w:p w14:paraId="66FDF75F" w14:textId="2F333369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3807DADE" w14:textId="3C9BBF1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CPU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(x86,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ARM)</w:t>
            </w:r>
          </w:p>
        </w:tc>
        <w:tc>
          <w:tcPr>
            <w:tcW w:w="1499" w:type="dxa"/>
          </w:tcPr>
          <w:p w14:paraId="20644AF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429BE6A7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2261" w:type="dxa"/>
          </w:tcPr>
          <w:p w14:paraId="71EC6C1B" w14:textId="76087423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Адаптивний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planner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cache-oblivious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рекурсія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[12]</w:t>
            </w:r>
          </w:p>
        </w:tc>
      </w:tr>
      <w:tr w:rsidR="008A1690" w:rsidRPr="008A1690" w14:paraId="24B8BAF6" w14:textId="77777777" w:rsidTr="003D7847">
        <w:trPr>
          <w:trHeight w:val="454"/>
          <w:jc w:val="center"/>
        </w:trPr>
        <w:tc>
          <w:tcPr>
            <w:tcW w:w="1444" w:type="dxa"/>
          </w:tcPr>
          <w:p w14:paraId="0A3E0E9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698" w:type="dxa"/>
          </w:tcPr>
          <w:p w14:paraId="09C2AD65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76" w:type="dxa"/>
          </w:tcPr>
          <w:p w14:paraId="0C82BCCF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499" w:type="dxa"/>
          </w:tcPr>
          <w:p w14:paraId="0E91FEC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966" w:type="dxa"/>
          </w:tcPr>
          <w:p w14:paraId="11E71CBD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2261" w:type="dxa"/>
          </w:tcPr>
          <w:p w14:paraId="6A464457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A1690" w:rsidRPr="008A1690" w14:paraId="49D6F54F" w14:textId="77777777" w:rsidTr="003D7847">
        <w:trPr>
          <w:trHeight w:val="454"/>
          <w:jc w:val="center"/>
        </w:trPr>
        <w:tc>
          <w:tcPr>
            <w:tcW w:w="1444" w:type="dxa"/>
          </w:tcPr>
          <w:p w14:paraId="5DE944C9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1</w:t>
            </w:r>
          </w:p>
        </w:tc>
        <w:tc>
          <w:tcPr>
            <w:tcW w:w="1698" w:type="dxa"/>
          </w:tcPr>
          <w:p w14:paraId="5900AF8E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2</w:t>
            </w:r>
          </w:p>
        </w:tc>
        <w:tc>
          <w:tcPr>
            <w:tcW w:w="1476" w:type="dxa"/>
          </w:tcPr>
          <w:p w14:paraId="0A5BC0F1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3</w:t>
            </w:r>
          </w:p>
        </w:tc>
        <w:tc>
          <w:tcPr>
            <w:tcW w:w="1499" w:type="dxa"/>
          </w:tcPr>
          <w:p w14:paraId="7D0595AB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4</w:t>
            </w:r>
          </w:p>
        </w:tc>
        <w:tc>
          <w:tcPr>
            <w:tcW w:w="966" w:type="dxa"/>
          </w:tcPr>
          <w:p w14:paraId="5A4BC332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5</w:t>
            </w:r>
          </w:p>
        </w:tc>
        <w:tc>
          <w:tcPr>
            <w:tcW w:w="2261" w:type="dxa"/>
          </w:tcPr>
          <w:p w14:paraId="278C3B98" w14:textId="77777777" w:rsidR="008D43BA" w:rsidRPr="008A1690" w:rsidRDefault="008D43BA" w:rsidP="008A169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6</w:t>
            </w:r>
          </w:p>
        </w:tc>
      </w:tr>
      <w:tr w:rsidR="008A1690" w:rsidRPr="008A1690" w14:paraId="082CFA18" w14:textId="77777777" w:rsidTr="003D7847">
        <w:trPr>
          <w:trHeight w:val="454"/>
          <w:jc w:val="center"/>
        </w:trPr>
        <w:tc>
          <w:tcPr>
            <w:tcW w:w="1444" w:type="dxa"/>
          </w:tcPr>
          <w:p w14:paraId="568DAF4A" w14:textId="3427806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ARM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CMSIS-DSP</w:t>
            </w:r>
          </w:p>
        </w:tc>
        <w:tc>
          <w:tcPr>
            <w:tcW w:w="1698" w:type="dxa"/>
          </w:tcPr>
          <w:p w14:paraId="148A90B0" w14:textId="39F1EB2A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22DD6B82" w14:textId="33C3297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ARM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Cortex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-M</w:t>
            </w:r>
          </w:p>
        </w:tc>
        <w:tc>
          <w:tcPr>
            <w:tcW w:w="1499" w:type="dxa"/>
          </w:tcPr>
          <w:p w14:paraId="23721D37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6BD7894A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2261" w:type="dxa"/>
          </w:tcPr>
          <w:p w14:paraId="46BAD292" w14:textId="4C08AABB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Фіксований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radix-4,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SIMD-оптимізація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[1]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</w:p>
        </w:tc>
      </w:tr>
      <w:tr w:rsidR="008A1690" w:rsidRPr="008A1690" w14:paraId="2AD1BDF0" w14:textId="77777777" w:rsidTr="003D7847">
        <w:trPr>
          <w:trHeight w:val="454"/>
          <w:jc w:val="center"/>
        </w:trPr>
        <w:tc>
          <w:tcPr>
            <w:tcW w:w="1444" w:type="dxa"/>
          </w:tcPr>
          <w:p w14:paraId="40831009" w14:textId="70572860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NVIDIA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CuFFT</w:t>
            </w:r>
            <w:proofErr w:type="spellEnd"/>
          </w:p>
        </w:tc>
        <w:tc>
          <w:tcPr>
            <w:tcW w:w="1698" w:type="dxa"/>
          </w:tcPr>
          <w:p w14:paraId="7F0AEE46" w14:textId="674CAB39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6163FECB" w14:textId="6CF35834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GPU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(NVIDIA)</w:t>
            </w:r>
          </w:p>
        </w:tc>
        <w:tc>
          <w:tcPr>
            <w:tcW w:w="1499" w:type="dxa"/>
          </w:tcPr>
          <w:p w14:paraId="5432AC41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370712C7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2261" w:type="dxa"/>
          </w:tcPr>
          <w:p w14:paraId="25683BFA" w14:textId="643706E4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Масовий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паралелізм,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вендор-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лок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[13]</w:t>
            </w:r>
          </w:p>
        </w:tc>
      </w:tr>
      <w:tr w:rsidR="008A1690" w:rsidRPr="008A1690" w14:paraId="3E619B0B" w14:textId="77777777" w:rsidTr="003D7847">
        <w:trPr>
          <w:trHeight w:val="454"/>
          <w:jc w:val="center"/>
        </w:trPr>
        <w:tc>
          <w:tcPr>
            <w:tcW w:w="1444" w:type="dxa"/>
          </w:tcPr>
          <w:p w14:paraId="4B706B0A" w14:textId="6DAF3E3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Nukada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autotuner</w:t>
            </w:r>
            <w:proofErr w:type="spellEnd"/>
          </w:p>
        </w:tc>
        <w:tc>
          <w:tcPr>
            <w:tcW w:w="1698" w:type="dxa"/>
          </w:tcPr>
          <w:p w14:paraId="32C74A15" w14:textId="66FA75C9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+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автотюнінг</w:t>
            </w:r>
            <w:proofErr w:type="spellEnd"/>
          </w:p>
        </w:tc>
        <w:tc>
          <w:tcPr>
            <w:tcW w:w="1476" w:type="dxa"/>
          </w:tcPr>
          <w:p w14:paraId="2271CD3D" w14:textId="6AC0062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GPU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(CUDA)</w:t>
            </w:r>
          </w:p>
        </w:tc>
        <w:tc>
          <w:tcPr>
            <w:tcW w:w="1499" w:type="dxa"/>
          </w:tcPr>
          <w:p w14:paraId="02DB6D30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36F87D9D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2261" w:type="dxa"/>
          </w:tcPr>
          <w:p w14:paraId="75F7CC32" w14:textId="1C3C0EE1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Runtime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-компіляція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[22]</w:t>
            </w:r>
          </w:p>
        </w:tc>
      </w:tr>
      <w:tr w:rsidR="008A1690" w:rsidRPr="008A1690" w14:paraId="7721ED6C" w14:textId="77777777" w:rsidTr="003D7847">
        <w:trPr>
          <w:trHeight w:val="454"/>
          <w:jc w:val="center"/>
        </w:trPr>
        <w:tc>
          <w:tcPr>
            <w:tcW w:w="1444" w:type="dxa"/>
          </w:tcPr>
          <w:p w14:paraId="4185B8A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SPIRAL</w:t>
            </w:r>
          </w:p>
        </w:tc>
        <w:tc>
          <w:tcPr>
            <w:tcW w:w="1698" w:type="dxa"/>
          </w:tcPr>
          <w:p w14:paraId="4209DFB2" w14:textId="79BE306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Генератор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коду</w:t>
            </w:r>
          </w:p>
        </w:tc>
        <w:tc>
          <w:tcPr>
            <w:tcW w:w="1476" w:type="dxa"/>
          </w:tcPr>
          <w:p w14:paraId="0FD78144" w14:textId="15023F5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CPU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FPGA</w:t>
            </w:r>
          </w:p>
        </w:tc>
        <w:tc>
          <w:tcPr>
            <w:tcW w:w="1499" w:type="dxa"/>
          </w:tcPr>
          <w:p w14:paraId="5986B9C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20914030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2261" w:type="dxa"/>
          </w:tcPr>
          <w:p w14:paraId="7F583CD0" w14:textId="21752B4B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Пошук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просторі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факторизацій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SPL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[28]</w:t>
            </w:r>
          </w:p>
        </w:tc>
      </w:tr>
      <w:tr w:rsidR="008A1690" w:rsidRPr="008A1690" w14:paraId="34D79F87" w14:textId="77777777" w:rsidTr="003D7847">
        <w:trPr>
          <w:trHeight w:val="454"/>
          <w:jc w:val="center"/>
        </w:trPr>
        <w:tc>
          <w:tcPr>
            <w:tcW w:w="1444" w:type="dxa"/>
          </w:tcPr>
          <w:p w14:paraId="6B9E3DCB" w14:textId="1A52762E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IPP</w:t>
            </w:r>
          </w:p>
        </w:tc>
        <w:tc>
          <w:tcPr>
            <w:tcW w:w="1698" w:type="dxa"/>
          </w:tcPr>
          <w:p w14:paraId="30B594CD" w14:textId="7045999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SW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бібліотека</w:t>
            </w:r>
          </w:p>
        </w:tc>
        <w:tc>
          <w:tcPr>
            <w:tcW w:w="1476" w:type="dxa"/>
          </w:tcPr>
          <w:p w14:paraId="411A4048" w14:textId="061B3660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Intel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x86</w:t>
            </w:r>
          </w:p>
        </w:tc>
        <w:tc>
          <w:tcPr>
            <w:tcW w:w="1499" w:type="dxa"/>
          </w:tcPr>
          <w:p w14:paraId="2720F2C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Немає</w:t>
            </w:r>
          </w:p>
        </w:tc>
        <w:tc>
          <w:tcPr>
            <w:tcW w:w="966" w:type="dxa"/>
          </w:tcPr>
          <w:p w14:paraId="360DC5D5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2261" w:type="dxa"/>
          </w:tcPr>
          <w:p w14:paraId="496B4F8D" w14:textId="015C06B2" w:rsidR="008D43BA" w:rsidRPr="003D784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Примітиви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AVX/SIMD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="003D7847">
              <w:rPr>
                <w:rFonts w:ascii="Times New Roman" w:hAnsi="Times New Roman" w:cs="Times New Roman"/>
              </w:rPr>
              <w:t>[15]</w:t>
            </w:r>
          </w:p>
        </w:tc>
      </w:tr>
      <w:tr w:rsidR="008A1690" w:rsidRPr="008A1690" w14:paraId="747759A2" w14:textId="77777777" w:rsidTr="003D7847">
        <w:trPr>
          <w:trHeight w:val="454"/>
          <w:jc w:val="center"/>
        </w:trPr>
        <w:tc>
          <w:tcPr>
            <w:tcW w:w="1444" w:type="dxa"/>
          </w:tcPr>
          <w:p w14:paraId="4F0FC693" w14:textId="45A86CFE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MATLAB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Simulink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(SDF)</w:t>
            </w:r>
          </w:p>
        </w:tc>
        <w:tc>
          <w:tcPr>
            <w:tcW w:w="1698" w:type="dxa"/>
          </w:tcPr>
          <w:p w14:paraId="2B41C8A6" w14:textId="2941ECD4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Середовище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моделювання</w:t>
            </w:r>
          </w:p>
        </w:tc>
        <w:tc>
          <w:tcPr>
            <w:tcW w:w="1476" w:type="dxa"/>
          </w:tcPr>
          <w:p w14:paraId="15BB5A94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Desktop</w:t>
            </w:r>
            <w:proofErr w:type="spellEnd"/>
          </w:p>
        </w:tc>
        <w:tc>
          <w:tcPr>
            <w:tcW w:w="1499" w:type="dxa"/>
          </w:tcPr>
          <w:p w14:paraId="4F8EA42D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Часткова</w:t>
            </w:r>
          </w:p>
        </w:tc>
        <w:tc>
          <w:tcPr>
            <w:tcW w:w="966" w:type="dxa"/>
          </w:tcPr>
          <w:p w14:paraId="2E3D25F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</w:p>
        </w:tc>
        <w:tc>
          <w:tcPr>
            <w:tcW w:w="2261" w:type="dxa"/>
          </w:tcPr>
          <w:p w14:paraId="7AE669D7" w14:textId="107B899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SDF-модель,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комерційна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ліцензія</w:t>
            </w:r>
          </w:p>
        </w:tc>
      </w:tr>
      <w:tr w:rsidR="008A1690" w:rsidRPr="008A1690" w14:paraId="732E8046" w14:textId="77777777" w:rsidTr="003D7847">
        <w:trPr>
          <w:trHeight w:val="454"/>
          <w:jc w:val="center"/>
        </w:trPr>
        <w:tc>
          <w:tcPr>
            <w:tcW w:w="1444" w:type="dxa"/>
          </w:tcPr>
          <w:p w14:paraId="21B697DC" w14:textId="2F2172A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draw.io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Visio</w:t>
            </w:r>
          </w:p>
        </w:tc>
        <w:tc>
          <w:tcPr>
            <w:tcW w:w="1698" w:type="dxa"/>
          </w:tcPr>
          <w:p w14:paraId="74EC9E12" w14:textId="749E6033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Діаграмний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редактор</w:t>
            </w:r>
          </w:p>
        </w:tc>
        <w:tc>
          <w:tcPr>
            <w:tcW w:w="1476" w:type="dxa"/>
          </w:tcPr>
          <w:p w14:paraId="34791FDC" w14:textId="43A212F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Desktop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/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Web</w:t>
            </w:r>
            <w:proofErr w:type="spellEnd"/>
          </w:p>
        </w:tc>
        <w:tc>
          <w:tcPr>
            <w:tcW w:w="1499" w:type="dxa"/>
          </w:tcPr>
          <w:p w14:paraId="25C81690" w14:textId="31F1B4A2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(статика)</w:t>
            </w:r>
          </w:p>
        </w:tc>
        <w:tc>
          <w:tcPr>
            <w:tcW w:w="966" w:type="dxa"/>
          </w:tcPr>
          <w:p w14:paraId="08164B6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Част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.</w:t>
            </w:r>
          </w:p>
        </w:tc>
        <w:tc>
          <w:tcPr>
            <w:tcW w:w="2261" w:type="dxa"/>
          </w:tcPr>
          <w:p w14:paraId="5A57BE5B" w14:textId="3EC11594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Лише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статична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схема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</w:p>
        </w:tc>
      </w:tr>
      <w:tr w:rsidR="008A1690" w:rsidRPr="008A1690" w14:paraId="756782DE" w14:textId="77777777" w:rsidTr="003D7847">
        <w:trPr>
          <w:trHeight w:val="454"/>
          <w:jc w:val="center"/>
        </w:trPr>
        <w:tc>
          <w:tcPr>
            <w:tcW w:w="1444" w:type="dxa"/>
          </w:tcPr>
          <w:p w14:paraId="59FBE7C0" w14:textId="58481F6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Симулятор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(ця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робота)</w:t>
            </w:r>
          </w:p>
        </w:tc>
        <w:tc>
          <w:tcPr>
            <w:tcW w:w="1698" w:type="dxa"/>
          </w:tcPr>
          <w:p w14:paraId="2FF6A75D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Веб-застосунок</w:t>
            </w:r>
          </w:p>
        </w:tc>
        <w:tc>
          <w:tcPr>
            <w:tcW w:w="1476" w:type="dxa"/>
          </w:tcPr>
          <w:p w14:paraId="247F62DE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Браузер</w:t>
            </w:r>
          </w:p>
        </w:tc>
        <w:tc>
          <w:tcPr>
            <w:tcW w:w="1499" w:type="dxa"/>
          </w:tcPr>
          <w:p w14:paraId="4600AE7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966" w:type="dxa"/>
          </w:tcPr>
          <w:p w14:paraId="2331366A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Так</w:t>
            </w:r>
          </w:p>
        </w:tc>
        <w:tc>
          <w:tcPr>
            <w:tcW w:w="2261" w:type="dxa"/>
          </w:tcPr>
          <w:p w14:paraId="320142AC" w14:textId="68906EE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Інтерактивний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+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числова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верифікація</w:t>
            </w:r>
          </w:p>
        </w:tc>
      </w:tr>
    </w:tbl>
    <w:p w14:paraId="10F1364B" w14:textId="77777777" w:rsidR="00A411A6" w:rsidRDefault="00A411A6" w:rsidP="00105C7F">
      <w:pPr>
        <w:pStyle w:val="ASUBodyText"/>
        <w:rPr>
          <w:lang w:val="en-US"/>
        </w:rPr>
      </w:pPr>
    </w:p>
    <w:p w14:paraId="1F147C4E" w14:textId="763957FB" w:rsidR="008D43BA" w:rsidRPr="00105C7F" w:rsidRDefault="008D43BA" w:rsidP="00105C7F">
      <w:pPr>
        <w:pStyle w:val="ASUBodyText"/>
      </w:pPr>
      <w:r w:rsidRPr="00105C7F">
        <w:t>Як</w:t>
      </w:r>
      <w:r w:rsidR="001D28F3">
        <w:t xml:space="preserve"> </w:t>
      </w:r>
      <w:r w:rsidRPr="00105C7F">
        <w:t>видно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таблиці,</w:t>
      </w:r>
      <w:r w:rsidR="001D28F3">
        <w:t xml:space="preserve"> </w:t>
      </w:r>
      <w:r w:rsidRPr="00105C7F">
        <w:t>жодне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достовірного</w:t>
      </w:r>
      <w:r w:rsidR="001D28F3">
        <w:t xml:space="preserve"> </w:t>
      </w:r>
      <w:r w:rsidRPr="00105C7F">
        <w:t>числового</w:t>
      </w:r>
      <w:r w:rsidR="001D28F3">
        <w:t xml:space="preserve"> </w:t>
      </w:r>
      <w:r w:rsidRPr="00105C7F">
        <w:t>обчислення,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веб-доступності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комерційної</w:t>
      </w:r>
      <w:r w:rsidR="001D28F3">
        <w:t xml:space="preserve"> </w:t>
      </w:r>
      <w:r w:rsidRPr="00105C7F">
        <w:t>ліцензії.</w:t>
      </w:r>
      <w:r w:rsidR="001D28F3">
        <w:t xml:space="preserve"> </w:t>
      </w:r>
      <w:r w:rsidRPr="00105C7F">
        <w:t>Саме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незаповнена</w:t>
      </w:r>
      <w:r w:rsidR="001D28F3">
        <w:t xml:space="preserve"> </w:t>
      </w:r>
      <w:r w:rsidRPr="00105C7F">
        <w:t>ніша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цієї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обумовлює</w:t>
      </w:r>
      <w:r w:rsidR="001D28F3">
        <w:t xml:space="preserve"> </w:t>
      </w:r>
      <w:r w:rsidRPr="00105C7F">
        <w:t>формулювання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1.5.</w:t>
      </w:r>
    </w:p>
    <w:p w14:paraId="6FF18756" w14:textId="68CF57BC" w:rsidR="008D43BA" w:rsidRPr="00105C7F" w:rsidRDefault="008D43BA" w:rsidP="001D28F3">
      <w:pPr>
        <w:pStyle w:val="ASUSectionHead"/>
      </w:pPr>
      <w:bookmarkStart w:id="714" w:name="X0ea9e3e4adb39dfbd619c3deeddd6a852a0f153"/>
      <w:bookmarkStart w:id="715" w:name="_Toc230636407"/>
      <w:bookmarkEnd w:id="714"/>
      <w:r w:rsidRPr="00105C7F">
        <w:t>1.3.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задачі</w:t>
      </w:r>
      <w:bookmarkEnd w:id="715"/>
    </w:p>
    <w:p w14:paraId="1FE1E7A1" w14:textId="74AF284C" w:rsidR="008D43BA" w:rsidRPr="00105C7F" w:rsidRDefault="008D43BA" w:rsidP="001D28F3">
      <w:pPr>
        <w:pStyle w:val="ASUBodyText"/>
      </w:pPr>
      <w:r w:rsidRPr="00105C7F">
        <w:t>Результати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1.1–1.2</w:t>
      </w:r>
      <w:r w:rsidR="001D28F3">
        <w:t xml:space="preserve"> </w:t>
      </w:r>
      <w:r w:rsidRPr="00105C7F">
        <w:t>підтверджують</w:t>
      </w:r>
      <w:r w:rsidR="001D28F3">
        <w:t xml:space="preserve"> </w:t>
      </w:r>
      <w:r w:rsidRPr="00105C7F">
        <w:t>наявність</w:t>
      </w:r>
      <w:r w:rsidR="001D28F3">
        <w:t xml:space="preserve"> </w:t>
      </w:r>
      <w:r w:rsidRPr="00105C7F">
        <w:t>об’єктивного</w:t>
      </w:r>
      <w:r w:rsidR="001D28F3">
        <w:t xml:space="preserve"> </w:t>
      </w:r>
      <w:r w:rsidRPr="00105C7F">
        <w:t>розриву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математичною</w:t>
      </w:r>
      <w:r w:rsidR="001D28F3">
        <w:t xml:space="preserve"> </w:t>
      </w:r>
      <w:r w:rsidRPr="00105C7F">
        <w:t>моделлю,</w:t>
      </w:r>
      <w:r w:rsidR="001D28F3">
        <w:t xml:space="preserve"> </w:t>
      </w:r>
      <w:r w:rsidRPr="00105C7F">
        <w:t>формальним</w:t>
      </w:r>
      <w:r w:rsidR="001D28F3">
        <w:t xml:space="preserve"> </w:t>
      </w:r>
      <w:r w:rsidRPr="00105C7F">
        <w:t>DFG/SDF-описом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виробничими</w:t>
      </w:r>
      <w:r w:rsidR="001D28F3">
        <w:t xml:space="preserve"> </w:t>
      </w:r>
      <w:r w:rsidRPr="00105C7F">
        <w:t>реалізаціями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структурованого</w:t>
      </w:r>
      <w:r w:rsidR="001D28F3">
        <w:t xml:space="preserve"> </w:t>
      </w:r>
      <w:r w:rsidRPr="00105C7F">
        <w:t>опису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розриву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переходу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постановки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lastRenderedPageBreak/>
        <w:t>аналіз:</w:t>
      </w:r>
      <w:r w:rsidR="001D28F3">
        <w:t xml:space="preserve"> </w:t>
      </w:r>
      <w:r w:rsidRPr="00105C7F">
        <w:t>визначаються</w:t>
      </w:r>
      <w:r w:rsidR="001D28F3">
        <w:t xml:space="preserve"> </w:t>
      </w:r>
      <w:r w:rsidRPr="00105C7F">
        <w:t>зацікавлені</w:t>
      </w:r>
      <w:r w:rsidR="001D28F3">
        <w:t xml:space="preserve"> </w:t>
      </w:r>
      <w:r w:rsidRPr="00105C7F">
        <w:t>сторони,</w:t>
      </w:r>
      <w:r w:rsidR="001D28F3">
        <w:t xml:space="preserve"> </w:t>
      </w:r>
      <w:r w:rsidRPr="00105C7F">
        <w:t>цілі</w:t>
      </w:r>
      <w:r w:rsidR="001D28F3">
        <w:t xml:space="preserve"> </w:t>
      </w:r>
      <w:r w:rsidRPr="00105C7F">
        <w:t>розробки,</w:t>
      </w:r>
      <w:r w:rsidR="001D28F3">
        <w:t xml:space="preserve"> </w:t>
      </w:r>
      <w:r w:rsidRPr="00105C7F">
        <w:t>обмеження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успіху.</w:t>
      </w:r>
    </w:p>
    <w:p w14:paraId="19494A55" w14:textId="2DF838C0" w:rsidR="008D43BA" w:rsidRPr="00105C7F" w:rsidRDefault="008D43BA" w:rsidP="00105C7F">
      <w:pPr>
        <w:pStyle w:val="ASUBodyText"/>
      </w:pPr>
      <w:r w:rsidRPr="00105C7F">
        <w:t>Потенційні</w:t>
      </w:r>
      <w:r w:rsidR="001D28F3">
        <w:t xml:space="preserve"> </w:t>
      </w:r>
      <w:r w:rsidRPr="00105C7F">
        <w:t>користувачі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бенефіціари</w:t>
      </w:r>
      <w:proofErr w:type="spellEnd"/>
      <w:r w:rsidR="001D28F3">
        <w:t xml:space="preserve"> </w:t>
      </w:r>
      <w:r w:rsidRPr="00105C7F">
        <w:t>розроблюваного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1.2.</w:t>
      </w:r>
    </w:p>
    <w:p w14:paraId="2BB57160" w14:textId="6C4A11A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1.2</w:t>
      </w:r>
    </w:p>
    <w:p w14:paraId="13C3A410" w14:textId="5725C7E6" w:rsidR="008D43BA" w:rsidRPr="00105C7F" w:rsidRDefault="008D43BA" w:rsidP="00D336C0">
      <w:pPr>
        <w:pStyle w:val="ASUTableName"/>
      </w:pPr>
      <w:r w:rsidRPr="00105C7F">
        <w:t>Зацікавлені</w:t>
      </w:r>
      <w:r w:rsidR="001D28F3">
        <w:t xml:space="preserve"> </w:t>
      </w:r>
      <w:r w:rsidRPr="00105C7F">
        <w:t>сторони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потреби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ацікавлені сторони та їхні основні потреби"/>
      </w:tblPr>
      <w:tblGrid>
        <w:gridCol w:w="2314"/>
        <w:gridCol w:w="3235"/>
        <w:gridCol w:w="3795"/>
      </w:tblGrid>
      <w:tr w:rsidR="008D43BA" w:rsidRPr="00105C7F" w14:paraId="1F94135C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79A366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Сторона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7E529F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Потреба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34A469" w14:textId="5E5EBDEC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  <w:b/>
                <w:bCs/>
              </w:rPr>
              <w:t>Як</w:t>
            </w:r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симулятор</w:t>
            </w:r>
            <w:proofErr w:type="spellEnd"/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05C7F">
              <w:rPr>
                <w:rFonts w:ascii="Times New Roman" w:hAnsi="Times New Roman" w:cs="Times New Roman"/>
                <w:b/>
                <w:bCs/>
              </w:rPr>
              <w:t>її</w:t>
            </w:r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задовольняє</w:t>
            </w:r>
            <w:proofErr w:type="spellEnd"/>
          </w:p>
        </w:tc>
      </w:tr>
      <w:tr w:rsidR="008D43BA" w:rsidRPr="00105C7F" w14:paraId="2CAAB4F7" w14:textId="77777777" w:rsidTr="008A1690">
        <w:trPr>
          <w:trHeight w:val="454"/>
        </w:trPr>
        <w:tc>
          <w:tcPr>
            <w:tcW w:w="0" w:type="auto"/>
          </w:tcPr>
          <w:p w14:paraId="0500F58F" w14:textId="2F93696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Студенти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спеціальності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«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Комп’ютерні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науки</w:t>
            </w:r>
            <w:proofErr w:type="spellEnd"/>
            <w:r w:rsidRPr="00105C7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0" w:type="auto"/>
          </w:tcPr>
          <w:p w14:paraId="10D93336" w14:textId="7628DE8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Зрозуміти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внутрішню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роботу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алгоритму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ШПФ,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побачити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токенну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динаміку</w:t>
            </w:r>
          </w:p>
        </w:tc>
        <w:tc>
          <w:tcPr>
            <w:tcW w:w="0" w:type="auto"/>
          </w:tcPr>
          <w:p w14:paraId="778E644C" w14:textId="7DBE0C51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7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Анімація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руху</w:t>
            </w:r>
            <w:r w:rsidR="001D28F3" w:rsidRPr="00F627B1">
              <w:rPr>
                <w:rFonts w:ascii="Times New Roman" w:hAnsi="Times New Roman"/>
                <w:lang w:val="ru-RU"/>
                <w:rPrChange w:id="7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токенів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</w:t>
            </w:r>
            <w:r w:rsidR="001D28F3" w:rsidRPr="00F627B1">
              <w:rPr>
                <w:rFonts w:ascii="Times New Roman" w:hAnsi="Times New Roman"/>
                <w:lang w:val="ru-RU"/>
                <w:rPrChange w:id="7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  <w:r w:rsidRPr="00F627B1">
              <w:rPr>
                <w:rFonts w:ascii="Times New Roman" w:hAnsi="Times New Roman"/>
                <w:lang w:val="ru-RU"/>
                <w:rPrChange w:id="7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7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крок-за-кроком</w:t>
            </w:r>
            <w:r w:rsidR="001D28F3" w:rsidRPr="00F627B1">
              <w:rPr>
                <w:rFonts w:ascii="Times New Roman" w:hAnsi="Times New Roman"/>
                <w:lang w:val="ru-RU"/>
                <w:rPrChange w:id="7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режим,</w:t>
            </w:r>
            <w:r w:rsidR="001D28F3" w:rsidRPr="00F627B1">
              <w:rPr>
                <w:rFonts w:ascii="Times New Roman" w:hAnsi="Times New Roman"/>
                <w:lang w:val="ru-RU"/>
                <w:rPrChange w:id="7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теплова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карта</w:t>
            </w:r>
            <w:r w:rsidR="001D28F3" w:rsidRPr="00F627B1">
              <w:rPr>
                <w:rFonts w:ascii="Times New Roman" w:hAnsi="Times New Roman"/>
                <w:lang w:val="ru-RU"/>
                <w:rPrChange w:id="7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активності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вузлів</w:t>
            </w:r>
            <w:proofErr w:type="spellEnd"/>
          </w:p>
        </w:tc>
      </w:tr>
      <w:tr w:rsidR="008D43BA" w:rsidRPr="00105C7F" w14:paraId="311567B1" w14:textId="77777777" w:rsidTr="008A1690">
        <w:trPr>
          <w:trHeight w:val="454"/>
        </w:trPr>
        <w:tc>
          <w:tcPr>
            <w:tcW w:w="0" w:type="auto"/>
          </w:tcPr>
          <w:p w14:paraId="2BED3D3A" w14:textId="372EA4E8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7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Викладачі</w:t>
            </w:r>
            <w:r w:rsidR="001D28F3" w:rsidRPr="00F627B1">
              <w:rPr>
                <w:rFonts w:ascii="Times New Roman" w:hAnsi="Times New Roman"/>
                <w:lang w:val="ru-RU"/>
                <w:rPrChange w:id="7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курсів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ЦОС</w:t>
            </w:r>
            <w:r w:rsidR="001D28F3" w:rsidRPr="00F627B1">
              <w:rPr>
                <w:rFonts w:ascii="Times New Roman" w:hAnsi="Times New Roman"/>
                <w:lang w:val="ru-RU"/>
                <w:rPrChange w:id="7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та</w:t>
            </w:r>
            <w:r w:rsidR="001D28F3" w:rsidRPr="00F627B1">
              <w:rPr>
                <w:rFonts w:ascii="Times New Roman" w:hAnsi="Times New Roman"/>
                <w:lang w:val="ru-RU"/>
                <w:rPrChange w:id="7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паралельних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обчислень</w:t>
            </w:r>
            <w:proofErr w:type="spellEnd"/>
          </w:p>
        </w:tc>
        <w:tc>
          <w:tcPr>
            <w:tcW w:w="0" w:type="auto"/>
          </w:tcPr>
          <w:p w14:paraId="47529736" w14:textId="0836E44C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7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Демонстраційний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інструмент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7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лекційних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</w:t>
            </w:r>
            <w:r w:rsidR="001D28F3" w:rsidRPr="00F627B1">
              <w:rPr>
                <w:rFonts w:ascii="Times New Roman" w:hAnsi="Times New Roman"/>
                <w:lang w:val="ru-RU"/>
                <w:rPrChange w:id="7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лабораторних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занять</w:t>
            </w:r>
          </w:p>
        </w:tc>
        <w:tc>
          <w:tcPr>
            <w:tcW w:w="0" w:type="auto"/>
          </w:tcPr>
          <w:p w14:paraId="467FD4D9" w14:textId="212BE4E9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7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Веб-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застосунок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без</w:t>
            </w:r>
            <w:r w:rsidR="001D28F3" w:rsidRPr="00F627B1">
              <w:rPr>
                <w:rFonts w:ascii="Times New Roman" w:hAnsi="Times New Roman"/>
                <w:lang w:val="ru-RU"/>
                <w:rPrChange w:id="7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встановлення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7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77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відтворюваність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7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будь-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якій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ОС</w:t>
            </w:r>
          </w:p>
        </w:tc>
      </w:tr>
      <w:tr w:rsidR="008D43BA" w:rsidRPr="00105C7F" w14:paraId="55156ED8" w14:textId="77777777" w:rsidTr="008A1690">
        <w:trPr>
          <w:trHeight w:val="454"/>
        </w:trPr>
        <w:tc>
          <w:tcPr>
            <w:tcW w:w="0" w:type="auto"/>
          </w:tcPr>
          <w:p w14:paraId="1D37C97E" w14:textId="1EF19A8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Дослідники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dataflow-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архітектур</w:t>
            </w:r>
            <w:proofErr w:type="spellEnd"/>
          </w:p>
        </w:tc>
        <w:tc>
          <w:tcPr>
            <w:tcW w:w="0" w:type="auto"/>
          </w:tcPr>
          <w:p w14:paraId="0039B899" w14:textId="64378035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7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Перевірка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гіпотез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щодо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7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планування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7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та</w:t>
            </w:r>
            <w:r w:rsidR="001D28F3" w:rsidRPr="00F627B1">
              <w:rPr>
                <w:rFonts w:ascii="Times New Roman" w:hAnsi="Times New Roman"/>
                <w:lang w:val="ru-RU"/>
                <w:rPrChange w:id="7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критичного</w:t>
            </w:r>
            <w:r w:rsidR="001D28F3" w:rsidRPr="00F627B1">
              <w:rPr>
                <w:rFonts w:ascii="Times New Roman" w:hAnsi="Times New Roman"/>
                <w:lang w:val="ru-RU"/>
                <w:rPrChange w:id="7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шляху</w:t>
            </w:r>
            <w:r w:rsidR="001D28F3" w:rsidRPr="00F627B1">
              <w:rPr>
                <w:rFonts w:ascii="Times New Roman" w:hAnsi="Times New Roman"/>
                <w:lang w:val="ru-RU"/>
                <w:rPrChange w:id="7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графа</w:t>
            </w:r>
            <w:r w:rsidR="001D28F3" w:rsidRPr="00F627B1">
              <w:rPr>
                <w:rFonts w:ascii="Times New Roman" w:hAnsi="Times New Roman"/>
                <w:lang w:val="ru-RU"/>
                <w:rPrChange w:id="7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7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416B868C" w14:textId="64399BE2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7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8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Метрики</w:t>
            </w:r>
            <w:r w:rsidR="001D28F3" w:rsidRPr="00F627B1">
              <w:rPr>
                <w:rFonts w:ascii="Times New Roman" w:hAnsi="Times New Roman"/>
                <w:lang w:val="ru-RU"/>
                <w:rPrChange w:id="8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throughput</w:t>
            </w:r>
            <w:r w:rsidRPr="00F627B1">
              <w:rPr>
                <w:rFonts w:ascii="Times New Roman" w:hAnsi="Times New Roman"/>
                <w:lang w:val="ru-RU"/>
                <w:rPrChange w:id="8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/</w:t>
            </w:r>
            <w:r w:rsidRPr="00105C7F">
              <w:rPr>
                <w:rFonts w:ascii="Times New Roman" w:hAnsi="Times New Roman" w:cs="Times New Roman"/>
              </w:rPr>
              <w:t>latency</w:t>
            </w:r>
            <w:r w:rsidRPr="00F627B1">
              <w:rPr>
                <w:rFonts w:ascii="Times New Roman" w:hAnsi="Times New Roman"/>
                <w:lang w:val="ru-RU"/>
                <w:rPrChange w:id="8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/</w:t>
            </w:r>
            <w:r w:rsidRPr="00105C7F">
              <w:rPr>
                <w:rFonts w:ascii="Times New Roman" w:hAnsi="Times New Roman" w:cs="Times New Roman"/>
              </w:rPr>
              <w:t>queue</w:t>
            </w:r>
            <w:r w:rsidRPr="00F627B1">
              <w:rPr>
                <w:rFonts w:ascii="Times New Roman" w:hAnsi="Times New Roman"/>
                <w:lang w:val="ru-RU"/>
                <w:rPrChange w:id="8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8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event</w:t>
            </w:r>
            <w:r w:rsidR="001D28F3" w:rsidRPr="00F627B1">
              <w:rPr>
                <w:rFonts w:ascii="Times New Roman" w:hAnsi="Times New Roman"/>
                <w:lang w:val="ru-RU"/>
                <w:rPrChange w:id="8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log</w:t>
            </w:r>
            <w:r w:rsidRPr="00F627B1">
              <w:rPr>
                <w:rFonts w:ascii="Times New Roman" w:hAnsi="Times New Roman"/>
                <w:lang w:val="ru-RU"/>
                <w:rPrChange w:id="8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8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налаштовувані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затримки</w:t>
            </w:r>
            <w:proofErr w:type="spellEnd"/>
          </w:p>
        </w:tc>
      </w:tr>
      <w:tr w:rsidR="008D43BA" w:rsidRPr="00105C7F" w14:paraId="53173DFB" w14:textId="77777777" w:rsidTr="008A1690">
        <w:trPr>
          <w:trHeight w:val="454"/>
        </w:trPr>
        <w:tc>
          <w:tcPr>
            <w:tcW w:w="0" w:type="auto"/>
          </w:tcPr>
          <w:p w14:paraId="324A2F5C" w14:textId="7912817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uk-UA"/>
                <w:rPrChange w:id="8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uk-UA"/>
                <w:rPrChange w:id="8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Інженери</w:t>
            </w:r>
            <w:r w:rsidR="001D28F3" w:rsidRPr="00F627B1">
              <w:rPr>
                <w:rFonts w:ascii="Times New Roman" w:hAnsi="Times New Roman"/>
                <w:lang w:val="uk-UA"/>
                <w:rPrChange w:id="8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DSP</w:t>
            </w:r>
            <w:r w:rsidRPr="00F627B1">
              <w:rPr>
                <w:rFonts w:ascii="Times New Roman" w:hAnsi="Times New Roman"/>
                <w:lang w:val="uk-UA"/>
                <w:rPrChange w:id="8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/</w:t>
            </w:r>
            <w:r w:rsidRPr="00105C7F">
              <w:rPr>
                <w:rFonts w:ascii="Times New Roman" w:hAnsi="Times New Roman" w:cs="Times New Roman"/>
              </w:rPr>
              <w:t>FPGA</w:t>
            </w:r>
            <w:r w:rsidR="001D28F3" w:rsidRPr="00F627B1">
              <w:rPr>
                <w:rFonts w:ascii="Times New Roman" w:hAnsi="Times New Roman"/>
                <w:lang w:val="uk-UA"/>
                <w:rPrChange w:id="8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uk-UA"/>
                <w:rPrChange w:id="8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uk-UA"/>
                <w:rPrChange w:id="8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uk-UA"/>
                <w:rPrChange w:id="8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ранній</w:t>
            </w:r>
            <w:r w:rsidR="001D28F3" w:rsidRPr="00F627B1">
              <w:rPr>
                <w:rFonts w:ascii="Times New Roman" w:hAnsi="Times New Roman"/>
                <w:lang w:val="uk-UA"/>
                <w:rPrChange w:id="8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uk-UA"/>
                <w:rPrChange w:id="8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стадії</w:t>
            </w:r>
            <w:r w:rsidR="001D28F3" w:rsidRPr="00F627B1">
              <w:rPr>
                <w:rFonts w:ascii="Times New Roman" w:hAnsi="Times New Roman"/>
                <w:lang w:val="uk-UA"/>
                <w:rPrChange w:id="8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uk-UA"/>
                <w:rPrChange w:id="8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проєктування</w:t>
            </w:r>
          </w:p>
        </w:tc>
        <w:tc>
          <w:tcPr>
            <w:tcW w:w="0" w:type="auto"/>
          </w:tcPr>
          <w:p w14:paraId="63079C8F" w14:textId="1DACFFE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8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8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Попередня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оцінка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потокової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моделі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8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перед</w:t>
            </w:r>
            <w:r w:rsidR="001D28F3" w:rsidRPr="00F627B1">
              <w:rPr>
                <w:rFonts w:ascii="Times New Roman" w:hAnsi="Times New Roman"/>
                <w:lang w:val="ru-RU"/>
                <w:rPrChange w:id="8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апаратною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реалізацією</w:t>
            </w:r>
            <w:proofErr w:type="spellEnd"/>
          </w:p>
        </w:tc>
        <w:tc>
          <w:tcPr>
            <w:tcW w:w="0" w:type="auto"/>
          </w:tcPr>
          <w:p w14:paraId="360E065F" w14:textId="35734FE3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8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8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Параметричне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налаштування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  <w:r w:rsidR="001D28F3" w:rsidRPr="00F627B1">
              <w:rPr>
                <w:rFonts w:ascii="Times New Roman" w:hAnsi="Times New Roman"/>
                <w:lang w:val="ru-RU"/>
                <w:rPrChange w:id="8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8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</w:t>
            </w:r>
            <w:r w:rsidR="001D28F3" w:rsidRPr="00F627B1">
              <w:rPr>
                <w:rFonts w:ascii="Times New Roman" w:hAnsi="Times New Roman"/>
                <w:lang w:val="ru-RU"/>
                <w:rPrChange w:id="8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  <w:r w:rsidRPr="00F627B1">
              <w:rPr>
                <w:rFonts w:ascii="Times New Roman" w:hAnsi="Times New Roman"/>
                <w:lang w:val="ru-RU"/>
                <w:rPrChange w:id="8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8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8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експорт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8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8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подій</w:t>
            </w:r>
          </w:p>
        </w:tc>
      </w:tr>
    </w:tbl>
    <w:p w14:paraId="639D8DD2" w14:textId="77777777" w:rsidR="00A411A6" w:rsidRDefault="00A411A6" w:rsidP="00105C7F">
      <w:pPr>
        <w:pStyle w:val="ASUBodyText"/>
        <w:rPr>
          <w:lang w:val="en-US"/>
        </w:rPr>
      </w:pPr>
    </w:p>
    <w:p w14:paraId="3DB1AD5C" w14:textId="0CEC62F8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основі</w:t>
      </w:r>
      <w:r w:rsidR="001D28F3">
        <w:t xml:space="preserve"> </w:t>
      </w:r>
      <w:r w:rsidRPr="00105C7F">
        <w:t>проаналізованої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потреб</w:t>
      </w:r>
      <w:r w:rsidR="001D28F3">
        <w:t xml:space="preserve"> </w:t>
      </w:r>
      <w:r w:rsidRPr="00105C7F">
        <w:t>зацікавлених</w:t>
      </w:r>
      <w:r w:rsidR="001D28F3">
        <w:t xml:space="preserve"> </w:t>
      </w:r>
      <w:r w:rsidRPr="00105C7F">
        <w:t>сторін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ієрархію</w:t>
      </w:r>
      <w:r w:rsidR="001D28F3">
        <w:t xml:space="preserve"> </w:t>
      </w:r>
      <w:r w:rsidRPr="00105C7F">
        <w:t>цілей.</w:t>
      </w:r>
    </w:p>
    <w:p w14:paraId="645480D4" w14:textId="5376DE7C" w:rsidR="008D43BA" w:rsidRPr="00105C7F" w:rsidRDefault="008D43BA" w:rsidP="00105C7F">
      <w:pPr>
        <w:pStyle w:val="ASUBodyText"/>
      </w:pPr>
      <w:r w:rsidRPr="00105C7F">
        <w:rPr>
          <w:b/>
          <w:bCs/>
        </w:rPr>
        <w:t>Генеральна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ціль:</w:t>
      </w:r>
      <w:r w:rsidR="001D28F3">
        <w:t xml:space="preserve"> </w:t>
      </w:r>
      <w:r w:rsidRPr="00105C7F">
        <w:t>створити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відтворює</w:t>
      </w:r>
      <w:r w:rsidR="001D28F3">
        <w:t xml:space="preserve"> </w:t>
      </w:r>
      <w:r w:rsidRPr="00105C7F">
        <w:t>потокове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графічну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анімованого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спостереженням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затримки.</w:t>
      </w:r>
      <w:r w:rsidR="001D28F3">
        <w:t xml:space="preserve"> </w:t>
      </w:r>
      <w:proofErr w:type="spellStart"/>
      <w:r w:rsidRPr="00105C7F">
        <w:t>Підцілі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випливають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генеральної:</w:t>
      </w:r>
    </w:p>
    <w:p w14:paraId="18DF4020" w14:textId="269EE5E3" w:rsidR="008D43BA" w:rsidRPr="00105C7F" w:rsidRDefault="008D43BA" w:rsidP="001D28F3">
      <w:pPr>
        <w:pStyle w:val="ASUBulletList"/>
      </w:pPr>
      <w:r w:rsidRPr="00105C7F">
        <w:t>формалізувати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8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параметричними</w:t>
      </w:r>
      <w:r w:rsidR="001D28F3">
        <w:t xml:space="preserve"> </w:t>
      </w:r>
      <w:r w:rsidRPr="00105C7F">
        <w:t>затримками;</w:t>
      </w:r>
    </w:p>
    <w:p w14:paraId="47ABCFCF" w14:textId="7E6467C4" w:rsidR="008D43BA" w:rsidRPr="00105C7F" w:rsidRDefault="008D43BA" w:rsidP="001D28F3">
      <w:pPr>
        <w:pStyle w:val="ASUBulletList"/>
      </w:pPr>
      <w:r w:rsidRPr="00105C7F">
        <w:t>реалізувати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керованим</w:t>
      </w:r>
      <w:r w:rsidR="001D28F3">
        <w:t xml:space="preserve"> </w:t>
      </w:r>
      <w:r w:rsidRPr="00105C7F">
        <w:t>логічним</w:t>
      </w:r>
      <w:r w:rsidR="001D28F3">
        <w:t xml:space="preserve"> </w:t>
      </w:r>
      <w:r w:rsidRPr="00105C7F">
        <w:t>часом;</w:t>
      </w:r>
    </w:p>
    <w:p w14:paraId="25501D48" w14:textId="5F6A1518" w:rsidR="008D43BA" w:rsidRPr="00105C7F" w:rsidRDefault="008D43BA" w:rsidP="001D28F3">
      <w:pPr>
        <w:pStyle w:val="ASUBulletList"/>
      </w:pPr>
      <w:r w:rsidRPr="00105C7F">
        <w:lastRenderedPageBreak/>
        <w:t>забезпечити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теплову</w:t>
      </w:r>
      <w:r w:rsidR="001D28F3">
        <w:t xml:space="preserve"> </w:t>
      </w:r>
      <w:r w:rsidRPr="00105C7F">
        <w:t>карту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вихід;</w:t>
      </w:r>
    </w:p>
    <w:p w14:paraId="0D8007E9" w14:textId="5ADF4B5C" w:rsidR="008D43BA" w:rsidRPr="00105C7F" w:rsidRDefault="008D43BA" w:rsidP="001D28F3">
      <w:pPr>
        <w:pStyle w:val="ASUBulletList"/>
      </w:pPr>
      <w:r w:rsidRPr="00105C7F">
        <w:t>виконати</w:t>
      </w:r>
      <w:r w:rsidR="001D28F3">
        <w:t xml:space="preserve"> </w:t>
      </w:r>
      <w:r w:rsidRPr="00105C7F">
        <w:t>числову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105C7F">
        <w:t>ДПФ.</w:t>
      </w:r>
    </w:p>
    <w:p w14:paraId="03BC2454" w14:textId="5DE70810" w:rsidR="008D43BA" w:rsidRPr="00105C7F" w:rsidRDefault="008D43BA" w:rsidP="001D28F3">
      <w:pPr>
        <w:pStyle w:val="ASUBodyText"/>
      </w:pPr>
      <w:r w:rsidRPr="00105C7F">
        <w:t>Розробка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таких</w:t>
      </w:r>
      <w:r w:rsidR="001D28F3">
        <w:t xml:space="preserve"> </w:t>
      </w:r>
      <w:r w:rsidRPr="00105C7F">
        <w:t>обмеженнях:</w:t>
      </w:r>
    </w:p>
    <w:p w14:paraId="63CA6435" w14:textId="28E20756" w:rsidR="008D43BA" w:rsidRPr="00105C7F" w:rsidRDefault="008D43BA" w:rsidP="001D28F3">
      <w:pPr>
        <w:pStyle w:val="ASUBulletList"/>
      </w:pPr>
      <w:r w:rsidRPr="00105C7F">
        <w:rPr>
          <w:i/>
          <w:iCs/>
        </w:rPr>
        <w:t>технічні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цільова</w:t>
      </w:r>
      <w:r w:rsidR="001D28F3">
        <w:t xml:space="preserve"> </w:t>
      </w:r>
      <w:r w:rsidRPr="00105C7F">
        <w:t>платформа</w:t>
      </w:r>
      <w:r w:rsidR="001D28F3">
        <w:t xml:space="preserve"> </w:t>
      </w:r>
      <w:r w:rsidRPr="00105C7F">
        <w:t>виконання:</w:t>
      </w:r>
      <w:r w:rsidR="001D28F3">
        <w:t xml:space="preserve"> </w:t>
      </w:r>
      <w:r w:rsidRPr="00105C7F">
        <w:t>сучасний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(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Firefox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підтримкою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t>ES2020;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(повністю</w:t>
      </w:r>
      <w:r w:rsidR="001D28F3">
        <w:t xml:space="preserve"> </w:t>
      </w:r>
      <w:r w:rsidRPr="00105C7F">
        <w:t>клієнтська</w:t>
      </w:r>
      <w:r w:rsidR="001D28F3">
        <w:t xml:space="preserve"> </w:t>
      </w:r>
      <w:r w:rsidRPr="00105C7F">
        <w:t>симуляція);</w:t>
      </w:r>
    </w:p>
    <w:p w14:paraId="66734036" w14:textId="2D11366B" w:rsidR="008D43BA" w:rsidRPr="00105C7F" w:rsidRDefault="008D43BA" w:rsidP="001D28F3">
      <w:pPr>
        <w:pStyle w:val="ASUBulletList"/>
      </w:pPr>
      <w:r w:rsidRPr="00105C7F">
        <w:rPr>
          <w:i/>
          <w:iCs/>
        </w:rPr>
        <w:t>ресурсні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розробка</w:t>
      </w:r>
      <w:r w:rsidR="001D28F3">
        <w:t xml:space="preserve"> </w:t>
      </w:r>
      <w:r w:rsidRPr="00105C7F">
        <w:t>силами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виконавця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роботи;</w:t>
      </w:r>
    </w:p>
    <w:p w14:paraId="6E73343A" w14:textId="35287BAC" w:rsidR="008D43BA" w:rsidRPr="00105C7F" w:rsidRDefault="008D43BA" w:rsidP="001D28F3">
      <w:pPr>
        <w:pStyle w:val="ASUBulletList"/>
      </w:pPr>
      <w:r w:rsidRPr="00105C7F">
        <w:rPr>
          <w:i/>
          <w:iCs/>
        </w:rPr>
        <w:t>часові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термін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згідно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календарним</w:t>
      </w:r>
      <w:r w:rsidR="001D28F3">
        <w:t xml:space="preserve"> </w:t>
      </w:r>
      <w:r w:rsidRPr="00105C7F">
        <w:t>графіком</w:t>
      </w:r>
      <w:r w:rsidR="001D28F3">
        <w:t xml:space="preserve"> </w:t>
      </w:r>
      <w:r w:rsidRPr="00105C7F">
        <w:t>кафедри;</w:t>
      </w:r>
    </w:p>
    <w:p w14:paraId="54A78264" w14:textId="294115CB" w:rsidR="008D43BA" w:rsidRPr="00105C7F" w:rsidRDefault="008D43BA" w:rsidP="001D28F3">
      <w:pPr>
        <w:pStyle w:val="ASUBulletList"/>
      </w:pPr>
      <w:r w:rsidRPr="00105C7F">
        <w:rPr>
          <w:i/>
          <w:iCs/>
        </w:rPr>
        <w:t>алгоритмічні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фіксований</w:t>
      </w:r>
      <w:r w:rsidR="001D28F3">
        <w:t xml:space="preserve"> </w:t>
      </w:r>
      <w:r w:rsidRPr="00105C7F">
        <w:t>розмір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базовий</w:t>
      </w:r>
      <w:r w:rsidR="001D28F3">
        <w:t xml:space="preserve"> </w:t>
      </w:r>
      <w:r w:rsidRPr="00105C7F">
        <w:t>демонстраційний</w:t>
      </w:r>
      <w:r w:rsidR="001D28F3">
        <w:t xml:space="preserve"> </w:t>
      </w:r>
      <w:r w:rsidRPr="00105C7F">
        <w:t>розмір;</w:t>
      </w:r>
      <w:r w:rsidR="001D28F3">
        <w:t xml:space="preserve"> </w:t>
      </w:r>
      <w:r w:rsidRPr="00105C7F">
        <w:t>розширення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довільні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1D28F3">
        <w:t xml:space="preserve"> </w:t>
      </w:r>
      <w:r w:rsidRPr="00105C7F">
        <w:t>залишається</w:t>
      </w:r>
      <w:r w:rsidR="001D28F3">
        <w:t xml:space="preserve"> </w:t>
      </w:r>
      <w:r w:rsidRPr="00105C7F">
        <w:t>напрямком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розвитку;</w:t>
      </w:r>
    </w:p>
    <w:p w14:paraId="394210C4" w14:textId="5EEDCD6C" w:rsidR="008D43BA" w:rsidRPr="00105C7F" w:rsidRDefault="008D43BA" w:rsidP="001D28F3">
      <w:pPr>
        <w:pStyle w:val="ASUBulletList"/>
      </w:pPr>
      <w:r w:rsidRPr="00105C7F">
        <w:rPr>
          <w:i/>
          <w:iCs/>
        </w:rPr>
        <w:t>правові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відкритими</w:t>
      </w:r>
      <w:r w:rsidR="001D28F3">
        <w:t xml:space="preserve"> </w:t>
      </w:r>
      <w:r w:rsidRPr="00105C7F">
        <w:t>ліцензіями</w:t>
      </w:r>
      <w:r w:rsidR="001D28F3">
        <w:t xml:space="preserve"> </w:t>
      </w:r>
      <w:r w:rsidRPr="00105C7F">
        <w:t>(MIT,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2.0,</w:t>
      </w:r>
      <w:r w:rsidR="001D28F3">
        <w:t xml:space="preserve"> </w:t>
      </w:r>
      <w:r w:rsidRPr="00105C7F">
        <w:t>BSD)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комерційних</w:t>
      </w:r>
      <w:r w:rsidR="001D28F3">
        <w:t xml:space="preserve"> </w:t>
      </w:r>
      <w:r w:rsidRPr="00105C7F">
        <w:t>компонентів.</w:t>
      </w:r>
    </w:p>
    <w:p w14:paraId="368A1242" w14:textId="0C4C98BC" w:rsidR="008D43BA" w:rsidRDefault="008D43BA" w:rsidP="001D28F3">
      <w:pPr>
        <w:pStyle w:val="ASUBodyText"/>
      </w:pPr>
      <w:proofErr w:type="spellStart"/>
      <w:r w:rsidRPr="00105C7F">
        <w:t>Функцiональний</w:t>
      </w:r>
      <w:proofErr w:type="spellEnd"/>
      <w:r w:rsidR="001D28F3">
        <w:t xml:space="preserve"> </w:t>
      </w:r>
      <w:r w:rsidRPr="00105C7F">
        <w:t>контекст</w:t>
      </w:r>
      <w:r w:rsidR="001D28F3">
        <w:t xml:space="preserve"> </w:t>
      </w:r>
      <w:proofErr w:type="spellStart"/>
      <w:r w:rsidRPr="00105C7F">
        <w:t>задачi</w:t>
      </w:r>
      <w:proofErr w:type="spellEnd"/>
      <w:r w:rsidR="001D28F3">
        <w:t xml:space="preserve"> </w:t>
      </w:r>
      <w:r w:rsidRPr="00105C7F">
        <w:t>узагальнено</w:t>
      </w:r>
      <w:r w:rsidR="001D28F3">
        <w:t xml:space="preserve"> </w:t>
      </w:r>
      <w:r w:rsidRPr="00105C7F">
        <w:t>IDEF0-схемою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1.1:</w:t>
      </w:r>
      <w:r w:rsidR="001D28F3">
        <w:t xml:space="preserve"> </w:t>
      </w:r>
      <w:proofErr w:type="spellStart"/>
      <w:r w:rsidRPr="00105C7F">
        <w:t>вхiдний</w:t>
      </w:r>
      <w:proofErr w:type="spellEnd"/>
      <w:r w:rsidR="001D28F3">
        <w:t xml:space="preserve"> </w:t>
      </w:r>
      <w:r w:rsidRPr="00105C7F">
        <w:t>сигнал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proofErr w:type="spellStart"/>
      <w:r w:rsidRPr="00105C7F">
        <w:t>моделi</w:t>
      </w:r>
      <w:proofErr w:type="spellEnd"/>
      <w:r w:rsidR="001D28F3">
        <w:t xml:space="preserve"> </w:t>
      </w:r>
      <w:r w:rsidRPr="00105C7F">
        <w:t>перетворюються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спектральнi</w:t>
      </w:r>
      <w:proofErr w:type="spellEnd"/>
      <w:r w:rsidR="001D28F3">
        <w:t xml:space="preserve"> </w:t>
      </w:r>
      <w:proofErr w:type="spellStart"/>
      <w:r w:rsidRPr="00105C7F">
        <w:t>вiдлiки</w:t>
      </w:r>
      <w:proofErr w:type="spellEnd"/>
      <w:r w:rsidRPr="00105C7F">
        <w:t>,</w:t>
      </w:r>
      <w:r w:rsidR="001D28F3">
        <w:t xml:space="preserve"> </w:t>
      </w:r>
      <w:r w:rsidRPr="00105C7F">
        <w:t>журнал</w:t>
      </w:r>
      <w:r w:rsidR="001D28F3">
        <w:t xml:space="preserve"> </w:t>
      </w:r>
      <w:proofErr w:type="spellStart"/>
      <w:r w:rsidRPr="00105C7F">
        <w:t>подiй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proofErr w:type="spellStart"/>
      <w:r w:rsidRPr="00105C7F">
        <w:t>пiд</w:t>
      </w:r>
      <w:proofErr w:type="spellEnd"/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методичних</w:t>
      </w:r>
      <w:r w:rsidR="001D28F3">
        <w:t xml:space="preserve"> </w:t>
      </w:r>
      <w:r w:rsidRPr="00105C7F">
        <w:t>обмежень.</w:t>
      </w:r>
    </w:p>
    <w:p w14:paraId="38A3F0F6" w14:textId="1979F2D1" w:rsidR="000F2037" w:rsidRPr="00105C7F" w:rsidRDefault="000F2037" w:rsidP="000F2037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00DEFB" wp14:editId="435997F6">
            <wp:extent cx="5939790" cy="412813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B4CC2" w14:textId="484B79C6" w:rsidR="008D43BA" w:rsidRPr="00A411A6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1.1.</w:t>
      </w:r>
      <w:r w:rsidR="001D28F3">
        <w:t xml:space="preserve"> </w:t>
      </w:r>
      <w:proofErr w:type="spellStart"/>
      <w:r w:rsidRPr="00105C7F">
        <w:t>Функцiональна</w:t>
      </w:r>
      <w:proofErr w:type="spellEnd"/>
      <w:r w:rsidR="001D28F3">
        <w:t xml:space="preserve"> </w:t>
      </w:r>
      <w:r w:rsidRPr="00105C7F">
        <w:t>IDEF0-схема</w:t>
      </w:r>
      <w:r w:rsidR="001D28F3">
        <w:t xml:space="preserve"> </w:t>
      </w:r>
      <w:proofErr w:type="spellStart"/>
      <w:r w:rsidRPr="00105C7F">
        <w:t>задачi</w:t>
      </w:r>
      <w:proofErr w:type="spellEnd"/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</w:t>
      </w:r>
      <w:r w:rsidR="00A411A6">
        <w:t>Ф.</w:t>
      </w:r>
    </w:p>
    <w:p w14:paraId="02ECA611" w14:textId="3F071F28" w:rsidR="008D43BA" w:rsidRPr="00105C7F" w:rsidRDefault="008D43BA" w:rsidP="00105C7F">
      <w:pPr>
        <w:pStyle w:val="ASUBodyText"/>
      </w:pPr>
      <w:r w:rsidRPr="00105C7F">
        <w:t>Результат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вважається</w:t>
      </w:r>
      <w:r w:rsidR="001D28F3">
        <w:t xml:space="preserve"> </w:t>
      </w:r>
      <w:r w:rsidRPr="00105C7F">
        <w:t>досягнутим,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вимірювані</w:t>
      </w:r>
      <w:r w:rsidR="001D28F3">
        <w:t xml:space="preserve"> </w:t>
      </w:r>
      <w:r w:rsidRPr="00105C7F">
        <w:t>критерії:</w:t>
      </w:r>
    </w:p>
    <w:p w14:paraId="4BAB89C1" w14:textId="7CE3530E" w:rsidR="008D43BA" w:rsidRPr="00105C7F" w:rsidRDefault="008D43BA" w:rsidP="001D28F3">
      <w:pPr>
        <w:pStyle w:val="ASUBulletList"/>
      </w:pPr>
      <w:r w:rsidRPr="00105C7F">
        <w:t>максимальне</w:t>
      </w:r>
      <w:r w:rsidR="001D28F3">
        <w:t xml:space="preserve"> </w:t>
      </w:r>
      <w:r w:rsidRPr="00105C7F">
        <w:t>відхилення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спектра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модулем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</w:p>
    <w:p w14:paraId="0ED09812" w14:textId="5EFB397F" w:rsidR="008D43BA" w:rsidRPr="00105C7F" w:rsidRDefault="008D43BA" w:rsidP="001D28F3">
      <w:pPr>
        <w:pStyle w:val="ASUBulletList"/>
      </w:pPr>
      <w:r w:rsidRPr="00105C7F">
        <w:t>чотири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8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паралельно,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одночасними</w:t>
      </w:r>
      <w:r w:rsidR="001D28F3">
        <w:t xml:space="preserve"> </w:t>
      </w:r>
      <w:r w:rsidRPr="00105C7F">
        <w:t>подіями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журналі</w:t>
      </w:r>
      <w:r w:rsidR="001D28F3">
        <w:t xml:space="preserve"> </w:t>
      </w:r>
      <w:r w:rsidRPr="00105C7F">
        <w:t>симуляції;</w:t>
      </w:r>
    </w:p>
    <w:p w14:paraId="7366A4AE" w14:textId="33F57A73" w:rsidR="008D43BA" w:rsidRPr="00105C7F" w:rsidRDefault="008D43BA" w:rsidP="001D28F3">
      <w:pPr>
        <w:pStyle w:val="ASUBulletList"/>
      </w:pPr>
      <w:r w:rsidRPr="00105C7F">
        <w:t>користувач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керувати</w:t>
      </w:r>
      <w:r w:rsidR="001D28F3">
        <w:t xml:space="preserve"> </w:t>
      </w:r>
      <w:r w:rsidRPr="00105C7F">
        <w:t>швидкістю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діапазоні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менш</w:t>
      </w:r>
      <w:r w:rsidR="001D28F3">
        <w:t xml:space="preserve"> </w:t>
      </w:r>
      <w:r w:rsidRPr="00105C7F">
        <w:t>ніж</w:t>
      </w:r>
      <w:r w:rsidR="001D28F3">
        <w:t xml:space="preserve"> 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втрати</w:t>
      </w:r>
      <w:r w:rsidR="001D28F3">
        <w:t xml:space="preserve"> </w:t>
      </w:r>
      <w:r w:rsidRPr="00105C7F">
        <w:t>коректності;</w:t>
      </w:r>
    </w:p>
    <w:p w14:paraId="43C8A59D" w14:textId="25BDA537" w:rsidR="008D43BA" w:rsidRPr="00105C7F" w:rsidRDefault="008D43BA" w:rsidP="001D28F3">
      <w:pPr>
        <w:pStyle w:val="ASUBulletList"/>
      </w:pPr>
      <w:r w:rsidRPr="00105C7F">
        <w:t>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w:r w:rsidRPr="00105C7F">
        <w:t>інтерфейсу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користувацькі</w:t>
      </w:r>
      <w:r w:rsidR="001D28F3">
        <w:t xml:space="preserve"> </w:t>
      </w:r>
      <w:r w:rsidRPr="00105C7F">
        <w:t>дії</w:t>
      </w:r>
      <w:r w:rsidR="001D28F3">
        <w:t xml:space="preserve"> </w:t>
      </w:r>
      <w:r w:rsidRPr="00105C7F">
        <w:t>(пуск,</w:t>
      </w:r>
      <w:r w:rsidR="001D28F3">
        <w:t xml:space="preserve"> </w:t>
      </w:r>
      <w:r w:rsidRPr="00105C7F">
        <w:t>пауза,</w:t>
      </w:r>
      <w:r w:rsidR="001D28F3">
        <w:t xml:space="preserve"> </w:t>
      </w:r>
      <w:r w:rsidRPr="00105C7F">
        <w:t>зміна</w:t>
      </w:r>
      <w:r w:rsidR="001D28F3">
        <w:t xml:space="preserve"> </w:t>
      </w:r>
      <w:r w:rsidRPr="00105C7F">
        <w:t>швидкості)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мс.</w:t>
      </w:r>
    </w:p>
    <w:p w14:paraId="0386625D" w14:textId="50756EFD" w:rsidR="008D43BA" w:rsidRPr="00105C7F" w:rsidRDefault="008D43BA" w:rsidP="001D28F3">
      <w:pPr>
        <w:pStyle w:val="ASUSectionHead"/>
      </w:pPr>
      <w:bookmarkStart w:id="853" w:name="Xb0eb9a98447834cee65aa9c07744072b382be46"/>
      <w:bookmarkStart w:id="854" w:name="_Toc230636408"/>
      <w:bookmarkEnd w:id="853"/>
      <w:r w:rsidRPr="00105C7F">
        <w:t>1.4.</w:t>
      </w:r>
      <w:r w:rsidR="001D28F3">
        <w:t xml:space="preserve"> </w:t>
      </w:r>
      <w:r w:rsidRPr="00105C7F">
        <w:t>Етичні,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регуляторні</w:t>
      </w:r>
      <w:r w:rsidR="001D28F3">
        <w:t xml:space="preserve"> </w:t>
      </w:r>
      <w:r w:rsidRPr="00105C7F">
        <w:t>аспекти</w:t>
      </w:r>
      <w:bookmarkEnd w:id="854"/>
    </w:p>
    <w:p w14:paraId="55783398" w14:textId="22B36669" w:rsidR="008D43BA" w:rsidRPr="00105C7F" w:rsidRDefault="008D43BA" w:rsidP="001D28F3">
      <w:pPr>
        <w:pStyle w:val="ASUBodyText"/>
      </w:pPr>
      <w:r w:rsidRPr="00105C7F">
        <w:t>Розроблюваний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працює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синтетичними</w:t>
      </w:r>
      <w:r w:rsidR="001D28F3">
        <w:t xml:space="preserve"> </w:t>
      </w:r>
      <w:r w:rsidRPr="00105C7F">
        <w:t>тестовими</w:t>
      </w:r>
      <w:r w:rsidR="001D28F3">
        <w:t xml:space="preserve"> </w:t>
      </w:r>
      <w:r w:rsidRPr="00105C7F">
        <w:t>сигналами,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формуються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користувачем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локального</w:t>
      </w:r>
      <w:r w:rsidR="001D28F3">
        <w:t xml:space="preserve"> </w:t>
      </w:r>
      <w:r w:rsidRPr="00105C7F">
        <w:lastRenderedPageBreak/>
        <w:t>сеансу</w:t>
      </w:r>
      <w:r w:rsidR="001D28F3">
        <w:t xml:space="preserve"> </w:t>
      </w:r>
      <w:r w:rsidRPr="00105C7F">
        <w:t>роботи.</w:t>
      </w:r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опрацьовує</w:t>
      </w:r>
      <w:r w:rsidR="001D28F3">
        <w:t xml:space="preserve"> </w:t>
      </w:r>
      <w:r w:rsidRPr="00105C7F">
        <w:t>персональних,</w:t>
      </w:r>
      <w:r w:rsidR="001D28F3">
        <w:t xml:space="preserve"> </w:t>
      </w:r>
      <w:r w:rsidRPr="00105C7F">
        <w:t>медичних,</w:t>
      </w:r>
      <w:r w:rsidR="001D28F3">
        <w:t xml:space="preserve"> </w:t>
      </w:r>
      <w:r w:rsidRPr="00105C7F">
        <w:t>біометричних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фінансових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інформацію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сервери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штучного</w:t>
      </w:r>
      <w:r w:rsidR="001D28F3">
        <w:t xml:space="preserve"> </w:t>
      </w:r>
      <w:r w:rsidRPr="00105C7F">
        <w:t>інтелекту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автоматизованого</w:t>
      </w:r>
      <w:r w:rsidR="001D28F3">
        <w:t xml:space="preserve"> </w:t>
      </w:r>
      <w:r w:rsidRPr="00105C7F">
        <w:t>ухвалення</w:t>
      </w:r>
      <w:r w:rsidR="001D28F3">
        <w:t xml:space="preserve"> </w:t>
      </w:r>
      <w:r w:rsidRPr="00105C7F">
        <w:t>рішень.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GDPR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Закону</w:t>
      </w:r>
      <w:r w:rsidR="001D28F3">
        <w:t xml:space="preserve"> </w:t>
      </w:r>
      <w:r w:rsidRPr="00105C7F">
        <w:t>України</w:t>
      </w:r>
      <w:r w:rsidR="001D28F3">
        <w:t xml:space="preserve"> </w:t>
      </w:r>
      <w:r w:rsidRPr="00105C7F">
        <w:t>«Про</w:t>
      </w:r>
      <w:r w:rsidR="001D28F3">
        <w:t xml:space="preserve"> </w:t>
      </w:r>
      <w:r w:rsidRPr="00105C7F">
        <w:t>захист</w:t>
      </w:r>
      <w:r w:rsidR="001D28F3">
        <w:t xml:space="preserve"> </w:t>
      </w:r>
      <w:r w:rsidRPr="00105C7F">
        <w:t>персональних</w:t>
      </w:r>
      <w:r w:rsidR="001D28F3">
        <w:t xml:space="preserve"> </w:t>
      </w:r>
      <w:r w:rsidRPr="00105C7F">
        <w:t>даних»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обмежену</w:t>
      </w:r>
      <w:r w:rsidR="001D28F3">
        <w:t xml:space="preserve"> </w:t>
      </w:r>
      <w:r w:rsidRPr="00105C7F">
        <w:t>прикладну</w:t>
      </w:r>
      <w:r w:rsidR="001D28F3">
        <w:t xml:space="preserve"> </w:t>
      </w:r>
      <w:proofErr w:type="spellStart"/>
      <w:r w:rsidRPr="00105C7F">
        <w:t>релевантність</w:t>
      </w:r>
      <w:proofErr w:type="spellEnd"/>
      <w:r w:rsidRPr="00105C7F">
        <w:t>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принципи</w:t>
      </w:r>
      <w:r w:rsidR="001D28F3">
        <w:t xml:space="preserve"> </w:t>
      </w:r>
      <w:r w:rsidRPr="00105C7F">
        <w:t>мінімізації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прозорості</w:t>
      </w:r>
      <w:r w:rsidR="001D28F3">
        <w:t xml:space="preserve"> </w:t>
      </w:r>
      <w:r w:rsidRPr="00105C7F">
        <w:t>опрацювання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прихованого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інформації</w:t>
      </w:r>
      <w:r w:rsidR="001D28F3">
        <w:t xml:space="preserve"> </w:t>
      </w:r>
      <w:r w:rsidRPr="00105C7F">
        <w:t>все</w:t>
      </w:r>
      <w:r w:rsidR="001D28F3">
        <w:t xml:space="preserve"> </w:t>
      </w:r>
      <w:r w:rsidRPr="00105C7F">
        <w:t>одно</w:t>
      </w:r>
      <w:r w:rsidR="001D28F3">
        <w:t xml:space="preserve"> </w:t>
      </w:r>
      <w:r w:rsidRPr="00105C7F">
        <w:t>дотримуються.</w:t>
      </w:r>
    </w:p>
    <w:p w14:paraId="7F6035B1" w14:textId="26025242" w:rsidR="008D43BA" w:rsidRPr="00105C7F" w:rsidRDefault="008D43BA" w:rsidP="00105C7F">
      <w:pPr>
        <w:pStyle w:val="ASUBodyText"/>
      </w:pPr>
      <w:r w:rsidRPr="00105C7F">
        <w:t>З</w:t>
      </w:r>
      <w:r w:rsidR="001D28F3">
        <w:t xml:space="preserve"> </w:t>
      </w:r>
      <w:r w:rsidRPr="00105C7F">
        <w:t>регуляторного</w:t>
      </w:r>
      <w:r w:rsidR="001D28F3">
        <w:t xml:space="preserve"> </w:t>
      </w:r>
      <w:r w:rsidRPr="00105C7F">
        <w:t>погляду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суттєвими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насамперед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забезпечення,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оформлення</w:t>
      </w:r>
      <w:r w:rsidR="001D28F3">
        <w:t xml:space="preserve"> </w:t>
      </w:r>
      <w:r w:rsidRPr="00105C7F">
        <w:t>результатів.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контексті</w:t>
      </w:r>
      <w:r w:rsidR="001D28F3">
        <w:t xml:space="preserve"> </w:t>
      </w:r>
      <w:r w:rsidRPr="00105C7F">
        <w:t>враховано</w:t>
      </w:r>
      <w:r w:rsidR="001D28F3">
        <w:t xml:space="preserve"> </w:t>
      </w:r>
      <w:r w:rsidRPr="00105C7F">
        <w:t>положення</w:t>
      </w:r>
      <w:r w:rsidR="001D28F3">
        <w:t xml:space="preserve"> </w:t>
      </w:r>
      <w:r w:rsidRPr="00105C7F">
        <w:t>ISO/IEC~25010</w:t>
      </w:r>
      <w:r w:rsidR="001D28F3">
        <w:t xml:space="preserve"> </w:t>
      </w:r>
      <w:r w:rsidRPr="00105C7F">
        <w:t>щодо</w:t>
      </w:r>
      <w:r w:rsidR="001D28F3">
        <w:t xml:space="preserve"> </w:t>
      </w:r>
      <w:r w:rsidRPr="00105C7F">
        <w:t>функціональної</w:t>
      </w:r>
      <w:r w:rsidR="001D28F3">
        <w:t xml:space="preserve"> </w:t>
      </w:r>
      <w:r w:rsidRPr="00105C7F">
        <w:t>придатності,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зручності</w:t>
      </w:r>
      <w:r w:rsidR="001D28F3">
        <w:t xml:space="preserve"> </w:t>
      </w:r>
      <w:r w:rsidRPr="00105C7F">
        <w:t>використання,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IEEE~754</w:t>
      </w:r>
      <w:r w:rsidR="001D28F3">
        <w:t xml:space="preserve"> </w:t>
      </w:r>
      <w:r w:rsidRPr="00105C7F">
        <w:t>щодо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чисел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крапкою,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ДСТУ~3008:2015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ДСТУ~ГОСТ~7.1:2006,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регламентують</w:t>
      </w:r>
      <w:r w:rsidR="001D28F3">
        <w:t xml:space="preserve"> </w:t>
      </w:r>
      <w:r w:rsidRPr="00105C7F">
        <w:t>оформлення</w:t>
      </w:r>
      <w:r w:rsidR="001D28F3">
        <w:t xml:space="preserve"> </w:t>
      </w:r>
      <w:r w:rsidRPr="00105C7F">
        <w:t>пояснювальної</w:t>
      </w:r>
      <w:r w:rsidR="001D28F3">
        <w:t xml:space="preserve"> </w:t>
      </w:r>
      <w:r w:rsidRPr="00105C7F">
        <w:t>записки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списку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джерел.</w:t>
      </w:r>
      <w:r w:rsidR="001D28F3">
        <w:t xml:space="preserve"> </w:t>
      </w:r>
      <w:r w:rsidRPr="00105C7F">
        <w:t>Окремо</w:t>
      </w:r>
      <w:r w:rsidR="001D28F3">
        <w:t xml:space="preserve"> </w:t>
      </w:r>
      <w:r w:rsidRPr="00105C7F">
        <w:t>дотримується</w:t>
      </w:r>
      <w:r w:rsidR="001D28F3">
        <w:t xml:space="preserve"> </w:t>
      </w:r>
      <w:r w:rsidRPr="00105C7F">
        <w:t>принцип</w:t>
      </w:r>
      <w:r w:rsidR="001D28F3">
        <w:t xml:space="preserve"> </w:t>
      </w:r>
      <w:r w:rsidRPr="00105C7F">
        <w:t>академічної</w:t>
      </w:r>
      <w:r w:rsidR="001D28F3">
        <w:t xml:space="preserve"> </w:t>
      </w:r>
      <w:r w:rsidRPr="00105C7F">
        <w:t>доброчесності: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референтні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належно</w:t>
      </w:r>
      <w:r w:rsidR="001D28F3">
        <w:t xml:space="preserve"> </w:t>
      </w:r>
      <w:r w:rsidRPr="00105C7F">
        <w:t>процитовані,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отримані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відтворюваними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</w:t>
      </w:r>
      <w:r w:rsidRPr="00105C7F">
        <w:t>4][</w:t>
      </w:r>
      <w:r w:rsidR="003D7847">
        <w:rPr>
          <w:lang w:val="en-US"/>
        </w:rPr>
        <w:t>16</w:t>
      </w:r>
      <w:r w:rsidRPr="00105C7F">
        <w:t>].</w:t>
      </w:r>
    </w:p>
    <w:p w14:paraId="28F8C196" w14:textId="7E2C745C" w:rsidR="008D43BA" w:rsidRPr="00105C7F" w:rsidRDefault="008D43BA" w:rsidP="001D28F3">
      <w:pPr>
        <w:pStyle w:val="ASUSectionHead"/>
      </w:pPr>
      <w:bookmarkStart w:id="855" w:name="X124bb00a71ff7da6d40a6aa8e0ae644d11036d1"/>
      <w:bookmarkStart w:id="856" w:name="_Toc230636409"/>
      <w:bookmarkEnd w:id="855"/>
      <w:r w:rsidRPr="00105C7F">
        <w:t>1.5.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формулювання</w:t>
      </w:r>
      <w:r w:rsidR="001D28F3">
        <w:t xml:space="preserve"> </w:t>
      </w:r>
      <w:r w:rsidRPr="00105C7F">
        <w:t>вимог</w:t>
      </w:r>
      <w:bookmarkEnd w:id="856"/>
    </w:p>
    <w:p w14:paraId="02F7C0CD" w14:textId="0A9D7F5B" w:rsidR="008D43BA" w:rsidRPr="00105C7F" w:rsidRDefault="008D43BA" w:rsidP="00105C7F">
      <w:pPr>
        <w:pStyle w:val="ASUBodyText"/>
      </w:pPr>
      <w:r w:rsidRPr="00105C7F">
        <w:t>Нехай</w:t>
      </w:r>
      <w:r w:rsidR="001D28F3">
        <w:t xml:space="preserve"> </w:t>
      </w:r>
      <w:r w:rsidRPr="00105C7F">
        <w:t>задано</w:t>
      </w:r>
      <w:r w:rsidR="001D28F3">
        <w:t xml:space="preserve"> </w:t>
      </w:r>
      <w:proofErr w:type="spellStart"/>
      <w:r w:rsidRPr="00105C7F">
        <w:t>комплекснозначну</w:t>
      </w:r>
      <w:proofErr w:type="spellEnd"/>
      <w:r w:rsidR="001D28F3">
        <w:t xml:space="preserve"> </w:t>
      </w:r>
      <w:r w:rsidRPr="00105C7F">
        <w:t>вхідну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="001D28F3">
        <w:t xml:space="preserve"> </w:t>
      </w:r>
      <w:r w:rsidRPr="00105C7F">
        <w:t>довжиною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,</w:t>
      </w:r>
      <w:r w:rsidR="001D28F3">
        <w:t xml:space="preserve"> </w:t>
      </w:r>
      <w:r w:rsidRPr="00105C7F">
        <w:t>подану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формату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</w:t>
      </w:r>
      <w:r w:rsidRPr="00105C7F">
        <w:t>4].</w:t>
      </w:r>
      <w:r w:rsidR="001D28F3">
        <w:t xml:space="preserve"> </w:t>
      </w:r>
      <w:r w:rsidRPr="00105C7F">
        <w:t>Потрібно</w:t>
      </w:r>
      <w:r w:rsidR="001D28F3">
        <w:t xml:space="preserve"> </w:t>
      </w:r>
      <w:r w:rsidRPr="00105C7F">
        <w:t>розробити</w:t>
      </w:r>
      <w:r w:rsidR="001D28F3">
        <w:t xml:space="preserve"> </w:t>
      </w:r>
      <w:r w:rsidRPr="00105C7F">
        <w:t>програмний</w:t>
      </w:r>
      <w:r w:rsidR="001D28F3">
        <w:t xml:space="preserve"> </w:t>
      </w:r>
      <w:r w:rsidRPr="00105C7F">
        <w:t>симулятор,</w:t>
      </w:r>
      <w:r w:rsidR="001D28F3">
        <w:t xml:space="preserve"> </w:t>
      </w:r>
      <w:r w:rsidRPr="00105C7F">
        <w:t>який:</w:t>
      </w:r>
    </w:p>
    <w:p w14:paraId="75AC2919" w14:textId="5952483C" w:rsidR="008D43BA" w:rsidRDefault="008D43BA" w:rsidP="001D28F3">
      <w:pPr>
        <w:pStyle w:val="ASUNumberedList"/>
      </w:pPr>
      <w:r w:rsidRPr="00105C7F">
        <w:t>обчислює</w:t>
      </w:r>
      <w:r w:rsidR="001D28F3">
        <w:t xml:space="preserve"> </w:t>
      </w: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BB64BC">
        <w:t xml:space="preserve"> за формулою (1.1)</w:t>
      </w:r>
      <w:r w:rsidR="00A41EEB">
        <w:t>:</w:t>
      </w:r>
    </w:p>
    <w:p w14:paraId="59D9B966" w14:textId="77777777" w:rsidR="00A41EEB" w:rsidRPr="00A41EEB" w:rsidRDefault="00A41EEB" w:rsidP="00A41EEB">
      <w:pPr>
        <w:pStyle w:val="ASUBodyText"/>
      </w:pPr>
    </w:p>
    <w:p w14:paraId="68B19FDD" w14:textId="0B021FF7" w:rsidR="008D43BA" w:rsidRPr="0074326B" w:rsidRDefault="00000000" w:rsidP="008D43BA">
      <w:pPr>
        <w:pStyle w:val="FirstParagraph"/>
        <w:rPr>
          <w:rFonts w:ascii="Times New Roman" w:eastAsia="Times New Roman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5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  <w:rPrChange w:id="858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=</m:t>
                  </m:r>
                  <m:r>
                    <w:rPr>
                      <w:rFonts w:ascii="Cambria Math" w:hAnsi="Cambria Math"/>
                      <w:lang w:val="uk-UA"/>
                      <w:rPrChange w:id="859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  <w:rPrChange w:id="860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-</m:t>
                  </m:r>
                  <m:r>
                    <w:rPr>
                      <w:rFonts w:ascii="Cambria Math" w:hAnsi="Cambria Math"/>
                      <w:lang w:val="uk-UA"/>
                      <w:rPrChange w:id="861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uk-UA"/>
                  <w:rPrChange w:id="86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 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uk-UA"/>
                      <w:rPrChange w:id="863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j</m:t>
                      </m:r>
                      <m:r>
                        <w:rPr>
                          <w:rFonts w:ascii="Cambria Math" w:hAnsi="Cambria Math"/>
                          <w:lang w:val="uk-UA"/>
                          <w:rPrChange w:id="864" w:author="Учетная запись Майкрософт" w:date="2026-05-24T17:35:00Z">
                            <w:rPr>
                              <w:rFonts w:ascii="Cambria Math" w:hAnsi="Cambria Math"/>
                            </w:rPr>
                          </w:rPrChange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</w:rPr>
                        <m:t>πnk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6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</m:t>
              </m:r>
              <m:r>
                <w:rPr>
                  <w:rFonts w:ascii="Cambria Math" w:hAnsi="Cambria Math"/>
                  <w:lang w:val="uk-UA"/>
                  <w:rPrChange w:id="86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 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6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r>
                <w:rPr>
                  <w:rFonts w:ascii="Cambria Math" w:hAnsi="Cambria Math"/>
                  <w:lang w:val="uk-UA"/>
                  <w:rPrChange w:id="86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6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</m:t>
              </m:r>
              <m:r>
                <w:rPr>
                  <w:rFonts w:ascii="Cambria Math" w:hAnsi="Cambria Math"/>
                  <w:lang w:val="uk-UA"/>
                  <w:rPrChange w:id="87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7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,…,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7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-</m:t>
              </m:r>
              <m:r>
                <w:rPr>
                  <w:rFonts w:ascii="Cambria Math" w:hAnsi="Cambria Math"/>
                  <w:lang w:val="uk-UA"/>
                  <w:rPrChange w:id="87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  <w:rPrChange w:id="87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lang w:val="uk-UA"/>
                </w:rPr>
                <m:t xml:space="preserve"> 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1F939CD5" w14:textId="77777777" w:rsidR="0074326B" w:rsidRPr="0074326B" w:rsidRDefault="0074326B" w:rsidP="0074326B">
      <w:pPr>
        <w:pStyle w:val="BodyText"/>
        <w:rPr>
          <w:rFonts w:ascii="Times New Roman" w:eastAsia="Times New Roman" w:hAnsi="Times New Roman" w:cs="Times New Roman"/>
          <w:lang w:val="uk-UA"/>
          <w:rPrChange w:id="875" w:author="Учетная запись Майкрософт" w:date="2026-05-24T17:35:00Z">
            <w:rPr>
              <w:rFonts w:ascii="Times New Roman" w:hAnsi="Times New Roman"/>
            </w:rPr>
          </w:rPrChange>
        </w:rPr>
      </w:pPr>
    </w:p>
    <w:p w14:paraId="57DD89F8" w14:textId="77777777" w:rsidR="00BB64BC" w:rsidRDefault="00BB64BC" w:rsidP="00BB64BC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</w:t>
      </w:r>
      <m:oMath>
        <m:r>
          <w:rPr>
            <w:rFonts w:ascii="Cambria Math" w:hAnsi="Cambria Math"/>
          </w:rPr>
          <m:t>k</m:t>
        </m:r>
      </m:oMath>
      <w:r>
        <w:t>-та комплексна спектральна компонента вихідної послідовності;</w:t>
      </w:r>
    </w:p>
    <w:p w14:paraId="6902DAEA" w14:textId="77777777" w:rsidR="00BB64BC" w:rsidRDefault="00000000" w:rsidP="00BB64BC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B64BC">
        <w:t xml:space="preserve"> – </w:t>
      </w:r>
      <m:oMath>
        <m:r>
          <w:rPr>
            <w:rFonts w:ascii="Cambria Math" w:hAnsi="Cambria Math"/>
          </w:rPr>
          <m:t>n</m:t>
        </m:r>
      </m:oMath>
      <w:r w:rsidR="00BB64BC">
        <w:t>-й комплексний відлік вхідної послідовності;</w:t>
      </w:r>
    </w:p>
    <w:p w14:paraId="2D952B76" w14:textId="77777777" w:rsidR="00BB64BC" w:rsidRDefault="00BB64BC" w:rsidP="00BB64BC">
      <w:pPr>
        <w:pStyle w:val="ASUBodyText"/>
      </w:pPr>
      <m:oMath>
        <m:r>
          <w:rPr>
            <w:rFonts w:ascii="Cambria Math" w:hAnsi="Cambria Math"/>
          </w:rPr>
          <w:lastRenderedPageBreak/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– довжина перетворення;</w:t>
      </w:r>
    </w:p>
    <w:p w14:paraId="4F8081A3" w14:textId="77777777" w:rsidR="00BB64BC" w:rsidRDefault="00BB64BC" w:rsidP="001D28F3">
      <w:pPr>
        <w:pStyle w:val="ASUBodyText"/>
      </w:pPr>
    </w:p>
    <w:p w14:paraId="014ED4E7" w14:textId="545156EC" w:rsidR="008D43BA" w:rsidRPr="00105C7F" w:rsidRDefault="008D43BA" w:rsidP="001D28F3">
      <w:pPr>
        <w:pStyle w:val="ASUBodyText"/>
      </w:pP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двовимірною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декомпозицією,</w:t>
      </w:r>
      <w:r w:rsidR="001D28F3">
        <w:t xml:space="preserve"> </w:t>
      </w:r>
      <w:r w:rsidRPr="00105C7F">
        <w:t>реалізованим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даних;</w:t>
      </w:r>
    </w:p>
    <w:p w14:paraId="484A5FCF" w14:textId="191BEC29" w:rsidR="008D43BA" w:rsidRPr="00105C7F" w:rsidRDefault="008D43BA" w:rsidP="001D28F3">
      <w:pPr>
        <w:pStyle w:val="ASUNumberedList"/>
      </w:pPr>
      <w:r w:rsidRPr="00105C7F">
        <w:t>подає</w:t>
      </w:r>
      <w:r w:rsidR="001D28F3">
        <w:t xml:space="preserve"> </w:t>
      </w:r>
      <w:r w:rsidRPr="00105C7F">
        <w:t>процес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орієнтованого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операцій,</w:t>
      </w:r>
      <w:r w:rsidR="001D28F3">
        <w:t xml:space="preserve"> </w:t>
      </w:r>
      <w:r w:rsidRPr="00105C7F">
        <w:t>а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спрямованих</w:t>
      </w:r>
      <w:r w:rsidR="001D28F3">
        <w:t xml:space="preserve"> </w:t>
      </w:r>
      <w:r w:rsidRPr="00105C7F">
        <w:t>зв'язків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ними;</w:t>
      </w:r>
    </w:p>
    <w:p w14:paraId="684A6363" w14:textId="09C9FFFF" w:rsidR="008D43BA" w:rsidRPr="00105C7F" w:rsidRDefault="008D43BA" w:rsidP="001D28F3">
      <w:pPr>
        <w:pStyle w:val="ASUNumberedList"/>
      </w:pPr>
      <w:r w:rsidRPr="00105C7F">
        <w:t>виконує</w:t>
      </w:r>
      <w:r w:rsidR="001D28F3">
        <w:t xml:space="preserve"> </w:t>
      </w:r>
      <w:r w:rsidRPr="00105C7F">
        <w:t>симуляцію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дотриманням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(вузол</w:t>
      </w:r>
      <w:r w:rsidR="001D28F3">
        <w:t xml:space="preserve"> </w:t>
      </w:r>
      <w:r w:rsidRPr="00105C7F">
        <w:t>спрацьовує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каналах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токени)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часових</w:t>
      </w:r>
      <w:r w:rsidR="001D28F3">
        <w:t xml:space="preserve"> </w:t>
      </w:r>
      <w:r w:rsidRPr="00105C7F">
        <w:t>параметрів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даних;</w:t>
      </w:r>
    </w:p>
    <w:p w14:paraId="08D3B472" w14:textId="245D7011" w:rsidR="008D43BA" w:rsidRPr="00105C7F" w:rsidRDefault="008D43BA" w:rsidP="001D28F3">
      <w:pPr>
        <w:pStyle w:val="ASUNumberedList"/>
      </w:pPr>
      <w:r w:rsidRPr="00105C7F">
        <w:t>забезпечує</w:t>
      </w:r>
      <w:r w:rsidR="001D28F3">
        <w:t xml:space="preserve"> </w:t>
      </w:r>
      <w:r w:rsidRPr="00105C7F">
        <w:t>інтерактивну</w:t>
      </w:r>
      <w:r w:rsidR="001D28F3">
        <w:t xml:space="preserve"> </w:t>
      </w:r>
      <w:r w:rsidRPr="00105C7F">
        <w:t>візуалізацію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подає</w:t>
      </w:r>
      <w:r w:rsidR="001D28F3">
        <w:t xml:space="preserve"> </w:t>
      </w:r>
      <w:r w:rsidRPr="00105C7F">
        <w:t>кінцевий</w:t>
      </w:r>
      <w:r w:rsidR="001D28F3">
        <w:t xml:space="preserve"> </w:t>
      </w:r>
      <w:r w:rsidRPr="00105C7F">
        <w:t>спектр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амплітудної</w:t>
      </w:r>
      <w:r w:rsidR="001D28F3">
        <w:t xml:space="preserve"> </w:t>
      </w:r>
      <w:r w:rsidRPr="00105C7F">
        <w:t>діаграми.</w:t>
      </w:r>
    </w:p>
    <w:p w14:paraId="3CBE26F9" w14:textId="27ED3E40" w:rsidR="008D43BA" w:rsidRPr="001D28F3" w:rsidRDefault="008D43BA" w:rsidP="001D28F3">
      <w:pPr>
        <w:pStyle w:val="ASUBodyText"/>
        <w:rPr>
          <w:b/>
          <w:bCs/>
        </w:rPr>
      </w:pPr>
      <w:r w:rsidRPr="001D28F3">
        <w:rPr>
          <w:b/>
          <w:bCs/>
        </w:rPr>
        <w:t>Вхідні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дані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симулятора:</w:t>
      </w:r>
    </w:p>
    <w:p w14:paraId="65E9E2B7" w14:textId="05B21935" w:rsidR="008D43BA" w:rsidRPr="00105C7F" w:rsidRDefault="008D43BA" w:rsidP="001D28F3">
      <w:pPr>
        <w:pStyle w:val="ASUBulletList"/>
      </w:pPr>
      <w:r w:rsidRPr="00105C7F">
        <w:t>послідовність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сигналу,</w:t>
      </w:r>
      <w:r w:rsidR="001D28F3">
        <w:t xml:space="preserve"> </w:t>
      </w:r>
      <w:r w:rsidRPr="00105C7F">
        <w:t>задається</w:t>
      </w:r>
      <w:r w:rsidR="001D28F3">
        <w:t xml:space="preserve"> </w:t>
      </w:r>
      <w:r w:rsidRPr="00105C7F">
        <w:t>користувачем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генерується</w:t>
      </w:r>
      <w:r w:rsidR="001D28F3">
        <w:t xml:space="preserve"> </w:t>
      </w:r>
      <w:r w:rsidRPr="00105C7F">
        <w:t>вбудованим</w:t>
      </w:r>
      <w:r w:rsidR="001D28F3">
        <w:t xml:space="preserve"> </w:t>
      </w:r>
      <w:r w:rsidRPr="00105C7F">
        <w:t>джерелом</w:t>
      </w:r>
      <w:r w:rsidR="001D28F3">
        <w:t xml:space="preserve"> </w:t>
      </w:r>
      <w:r w:rsidRPr="00105C7F">
        <w:t>(синусоїда,</w:t>
      </w:r>
      <w:r w:rsidR="001D28F3">
        <w:t xml:space="preserve"> </w:t>
      </w:r>
      <w:r w:rsidRPr="00105C7F">
        <w:t>одиничний</w:t>
      </w:r>
      <w:r w:rsidR="001D28F3">
        <w:t xml:space="preserve"> </w:t>
      </w:r>
      <w:r w:rsidRPr="00105C7F">
        <w:t>імпульс,</w:t>
      </w:r>
      <w:r w:rsidR="001D28F3">
        <w:t xml:space="preserve"> </w:t>
      </w:r>
      <w:r w:rsidRPr="00105C7F">
        <w:t>білий</w:t>
      </w:r>
      <w:r w:rsidR="001D28F3">
        <w:t xml:space="preserve"> </w:t>
      </w:r>
      <w:r w:rsidRPr="00105C7F">
        <w:t>шум);</w:t>
      </w:r>
    </w:p>
    <w:p w14:paraId="58AB7287" w14:textId="5178C325" w:rsidR="008D43BA" w:rsidRPr="00105C7F" w:rsidRDefault="008D43BA" w:rsidP="001D28F3">
      <w:pPr>
        <w:pStyle w:val="ASUBulletList"/>
      </w:pPr>
      <w:r w:rsidRPr="00105C7F">
        <w:t>параметри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часові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обробки,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операціями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множник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відтворення;</w:t>
      </w:r>
    </w:p>
    <w:p w14:paraId="44557C09" w14:textId="34DEBE7C" w:rsidR="008D43BA" w:rsidRPr="00105C7F" w:rsidRDefault="008D43BA" w:rsidP="001D28F3">
      <w:pPr>
        <w:pStyle w:val="ASUBulletList"/>
      </w:pPr>
      <w:r w:rsidRPr="00105C7F">
        <w:t>команди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пуск,</w:t>
      </w:r>
      <w:r w:rsidR="001D28F3">
        <w:t xml:space="preserve"> </w:t>
      </w:r>
      <w:r w:rsidRPr="00105C7F">
        <w:t>пауза,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режим,</w:t>
      </w:r>
      <w:r w:rsidR="001D28F3">
        <w:t xml:space="preserve"> </w:t>
      </w:r>
      <w:r w:rsidRPr="00105C7F">
        <w:t>скидання</w:t>
      </w:r>
      <w:r w:rsidR="001D28F3">
        <w:t xml:space="preserve"> </w:t>
      </w:r>
      <w:r w:rsidRPr="00105C7F">
        <w:t>стану.</w:t>
      </w:r>
    </w:p>
    <w:p w14:paraId="1E843AB1" w14:textId="7FDBBC6B" w:rsidR="008D43BA" w:rsidRPr="001D28F3" w:rsidRDefault="008D43BA" w:rsidP="001D28F3">
      <w:pPr>
        <w:pStyle w:val="ASUBodyText"/>
        <w:rPr>
          <w:b/>
          <w:bCs/>
        </w:rPr>
      </w:pPr>
      <w:r w:rsidRPr="001D28F3">
        <w:rPr>
          <w:b/>
          <w:bCs/>
        </w:rPr>
        <w:t>Вихідні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дані</w:t>
      </w:r>
      <w:r w:rsidR="001D28F3">
        <w:rPr>
          <w:b/>
          <w:bCs/>
        </w:rPr>
        <w:t xml:space="preserve"> </w:t>
      </w:r>
      <w:r w:rsidRPr="001D28F3">
        <w:rPr>
          <w:b/>
          <w:bCs/>
        </w:rPr>
        <w:t>симулятора:</w:t>
      </w:r>
    </w:p>
    <w:p w14:paraId="51CC4E79" w14:textId="1E140591" w:rsidR="008D43BA" w:rsidRPr="00105C7F" w:rsidRDefault="008D43BA" w:rsidP="001D28F3">
      <w:pPr>
        <w:pStyle w:val="ASUBulletList"/>
      </w:pPr>
      <w:r w:rsidRPr="00105C7F">
        <w:t>спектр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proofErr w:type="spellStart"/>
      <w:r w:rsidRPr="00105C7F">
        <w:t>візуалізуються</w:t>
      </w:r>
      <w:proofErr w:type="spellEnd"/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амплітуда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фаза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05C7F">
        <w:t>;</w:t>
      </w:r>
    </w:p>
    <w:p w14:paraId="25EB5E50" w14:textId="2F14CFB0" w:rsidR="008D43BA" w:rsidRPr="00105C7F" w:rsidRDefault="008D43BA" w:rsidP="001D28F3">
      <w:pPr>
        <w:pStyle w:val="ASUBulletList"/>
      </w:pP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часові</w:t>
      </w:r>
      <w:r w:rsidR="001D28F3">
        <w:t xml:space="preserve"> </w:t>
      </w:r>
      <w:r w:rsidRPr="00105C7F">
        <w:t>мітки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формування</w:t>
      </w:r>
      <w:r w:rsidR="001D28F3">
        <w:t xml:space="preserve"> </w:t>
      </w:r>
      <w:r w:rsidRPr="00105C7F">
        <w:t>результатів;</w:t>
      </w:r>
    </w:p>
    <w:p w14:paraId="518DDB2F" w14:textId="0CAA4CEB" w:rsidR="008D43BA" w:rsidRPr="00105C7F" w:rsidRDefault="008D43BA" w:rsidP="001D28F3">
      <w:pPr>
        <w:pStyle w:val="ASUBulletList"/>
      </w:pPr>
      <w:r w:rsidRPr="00105C7F">
        <w:t>метрики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пропускна</w:t>
      </w:r>
      <w:r w:rsidR="001D28F3">
        <w:t xml:space="preserve"> </w:t>
      </w:r>
      <w:r w:rsidRPr="00105C7F">
        <w:t>здатність</w:t>
      </w:r>
      <w:r w:rsidR="001D28F3">
        <w:t xml:space="preserve"> </w:t>
      </w:r>
      <w:r w:rsidRPr="00105C7F">
        <w:t>(</w:t>
      </w:r>
      <w:proofErr w:type="spellStart"/>
      <w:r w:rsidRPr="00105C7F">
        <w:t>throughput</w:t>
      </w:r>
      <w:proofErr w:type="spellEnd"/>
      <w:r w:rsidRPr="00105C7F">
        <w:t>),</w:t>
      </w:r>
      <w:r w:rsidR="001D28F3">
        <w:t xml:space="preserve"> </w:t>
      </w:r>
      <w:r w:rsidRPr="00105C7F">
        <w:t>наскрізна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(</w:t>
      </w:r>
      <w:proofErr w:type="spellStart"/>
      <w:r w:rsidRPr="00105C7F">
        <w:t>latency</w:t>
      </w:r>
      <w:proofErr w:type="spellEnd"/>
      <w:r w:rsidRPr="00105C7F">
        <w:t>),</w:t>
      </w:r>
      <w:r w:rsidR="001D28F3">
        <w:t xml:space="preserve"> </w:t>
      </w:r>
      <w:r w:rsidRPr="00105C7F">
        <w:t>розмір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(</w:t>
      </w:r>
      <w:proofErr w:type="spellStart"/>
      <w:r w:rsidRPr="00105C7F">
        <w:t>queue</w:t>
      </w:r>
      <w:proofErr w:type="spellEnd"/>
      <w:r w:rsidR="001D28F3">
        <w:t xml:space="preserve"> </w:t>
      </w:r>
      <w:proofErr w:type="spellStart"/>
      <w:r w:rsidRPr="00105C7F">
        <w:t>size</w:t>
      </w:r>
      <w:proofErr w:type="spellEnd"/>
      <w:r w:rsidRPr="00105C7F">
        <w:t>),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вузлів;</w:t>
      </w:r>
    </w:p>
    <w:p w14:paraId="4A1E75C9" w14:textId="49783075" w:rsidR="008D43BA" w:rsidRPr="00105C7F" w:rsidRDefault="008D43BA" w:rsidP="001D28F3">
      <w:pPr>
        <w:pStyle w:val="ASUBulletList"/>
      </w:pPr>
      <w:r w:rsidRPr="00105C7F">
        <w:lastRenderedPageBreak/>
        <w:t>звіт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максимальне</w:t>
      </w:r>
      <w:r w:rsidR="001D28F3">
        <w:t xml:space="preserve"> </w:t>
      </w:r>
      <w:r w:rsidRPr="00105C7F">
        <w:t>відхилення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sim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ref</m:t>
            </m:r>
          </m:sup>
        </m:sSubSup>
        <m:r>
          <m:rPr>
            <m:sty m:val="p"/>
          </m:rPr>
          <w:rPr>
            <w:rFonts w:ascii="Cambria Math" w:hAnsi="Cambria Math"/>
          </w:rPr>
          <m:t>|</m:t>
        </m:r>
      </m:oMath>
      <w:r w:rsidR="001D28F3">
        <w:t xml:space="preserve"> </w:t>
      </w:r>
      <w:r w:rsidRPr="00105C7F">
        <w:t>відносно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ДПФ.</w:t>
      </w:r>
    </w:p>
    <w:p w14:paraId="0D998673" w14:textId="11C52699" w:rsidR="008D43BA" w:rsidRPr="00105C7F" w:rsidRDefault="008D43BA" w:rsidP="001D28F3">
      <w:pPr>
        <w:pStyle w:val="ASUBodyText"/>
      </w:pPr>
      <w:r w:rsidRPr="00105C7F"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1.3.</w:t>
      </w:r>
    </w:p>
    <w:p w14:paraId="55C7A8DE" w14:textId="70943404" w:rsidR="008D43BA" w:rsidRPr="00E56257" w:rsidRDefault="008D43BA" w:rsidP="00D336C0">
      <w:pPr>
        <w:pStyle w:val="ASUTableCaption"/>
        <w:rPr>
          <w:color w:val="FF0000"/>
          <w:rPrChange w:id="876" w:author="Учетная запись Майкрософт" w:date="2026-05-24T17:35:00Z">
            <w:rPr/>
          </w:rPrChange>
        </w:rPr>
      </w:pPr>
      <w:r w:rsidRPr="00105C7F">
        <w:t>Таблиця</w:t>
      </w:r>
      <w:r w:rsidR="001D28F3">
        <w:t xml:space="preserve"> </w:t>
      </w:r>
      <w:r w:rsidRPr="00105C7F">
        <w:t>1.3</w:t>
      </w:r>
    </w:p>
    <w:p w14:paraId="6BC91EF6" w14:textId="0200A3F4" w:rsidR="008D43BA" w:rsidRPr="00D336C0" w:rsidRDefault="008D43BA" w:rsidP="00D336C0">
      <w:pPr>
        <w:pStyle w:val="ASUTableName"/>
      </w:pPr>
      <w:r w:rsidRPr="00105C7F">
        <w:t>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Функціональні вимоги до симулятора"/>
      </w:tblPr>
      <w:tblGrid>
        <w:gridCol w:w="483"/>
        <w:gridCol w:w="2416"/>
        <w:gridCol w:w="6445"/>
      </w:tblGrid>
      <w:tr w:rsidR="008D43BA" w:rsidRPr="008A1690" w14:paraId="2EB1F56D" w14:textId="77777777" w:rsidTr="00A411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DB5A54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933E08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Назва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BFA88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Опис</w:t>
            </w:r>
          </w:p>
        </w:tc>
      </w:tr>
      <w:tr w:rsidR="008D43BA" w:rsidRPr="008A1690" w14:paraId="478C72CE" w14:textId="77777777" w:rsidTr="00A411A6">
        <w:trPr>
          <w:trHeight w:val="454"/>
          <w:jc w:val="center"/>
        </w:trPr>
        <w:tc>
          <w:tcPr>
            <w:tcW w:w="0" w:type="auto"/>
          </w:tcPr>
          <w:p w14:paraId="275CB51F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F1</w:t>
            </w:r>
          </w:p>
        </w:tc>
        <w:tc>
          <w:tcPr>
            <w:tcW w:w="0" w:type="auto"/>
          </w:tcPr>
          <w:p w14:paraId="2A9D2248" w14:textId="298CB820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Побудова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</w:p>
        </w:tc>
        <w:tc>
          <w:tcPr>
            <w:tcW w:w="0" w:type="auto"/>
          </w:tcPr>
          <w:p w14:paraId="6938EA96" w14:textId="22817155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Автоматична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генерація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графа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потоку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даних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для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ШПФ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radix-4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4×4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uk-U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=16</m:t>
              </m:r>
            </m:oMath>
          </w:p>
        </w:tc>
      </w:tr>
      <w:tr w:rsidR="008D43BA" w:rsidRPr="008A1690" w14:paraId="44858D2E" w14:textId="77777777" w:rsidTr="00A411A6">
        <w:trPr>
          <w:trHeight w:val="454"/>
          <w:jc w:val="center"/>
        </w:trPr>
        <w:tc>
          <w:tcPr>
            <w:tcW w:w="0" w:type="auto"/>
          </w:tcPr>
          <w:p w14:paraId="721D1B67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F2</w:t>
            </w:r>
          </w:p>
        </w:tc>
        <w:tc>
          <w:tcPr>
            <w:tcW w:w="0" w:type="auto"/>
          </w:tcPr>
          <w:p w14:paraId="61B14510" w14:textId="1297480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Симуляція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</w:t>
            </w:r>
          </w:p>
        </w:tc>
        <w:tc>
          <w:tcPr>
            <w:tcW w:w="0" w:type="auto"/>
          </w:tcPr>
          <w:p w14:paraId="68B36062" w14:textId="4188A1C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Крокування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доставкою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перевіркою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правила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активації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вузлів</w:t>
            </w:r>
          </w:p>
        </w:tc>
      </w:tr>
      <w:tr w:rsidR="008D43BA" w:rsidRPr="008A1690" w14:paraId="16FD260A" w14:textId="77777777" w:rsidTr="00A411A6">
        <w:trPr>
          <w:trHeight w:val="454"/>
          <w:jc w:val="center"/>
        </w:trPr>
        <w:tc>
          <w:tcPr>
            <w:tcW w:w="0" w:type="auto"/>
          </w:tcPr>
          <w:p w14:paraId="5286080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F3</w:t>
            </w:r>
          </w:p>
        </w:tc>
        <w:tc>
          <w:tcPr>
            <w:tcW w:w="0" w:type="auto"/>
          </w:tcPr>
          <w:p w14:paraId="7AEF1171" w14:textId="402CBB4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Введення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сигналу</w:t>
            </w:r>
          </w:p>
        </w:tc>
        <w:tc>
          <w:tcPr>
            <w:tcW w:w="0" w:type="auto"/>
          </w:tcPr>
          <w:p w14:paraId="407D0387" w14:textId="66D0550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Вибір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типу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(синусоїда,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імпульс,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шум)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його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</w:p>
        </w:tc>
      </w:tr>
      <w:tr w:rsidR="008D43BA" w:rsidRPr="008A1690" w14:paraId="1B4A2FF7" w14:textId="77777777" w:rsidTr="00A411A6">
        <w:trPr>
          <w:trHeight w:val="454"/>
          <w:jc w:val="center"/>
        </w:trPr>
        <w:tc>
          <w:tcPr>
            <w:tcW w:w="0" w:type="auto"/>
          </w:tcPr>
          <w:p w14:paraId="6B08BBF2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F4</w:t>
            </w:r>
          </w:p>
        </w:tc>
        <w:tc>
          <w:tcPr>
            <w:tcW w:w="0" w:type="auto"/>
          </w:tcPr>
          <w:p w14:paraId="491F2A59" w14:textId="23A0235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Керування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симуляцією</w:t>
            </w:r>
          </w:p>
        </w:tc>
        <w:tc>
          <w:tcPr>
            <w:tcW w:w="0" w:type="auto"/>
          </w:tcPr>
          <w:p w14:paraId="4BA886DA" w14:textId="7DF86EE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Пуск,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пауза,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покроковий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режим,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скидання,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зміна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множника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</w:p>
        </w:tc>
      </w:tr>
      <w:tr w:rsidR="008D43BA" w:rsidRPr="008A1690" w14:paraId="704E19EA" w14:textId="77777777" w:rsidTr="00A411A6">
        <w:trPr>
          <w:trHeight w:val="454"/>
          <w:jc w:val="center"/>
        </w:trPr>
        <w:tc>
          <w:tcPr>
            <w:tcW w:w="0" w:type="auto"/>
          </w:tcPr>
          <w:p w14:paraId="081ED73F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F5</w:t>
            </w:r>
          </w:p>
        </w:tc>
        <w:tc>
          <w:tcPr>
            <w:tcW w:w="0" w:type="auto"/>
          </w:tcPr>
          <w:p w14:paraId="22344E6D" w14:textId="0DA6C66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Візуалізація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</w:p>
        </w:tc>
        <w:tc>
          <w:tcPr>
            <w:tcW w:w="0" w:type="auto"/>
          </w:tcPr>
          <w:p w14:paraId="4BB16A76" w14:textId="76A3EC9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Анімоване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переміщення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дугах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відображенням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значень</w:t>
            </w:r>
          </w:p>
        </w:tc>
      </w:tr>
      <w:tr w:rsidR="008D43BA" w:rsidRPr="008A1690" w14:paraId="0F4DF123" w14:textId="77777777" w:rsidTr="00A411A6">
        <w:trPr>
          <w:trHeight w:val="454"/>
          <w:jc w:val="center"/>
        </w:trPr>
        <w:tc>
          <w:tcPr>
            <w:tcW w:w="0" w:type="auto"/>
          </w:tcPr>
          <w:p w14:paraId="7F45192B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F6</w:t>
            </w:r>
          </w:p>
        </w:tc>
        <w:tc>
          <w:tcPr>
            <w:tcW w:w="0" w:type="auto"/>
          </w:tcPr>
          <w:p w14:paraId="18E38DDF" w14:textId="2B738F7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Відображення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метрик</w:t>
            </w:r>
          </w:p>
        </w:tc>
        <w:tc>
          <w:tcPr>
            <w:tcW w:w="0" w:type="auto"/>
          </w:tcPr>
          <w:p w14:paraId="6CC6523D" w14:textId="2CC5D8C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Показ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throughput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latency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queue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size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теплової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карти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активності</w:t>
            </w:r>
          </w:p>
        </w:tc>
      </w:tr>
      <w:tr w:rsidR="008D43BA" w:rsidRPr="008A1690" w14:paraId="213A745B" w14:textId="77777777" w:rsidTr="00A411A6">
        <w:trPr>
          <w:trHeight w:val="454"/>
          <w:jc w:val="center"/>
        </w:trPr>
        <w:tc>
          <w:tcPr>
            <w:tcW w:w="0" w:type="auto"/>
          </w:tcPr>
          <w:p w14:paraId="3C2892AC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F7</w:t>
            </w:r>
          </w:p>
        </w:tc>
        <w:tc>
          <w:tcPr>
            <w:tcW w:w="0" w:type="auto"/>
          </w:tcPr>
          <w:p w14:paraId="7B8FAAD8" w14:textId="4ACA5CE8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Спектральний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вихід</w:t>
            </w:r>
          </w:p>
        </w:tc>
        <w:tc>
          <w:tcPr>
            <w:tcW w:w="0" w:type="auto"/>
          </w:tcPr>
          <w:p w14:paraId="519A22EB" w14:textId="228CE183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Відображення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амплітуди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фази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}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вигляді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гістограми</w:t>
            </w:r>
          </w:p>
        </w:tc>
      </w:tr>
      <w:tr w:rsidR="008D43BA" w:rsidRPr="008A1690" w14:paraId="7C8F32CC" w14:textId="77777777" w:rsidTr="00A411A6">
        <w:trPr>
          <w:trHeight w:val="454"/>
          <w:jc w:val="center"/>
        </w:trPr>
        <w:tc>
          <w:tcPr>
            <w:tcW w:w="0" w:type="auto"/>
          </w:tcPr>
          <w:p w14:paraId="5A8E7883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F8</w:t>
            </w:r>
          </w:p>
        </w:tc>
        <w:tc>
          <w:tcPr>
            <w:tcW w:w="0" w:type="auto"/>
          </w:tcPr>
          <w:p w14:paraId="26B20EEF" w14:textId="26E75A2A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Верифікація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результату</w:t>
            </w:r>
          </w:p>
        </w:tc>
        <w:tc>
          <w:tcPr>
            <w:tcW w:w="0" w:type="auto"/>
          </w:tcPr>
          <w:p w14:paraId="17F3BC65" w14:textId="61338E9A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Порівняння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еталонним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ДПФ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виведення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максимального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відхилення</w:t>
            </w:r>
          </w:p>
        </w:tc>
      </w:tr>
      <w:tr w:rsidR="008D43BA" w:rsidRPr="008A1690" w14:paraId="0A4944B9" w14:textId="77777777" w:rsidTr="00A411A6">
        <w:trPr>
          <w:trHeight w:val="454"/>
          <w:jc w:val="center"/>
        </w:trPr>
        <w:tc>
          <w:tcPr>
            <w:tcW w:w="0" w:type="auto"/>
          </w:tcPr>
          <w:p w14:paraId="1C9CC096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F9</w:t>
            </w:r>
          </w:p>
        </w:tc>
        <w:tc>
          <w:tcPr>
            <w:tcW w:w="0" w:type="auto"/>
          </w:tcPr>
          <w:p w14:paraId="4494F35D" w14:textId="2068BFA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Налаштування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</w:p>
        </w:tc>
        <w:tc>
          <w:tcPr>
            <w:tcW w:w="0" w:type="auto"/>
          </w:tcPr>
          <w:p w14:paraId="21490B75" w14:textId="23CFDD7E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Редагування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часових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моделі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перезавантаження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сторінки</w:t>
            </w:r>
          </w:p>
        </w:tc>
      </w:tr>
    </w:tbl>
    <w:p w14:paraId="4B5AC565" w14:textId="77777777" w:rsidR="00E56257" w:rsidRDefault="00E56257" w:rsidP="00105C7F">
      <w:pPr>
        <w:pStyle w:val="ASUBodyText"/>
        <w:rPr>
          <w:ins w:id="877" w:author="Учетная запись Майкрософт" w:date="2026-05-24T17:35:00Z"/>
        </w:rPr>
      </w:pPr>
    </w:p>
    <w:p w14:paraId="37DE300B" w14:textId="4E1EA5C4" w:rsidR="008D43BA" w:rsidRPr="00105C7F" w:rsidRDefault="008D43BA" w:rsidP="00105C7F">
      <w:pPr>
        <w:pStyle w:val="ASUBodyText"/>
      </w:pP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регламентують</w:t>
      </w:r>
      <w:r w:rsidR="001D28F3">
        <w:t xml:space="preserve"> </w:t>
      </w:r>
      <w:r w:rsidRPr="00105C7F">
        <w:t>якісні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відповідності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ISO/IEC</w:t>
      </w:r>
      <w:r w:rsidR="001D28F3">
        <w:t xml:space="preserve"> </w:t>
      </w:r>
      <w:r w:rsidRPr="00105C7F">
        <w:t>25010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1.4)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16</w:t>
      </w:r>
      <w:r w:rsidRPr="00105C7F">
        <w:t>].</w:t>
      </w:r>
    </w:p>
    <w:p w14:paraId="61E5F0BC" w14:textId="009C8381" w:rsidR="008D43BA" w:rsidRPr="00E56257" w:rsidRDefault="008D43BA" w:rsidP="00D336C0">
      <w:pPr>
        <w:pStyle w:val="ASUTableCaption"/>
        <w:rPr>
          <w:color w:val="FF0000"/>
          <w:rPrChange w:id="878" w:author="Учетная запись Майкрософт" w:date="2026-05-24T17:35:00Z">
            <w:rPr/>
          </w:rPrChange>
        </w:rPr>
      </w:pPr>
      <w:r w:rsidRPr="00105C7F">
        <w:t>Таблиця</w:t>
      </w:r>
      <w:r w:rsidR="001D28F3">
        <w:t xml:space="preserve"> </w:t>
      </w:r>
      <w:r w:rsidRPr="00105C7F">
        <w:t>1.4</w:t>
      </w:r>
    </w:p>
    <w:p w14:paraId="3F65D096" w14:textId="0B358189" w:rsidR="008D43BA" w:rsidRPr="00D336C0" w:rsidRDefault="008D43BA" w:rsidP="00D336C0">
      <w:pPr>
        <w:pStyle w:val="ASUTableName"/>
      </w:pPr>
      <w:r w:rsidRPr="00105C7F">
        <w:t>Нефункціональні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Нефункціональні вимоги до симулятора"/>
      </w:tblPr>
      <w:tblGrid>
        <w:gridCol w:w="643"/>
        <w:gridCol w:w="2204"/>
        <w:gridCol w:w="6497"/>
      </w:tblGrid>
      <w:tr w:rsidR="008D43BA" w:rsidRPr="008A1690" w14:paraId="754C55FF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FFDD37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D64ED6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Характеристика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9B4900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Вимога</w:t>
            </w:r>
          </w:p>
        </w:tc>
      </w:tr>
      <w:tr w:rsidR="008D43BA" w:rsidRPr="008A1690" w14:paraId="53D36804" w14:textId="77777777" w:rsidTr="008A1690">
        <w:trPr>
          <w:trHeight w:val="454"/>
        </w:trPr>
        <w:tc>
          <w:tcPr>
            <w:tcW w:w="0" w:type="auto"/>
          </w:tcPr>
          <w:p w14:paraId="38BA8ED4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NF1</w:t>
            </w:r>
          </w:p>
        </w:tc>
        <w:tc>
          <w:tcPr>
            <w:tcW w:w="0" w:type="auto"/>
          </w:tcPr>
          <w:p w14:paraId="68063CF2" w14:textId="1D242091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Точність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обчислень</w:t>
            </w:r>
          </w:p>
        </w:tc>
        <w:tc>
          <w:tcPr>
            <w:tcW w:w="0" w:type="auto"/>
          </w:tcPr>
          <w:p w14:paraId="525CF943" w14:textId="639530BC" w:rsidR="008D43BA" w:rsidRPr="008A1690" w:rsidRDefault="00000000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uk-UA"/>
                      </w:rPr>
                      <m:t>sim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lang w:val="uk-U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uk-UA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="Times New Roman"/>
                        <w:lang w:val="uk-UA"/>
                      </w:rPr>
                      <m:t>ref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lang w:val="uk-UA"/>
                  </w:rPr>
                  <m:t>|≤</m:t>
                </m:r>
                <m:sSup>
                  <m:sSupPr>
                    <m:ctrlPr>
                      <w:rPr>
                        <w:rFonts w:ascii="Cambria Math" w:hAnsi="Cambria Math" w:cs="Times New Roman"/>
                        <w:lang w:val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uk-UA"/>
                      </w:rPr>
                      <m:t>-9</m:t>
                    </m:r>
                  </m:sup>
                </m:sSup>
              </m:oMath>
            </m:oMathPara>
          </w:p>
        </w:tc>
      </w:tr>
      <w:tr w:rsidR="008D43BA" w:rsidRPr="008A1690" w14:paraId="45EB122F" w14:textId="77777777" w:rsidTr="008A1690">
        <w:trPr>
          <w:trHeight w:val="454"/>
        </w:trPr>
        <w:tc>
          <w:tcPr>
            <w:tcW w:w="0" w:type="auto"/>
          </w:tcPr>
          <w:p w14:paraId="704A31C6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NF2</w:t>
            </w:r>
          </w:p>
        </w:tc>
        <w:tc>
          <w:tcPr>
            <w:tcW w:w="0" w:type="auto"/>
          </w:tcPr>
          <w:p w14:paraId="69646E57" w14:textId="752A255E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відгуку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UI</w:t>
            </w:r>
          </w:p>
        </w:tc>
        <w:tc>
          <w:tcPr>
            <w:tcW w:w="0" w:type="auto"/>
          </w:tcPr>
          <w:p w14:paraId="4CE9F1B9" w14:textId="37E266AF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Реакція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користувацьку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дію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≤100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мс</w:t>
            </w:r>
          </w:p>
        </w:tc>
      </w:tr>
      <w:tr w:rsidR="008D43BA" w:rsidRPr="008A1690" w14:paraId="2C72A93B" w14:textId="77777777" w:rsidTr="008A1690">
        <w:trPr>
          <w:trHeight w:val="454"/>
        </w:trPr>
        <w:tc>
          <w:tcPr>
            <w:tcW w:w="0" w:type="auto"/>
          </w:tcPr>
          <w:p w14:paraId="662575F4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NF3</w:t>
            </w:r>
          </w:p>
        </w:tc>
        <w:tc>
          <w:tcPr>
            <w:tcW w:w="0" w:type="auto"/>
          </w:tcPr>
          <w:p w14:paraId="462B0C86" w14:textId="79B7D69E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Частота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кадрів</w:t>
            </w:r>
          </w:p>
        </w:tc>
        <w:tc>
          <w:tcPr>
            <w:tcW w:w="0" w:type="auto"/>
          </w:tcPr>
          <w:p w14:paraId="7C8C4652" w14:textId="6541F06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Стабільні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60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fps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≤5×</m:t>
              </m:r>
            </m:oMath>
          </w:p>
        </w:tc>
      </w:tr>
      <w:tr w:rsidR="008D43BA" w:rsidRPr="008A1690" w14:paraId="4D969BC7" w14:textId="77777777" w:rsidTr="008A1690">
        <w:trPr>
          <w:trHeight w:val="454"/>
        </w:trPr>
        <w:tc>
          <w:tcPr>
            <w:tcW w:w="0" w:type="auto"/>
          </w:tcPr>
          <w:p w14:paraId="45D31693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NF4</w:t>
            </w:r>
          </w:p>
        </w:tc>
        <w:tc>
          <w:tcPr>
            <w:tcW w:w="0" w:type="auto"/>
          </w:tcPr>
          <w:p w14:paraId="4E15CC95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Портативність</w:t>
            </w:r>
          </w:p>
        </w:tc>
        <w:tc>
          <w:tcPr>
            <w:tcW w:w="0" w:type="auto"/>
          </w:tcPr>
          <w:p w14:paraId="35565F66" w14:textId="7CAE331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Коректна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робота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сучасних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поширених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веб-браузерах</w:t>
            </w:r>
          </w:p>
        </w:tc>
      </w:tr>
      <w:tr w:rsidR="008D43BA" w:rsidRPr="008A1690" w14:paraId="3D5F4ED7" w14:textId="77777777" w:rsidTr="008A1690">
        <w:trPr>
          <w:trHeight w:val="454"/>
        </w:trPr>
        <w:tc>
          <w:tcPr>
            <w:tcW w:w="0" w:type="auto"/>
          </w:tcPr>
          <w:p w14:paraId="25E30553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NF5</w:t>
            </w:r>
          </w:p>
        </w:tc>
        <w:tc>
          <w:tcPr>
            <w:tcW w:w="0" w:type="auto"/>
          </w:tcPr>
          <w:p w14:paraId="11500770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Детермінованість</w:t>
            </w:r>
          </w:p>
        </w:tc>
        <w:tc>
          <w:tcPr>
            <w:tcW w:w="0" w:type="auto"/>
          </w:tcPr>
          <w:p w14:paraId="463A15B3" w14:textId="0E08CF4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Однаковий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дають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ідентичний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</w:p>
        </w:tc>
      </w:tr>
      <w:tr w:rsidR="008D43BA" w:rsidRPr="008A1690" w14:paraId="646222BC" w14:textId="77777777" w:rsidTr="008A1690">
        <w:trPr>
          <w:trHeight w:val="454"/>
        </w:trPr>
        <w:tc>
          <w:tcPr>
            <w:tcW w:w="0" w:type="auto"/>
          </w:tcPr>
          <w:p w14:paraId="0C606DA4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lastRenderedPageBreak/>
              <w:t>NF6</w:t>
            </w:r>
          </w:p>
        </w:tc>
        <w:tc>
          <w:tcPr>
            <w:tcW w:w="0" w:type="auto"/>
          </w:tcPr>
          <w:p w14:paraId="6A5AF6C1" w14:textId="027B602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Відкритий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код</w:t>
            </w:r>
          </w:p>
        </w:tc>
        <w:tc>
          <w:tcPr>
            <w:tcW w:w="0" w:type="auto"/>
          </w:tcPr>
          <w:p w14:paraId="3EB94393" w14:textId="413A066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Розповсюдження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ліцензією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MIT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або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Apache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2.0</w:t>
            </w:r>
          </w:p>
        </w:tc>
      </w:tr>
      <w:tr w:rsidR="008D43BA" w:rsidRPr="008A1690" w14:paraId="2193B86A" w14:textId="77777777" w:rsidTr="008A1690">
        <w:trPr>
          <w:trHeight w:val="454"/>
        </w:trPr>
        <w:tc>
          <w:tcPr>
            <w:tcW w:w="0" w:type="auto"/>
          </w:tcPr>
          <w:p w14:paraId="23DB7950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NF7</w:t>
            </w:r>
          </w:p>
        </w:tc>
        <w:tc>
          <w:tcPr>
            <w:tcW w:w="0" w:type="auto"/>
          </w:tcPr>
          <w:p w14:paraId="35C9C4EF" w14:textId="3054F7F3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встановлення</w:t>
            </w:r>
          </w:p>
        </w:tc>
        <w:tc>
          <w:tcPr>
            <w:tcW w:w="0" w:type="auto"/>
          </w:tcPr>
          <w:p w14:paraId="1894DA9F" w14:textId="77D29F58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Робота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браузері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без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серверної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частини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БД</w:t>
            </w:r>
          </w:p>
        </w:tc>
      </w:tr>
      <w:tr w:rsidR="008D43BA" w:rsidRPr="008A1690" w14:paraId="2EACD384" w14:textId="77777777" w:rsidTr="008A1690">
        <w:trPr>
          <w:trHeight w:val="454"/>
        </w:trPr>
        <w:tc>
          <w:tcPr>
            <w:tcW w:w="0" w:type="auto"/>
          </w:tcPr>
          <w:p w14:paraId="3B168C41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NF8</w:t>
            </w:r>
          </w:p>
        </w:tc>
        <w:tc>
          <w:tcPr>
            <w:tcW w:w="0" w:type="auto"/>
          </w:tcPr>
          <w:p w14:paraId="6B0F79F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Зручність</w:t>
            </w:r>
          </w:p>
        </w:tc>
        <w:tc>
          <w:tcPr>
            <w:tcW w:w="0" w:type="auto"/>
          </w:tcPr>
          <w:p w14:paraId="4BC70F90" w14:textId="4FDA771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Основні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операції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доступні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не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глибше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двох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кліків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від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головного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екрану</w:t>
            </w:r>
          </w:p>
        </w:tc>
      </w:tr>
    </w:tbl>
    <w:p w14:paraId="698D342F" w14:textId="77777777" w:rsidR="00A411A6" w:rsidRDefault="00A411A6" w:rsidP="00105C7F">
      <w:pPr>
        <w:pStyle w:val="ASUBodyText"/>
      </w:pPr>
    </w:p>
    <w:p w14:paraId="373B3E61" w14:textId="7CA1E2F8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системі</w:t>
      </w:r>
      <w:r w:rsidR="001D28F3">
        <w:t xml:space="preserve"> </w:t>
      </w:r>
      <w:r w:rsidRPr="00105C7F">
        <w:t>виділяються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актори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i/>
          <w:iCs/>
        </w:rPr>
        <w:t>Студент</w:t>
      </w:r>
      <w:r w:rsidR="001D28F3">
        <w:t xml:space="preserve"> </w:t>
      </w:r>
      <w:r w:rsidRPr="00105C7F">
        <w:t>(первинний</w:t>
      </w:r>
      <w:r w:rsidR="001D28F3">
        <w:t xml:space="preserve"> </w:t>
      </w:r>
      <w:r w:rsidRPr="00105C7F">
        <w:t>користувач,</w:t>
      </w:r>
      <w:r w:rsidR="001D28F3">
        <w:t xml:space="preserve"> </w:t>
      </w:r>
      <w:r w:rsidRPr="00105C7F">
        <w:t>спостерігач)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Викладач</w:t>
      </w:r>
      <w:r w:rsidR="001D28F3">
        <w:t xml:space="preserve"> </w:t>
      </w:r>
      <w:r w:rsidRPr="00105C7F">
        <w:t>(вторинний</w:t>
      </w:r>
      <w:r w:rsidR="001D28F3">
        <w:t xml:space="preserve"> </w:t>
      </w:r>
      <w:r w:rsidRPr="00105C7F">
        <w:t>користувач,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налаштовувати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демонстрації).</w:t>
      </w:r>
      <w:r w:rsidR="001D28F3">
        <w:t xml:space="preserve"> </w:t>
      </w:r>
      <w:r w:rsidRPr="00105C7F">
        <w:t>Графічне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1.2,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їхній</w:t>
      </w:r>
      <w:r w:rsidR="001D28F3">
        <w:t xml:space="preserve"> </w:t>
      </w:r>
      <w:r w:rsidRPr="00105C7F">
        <w:t>деталізований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1.5.</w:t>
      </w:r>
    </w:p>
    <w:p w14:paraId="76D4D764" w14:textId="58174804" w:rsidR="008D43BA" w:rsidRPr="00105C7F" w:rsidRDefault="000F2037" w:rsidP="00A411A6">
      <w:pPr>
        <w:pStyle w:val="ASUBodyText"/>
        <w:ind w:firstLine="0"/>
        <w:jc w:val="center"/>
      </w:pPr>
      <w:r>
        <w:rPr>
          <w:noProof/>
        </w:rPr>
        <w:drawing>
          <wp:inline distT="0" distB="0" distL="0" distR="0" wp14:anchorId="1910151C" wp14:editId="144952B6">
            <wp:extent cx="5939790" cy="42494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4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1475" w14:textId="04895524" w:rsidR="008D43BA" w:rsidRPr="00683694" w:rsidRDefault="008D43BA" w:rsidP="000F2037">
      <w:pPr>
        <w:pStyle w:val="ASUFigureCaption"/>
        <w:rPr>
          <w:lang w:val="en-US"/>
        </w:rPr>
      </w:pPr>
      <w:r w:rsidRPr="00105C7F">
        <w:t>Рис.</w:t>
      </w:r>
      <w:r w:rsidR="001D28F3">
        <w:t xml:space="preserve"> </w:t>
      </w:r>
      <w:r w:rsidRPr="00105C7F">
        <w:t>1.2.</w:t>
      </w:r>
      <w:r w:rsidR="001D28F3">
        <w:t xml:space="preserve"> 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Case-дiаграма</w:t>
      </w:r>
      <w:proofErr w:type="spellEnd"/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</w:t>
      </w:r>
      <w:r w:rsidR="00683694">
        <w:t>Ф.</w:t>
      </w:r>
    </w:p>
    <w:p w14:paraId="7415B387" w14:textId="65DED462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proofErr w:type="spellStart"/>
      <w:r w:rsidRPr="00105C7F">
        <w:t>дiаграмi</w:t>
      </w:r>
      <w:proofErr w:type="spellEnd"/>
      <w:r w:rsidR="001D28F3">
        <w:t xml:space="preserve"> </w:t>
      </w:r>
      <w:r w:rsidRPr="00105C7F">
        <w:t>показано,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UC3</w:t>
      </w:r>
      <w:r w:rsidR="001D28F3">
        <w:t xml:space="preserve"> </w:t>
      </w:r>
      <w:proofErr w:type="spellStart"/>
      <w:r w:rsidRPr="00105C7F">
        <w:t>мiстить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include</w:t>
      </w:r>
      <w:proofErr w:type="spellEnd"/>
      <w:r w:rsidRPr="00105C7F">
        <w:t>)</w:t>
      </w:r>
      <w:r w:rsidR="001D28F3">
        <w:t xml:space="preserve"> </w:t>
      </w:r>
      <w:r w:rsidRPr="00105C7F">
        <w:t>UC5,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UC7</w:t>
      </w:r>
      <w:r w:rsidR="001D28F3">
        <w:t xml:space="preserve"> </w:t>
      </w:r>
      <w:r w:rsidRPr="00105C7F">
        <w:t>розширює</w:t>
      </w:r>
      <w:r w:rsidR="001D28F3">
        <w:t xml:space="preserve"> </w:t>
      </w:r>
      <w:r w:rsidRPr="00105C7F">
        <w:t>(</w:t>
      </w:r>
      <w:proofErr w:type="spellStart"/>
      <w:r w:rsidRPr="00105C7F">
        <w:t>extend</w:t>
      </w:r>
      <w:proofErr w:type="spellEnd"/>
      <w:r w:rsidRPr="00105C7F">
        <w:t>)</w:t>
      </w:r>
      <w:r w:rsidR="001D28F3">
        <w:t xml:space="preserve"> </w:t>
      </w:r>
      <w:r w:rsidRPr="00105C7F">
        <w:t>UC3.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взаємовиключними</w:t>
      </w:r>
      <w:r w:rsidR="001D28F3">
        <w:t xml:space="preserve"> </w:t>
      </w:r>
      <w:r w:rsidRPr="00105C7F">
        <w:t>альтернативами</w:t>
      </w:r>
      <w:r w:rsidR="001D28F3">
        <w:t xml:space="preserve"> </w:t>
      </w:r>
      <w:proofErr w:type="spellStart"/>
      <w:r w:rsidRPr="00105C7F">
        <w:t>пiдготовки</w:t>
      </w:r>
      <w:proofErr w:type="spellEnd"/>
      <w:r w:rsidR="001D28F3">
        <w:t xml:space="preserve"> </w:t>
      </w:r>
      <w:proofErr w:type="spellStart"/>
      <w:r w:rsidRPr="00105C7F">
        <w:t>вхiдних</w:t>
      </w:r>
      <w:proofErr w:type="spellEnd"/>
      <w:r w:rsidR="001D28F3">
        <w:t xml:space="preserve"> </w:t>
      </w:r>
      <w:r w:rsidRPr="00105C7F">
        <w:t>даних.</w:t>
      </w:r>
      <w:ins w:id="879" w:author="Учетная запись Майкрософт" w:date="2026-05-24T17:35:00Z">
        <w:r w:rsidR="00E56257">
          <w:t xml:space="preserve"> </w:t>
        </w:r>
        <w:r w:rsidR="00E56257" w:rsidRPr="00E56257">
          <w:rPr>
            <w:color w:val="FF0000"/>
          </w:rPr>
          <w:t xml:space="preserve">Посилання на </w:t>
        </w:r>
        <w:proofErr w:type="spellStart"/>
        <w:r w:rsidR="00E56257" w:rsidRPr="00E56257">
          <w:rPr>
            <w:color w:val="FF0000"/>
          </w:rPr>
          <w:t>табл</w:t>
        </w:r>
      </w:ins>
      <w:proofErr w:type="spellEnd"/>
    </w:p>
    <w:p w14:paraId="7F9538E0" w14:textId="0F6D9DB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1.5</w:t>
      </w:r>
    </w:p>
    <w:p w14:paraId="03931ED3" w14:textId="5F0A201F" w:rsidR="008D43BA" w:rsidRPr="00105C7F" w:rsidRDefault="008D43BA" w:rsidP="00D336C0">
      <w:pPr>
        <w:pStyle w:val="ASUTableName"/>
      </w:pPr>
      <w:r w:rsidRPr="00105C7F">
        <w:t>Перелік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(</w:t>
      </w:r>
      <w:proofErr w:type="spellStart"/>
      <w:r w:rsidRPr="00105C7F">
        <w:t>Use</w:t>
      </w:r>
      <w:proofErr w:type="spellEnd"/>
      <w:r w:rsidR="001D28F3">
        <w:t xml:space="preserve"> </w:t>
      </w:r>
      <w:proofErr w:type="spellStart"/>
      <w:r w:rsidRPr="00105C7F">
        <w:t>Cases</w:t>
      </w:r>
      <w:proofErr w:type="spellEnd"/>
      <w:r w:rsidRPr="00105C7F">
        <w:t>)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лік прецедентів (Use Cases) симулятора"/>
      </w:tblPr>
      <w:tblGrid>
        <w:gridCol w:w="670"/>
        <w:gridCol w:w="2450"/>
        <w:gridCol w:w="1633"/>
        <w:gridCol w:w="4591"/>
      </w:tblGrid>
      <w:tr w:rsidR="008D43BA" w:rsidRPr="008A1690" w14:paraId="2F08616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tcBorders>
              <w:bottom w:val="none" w:sz="0" w:space="0" w:color="auto"/>
            </w:tcBorders>
          </w:tcPr>
          <w:p w14:paraId="3E124923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lastRenderedPageBreak/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8C9E4D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Прецедент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A1E0F7" w14:textId="77777777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Актор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403A47" w14:textId="03AAA52C" w:rsidR="008D43BA" w:rsidRPr="008A1690" w:rsidRDefault="008D43BA" w:rsidP="008A1690">
            <w:pPr>
              <w:pStyle w:val="Compact"/>
              <w:rPr>
                <w:rFonts w:ascii="Times New Roman" w:hAnsi="Times New Roman" w:cs="Times New Roman"/>
                <w:b/>
                <w:bCs/>
                <w:lang w:val="uk-UA"/>
              </w:rPr>
            </w:pP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Стислий</w:t>
            </w:r>
            <w:r w:rsidR="001D28F3" w:rsidRPr="008A1690">
              <w:rPr>
                <w:rFonts w:ascii="Times New Roman" w:hAnsi="Times New Roman" w:cs="Times New Roman"/>
                <w:b/>
                <w:bCs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b/>
                <w:bCs/>
                <w:lang w:val="uk-UA"/>
              </w:rPr>
              <w:t>опис</w:t>
            </w:r>
          </w:p>
        </w:tc>
      </w:tr>
      <w:tr w:rsidR="008D43BA" w:rsidRPr="008A1690" w14:paraId="7DA522E0" w14:textId="77777777" w:rsidTr="008A1690">
        <w:trPr>
          <w:trHeight w:val="454"/>
        </w:trPr>
        <w:tc>
          <w:tcPr>
            <w:tcW w:w="0" w:type="auto"/>
          </w:tcPr>
          <w:p w14:paraId="4A894F95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UC1</w:t>
            </w:r>
          </w:p>
        </w:tc>
        <w:tc>
          <w:tcPr>
            <w:tcW w:w="0" w:type="auto"/>
          </w:tcPr>
          <w:p w14:paraId="10BEE1DF" w14:textId="1FE2398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Завантажити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готовий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сценарій</w:t>
            </w:r>
          </w:p>
        </w:tc>
        <w:tc>
          <w:tcPr>
            <w:tcW w:w="0" w:type="auto"/>
          </w:tcPr>
          <w:p w14:paraId="05EBDA38" w14:textId="0D72A2AA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441F3E48" w14:textId="4218D750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Обрати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один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передустановлених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входів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(синусоїда,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імпульс,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шум)</w:t>
            </w:r>
          </w:p>
        </w:tc>
      </w:tr>
      <w:tr w:rsidR="008D43BA" w:rsidRPr="008A1690" w14:paraId="69C6962B" w14:textId="77777777" w:rsidTr="008A1690">
        <w:trPr>
          <w:trHeight w:val="454"/>
        </w:trPr>
        <w:tc>
          <w:tcPr>
            <w:tcW w:w="0" w:type="auto"/>
          </w:tcPr>
          <w:p w14:paraId="4337D99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UC2</w:t>
            </w:r>
          </w:p>
        </w:tc>
        <w:tc>
          <w:tcPr>
            <w:tcW w:w="0" w:type="auto"/>
          </w:tcPr>
          <w:p w14:paraId="50A37D8D" w14:textId="6C08D161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Задати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власний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вхідний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сигнал</w:t>
            </w:r>
          </w:p>
        </w:tc>
        <w:tc>
          <w:tcPr>
            <w:tcW w:w="0" w:type="auto"/>
          </w:tcPr>
          <w:p w14:paraId="2B146231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4807AEB8" w14:textId="7682B2D8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Ввести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16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комплексних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відліків</w:t>
            </w:r>
            <w:proofErr w:type="spellEnd"/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вручну</w:t>
            </w:r>
          </w:p>
        </w:tc>
      </w:tr>
      <w:tr w:rsidR="008D43BA" w:rsidRPr="008A1690" w14:paraId="7467E7EF" w14:textId="77777777" w:rsidTr="008A1690">
        <w:trPr>
          <w:trHeight w:val="454"/>
        </w:trPr>
        <w:tc>
          <w:tcPr>
            <w:tcW w:w="0" w:type="auto"/>
          </w:tcPr>
          <w:p w14:paraId="027BDAD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UC3</w:t>
            </w:r>
          </w:p>
        </w:tc>
        <w:tc>
          <w:tcPr>
            <w:tcW w:w="0" w:type="auto"/>
          </w:tcPr>
          <w:p w14:paraId="64876789" w14:textId="0D307096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Запустити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симуляцію</w:t>
            </w:r>
          </w:p>
        </w:tc>
        <w:tc>
          <w:tcPr>
            <w:tcW w:w="0" w:type="auto"/>
          </w:tcPr>
          <w:p w14:paraId="399BCF2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296720F4" w14:textId="2D9DCA23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Ініціювати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виконання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DFG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пуску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завершення</w:t>
            </w:r>
          </w:p>
        </w:tc>
      </w:tr>
      <w:tr w:rsidR="008D43BA" w:rsidRPr="008A1690" w14:paraId="071FD137" w14:textId="77777777" w:rsidTr="008A1690">
        <w:trPr>
          <w:trHeight w:val="454"/>
        </w:trPr>
        <w:tc>
          <w:tcPr>
            <w:tcW w:w="0" w:type="auto"/>
          </w:tcPr>
          <w:p w14:paraId="5139BDF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UC4</w:t>
            </w:r>
          </w:p>
        </w:tc>
        <w:tc>
          <w:tcPr>
            <w:tcW w:w="0" w:type="auto"/>
          </w:tcPr>
          <w:p w14:paraId="2F39E6EE" w14:textId="188A1BB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Керувати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темпом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симуляції</w:t>
            </w:r>
          </w:p>
        </w:tc>
        <w:tc>
          <w:tcPr>
            <w:tcW w:w="0" w:type="auto"/>
          </w:tcPr>
          <w:p w14:paraId="5B5CFA66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18FEEEE7" w14:textId="6715BD75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Пауза,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lang w:val="uk-UA"/>
              </w:rPr>
              <w:t>step-by-step</w:t>
            </w:r>
            <w:proofErr w:type="spellEnd"/>
            <w:r w:rsidRPr="008A1690">
              <w:rPr>
                <w:rFonts w:ascii="Times New Roman" w:hAnsi="Times New Roman" w:cs="Times New Roman"/>
                <w:lang w:val="uk-UA"/>
              </w:rPr>
              <w:t>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зміна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множника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швидкості</w:t>
            </w:r>
          </w:p>
        </w:tc>
      </w:tr>
      <w:tr w:rsidR="008D43BA" w:rsidRPr="008A1690" w14:paraId="042FF642" w14:textId="77777777" w:rsidTr="008A1690">
        <w:trPr>
          <w:trHeight w:val="454"/>
        </w:trPr>
        <w:tc>
          <w:tcPr>
            <w:tcW w:w="0" w:type="auto"/>
          </w:tcPr>
          <w:p w14:paraId="6AA9CE6B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UC5</w:t>
            </w:r>
          </w:p>
        </w:tc>
        <w:tc>
          <w:tcPr>
            <w:tcW w:w="0" w:type="auto"/>
          </w:tcPr>
          <w:p w14:paraId="0F60DBDB" w14:textId="79202EA8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Спостерігати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рух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</w:p>
        </w:tc>
        <w:tc>
          <w:tcPr>
            <w:tcW w:w="0" w:type="auto"/>
          </w:tcPr>
          <w:p w14:paraId="11DF1323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35EDF07F" w14:textId="2955F79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Переглядати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анімацію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токенів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дугах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реальному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часі</w:t>
            </w:r>
          </w:p>
        </w:tc>
      </w:tr>
      <w:tr w:rsidR="008D43BA" w:rsidRPr="008A1690" w14:paraId="192F7E12" w14:textId="77777777" w:rsidTr="008A1690">
        <w:trPr>
          <w:trHeight w:val="454"/>
        </w:trPr>
        <w:tc>
          <w:tcPr>
            <w:tcW w:w="0" w:type="auto"/>
          </w:tcPr>
          <w:p w14:paraId="3F06E55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UC6</w:t>
            </w:r>
          </w:p>
        </w:tc>
        <w:tc>
          <w:tcPr>
            <w:tcW w:w="0" w:type="auto"/>
          </w:tcPr>
          <w:p w14:paraId="0699309F" w14:textId="68CDACB9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Переглянути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спектр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результату</w:t>
            </w:r>
          </w:p>
        </w:tc>
        <w:tc>
          <w:tcPr>
            <w:tcW w:w="0" w:type="auto"/>
          </w:tcPr>
          <w:p w14:paraId="3DEAFA76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</w:t>
            </w:r>
          </w:p>
        </w:tc>
        <w:tc>
          <w:tcPr>
            <w:tcW w:w="0" w:type="auto"/>
          </w:tcPr>
          <w:p w14:paraId="7A974B45" w14:textId="07D1009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Побачити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|</m:t>
              </m:r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lang w:val="uk-UA"/>
                </w:rPr>
                <m:t>arg</m:t>
              </m:r>
              <m:sSub>
                <m:sSubPr>
                  <m:ctrlPr>
                    <w:rPr>
                      <w:rFonts w:ascii="Cambria Math" w:hAnsi="Cambria Math" w:cs="Times New Roman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uk-UA"/>
                    </w:rPr>
                    <m:t>k</m:t>
                  </m:r>
                </m:sub>
              </m:sSub>
            </m:oMath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вигляді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діаграми</w:t>
            </w:r>
          </w:p>
        </w:tc>
      </w:tr>
      <w:tr w:rsidR="008D43BA" w:rsidRPr="008A1690" w14:paraId="6FA4541A" w14:textId="77777777" w:rsidTr="008A1690">
        <w:trPr>
          <w:trHeight w:val="454"/>
        </w:trPr>
        <w:tc>
          <w:tcPr>
            <w:tcW w:w="0" w:type="auto"/>
          </w:tcPr>
          <w:p w14:paraId="4E043083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UC7</w:t>
            </w:r>
          </w:p>
        </w:tc>
        <w:tc>
          <w:tcPr>
            <w:tcW w:w="0" w:type="auto"/>
          </w:tcPr>
          <w:p w14:paraId="11C5DF5E" w14:textId="74E06A1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Порівняти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еталоном</w:t>
            </w:r>
          </w:p>
        </w:tc>
        <w:tc>
          <w:tcPr>
            <w:tcW w:w="0" w:type="auto"/>
          </w:tcPr>
          <w:p w14:paraId="6F16E174" w14:textId="6812B3FD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Студент,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5BD403D8" w14:textId="484AE65B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Виконати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зіставлення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референтним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обчисленням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побачити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похибку</w:t>
            </w:r>
          </w:p>
        </w:tc>
      </w:tr>
      <w:tr w:rsidR="008D43BA" w:rsidRPr="008A1690" w14:paraId="7992BF8E" w14:textId="77777777" w:rsidTr="008A1690">
        <w:trPr>
          <w:trHeight w:val="454"/>
        </w:trPr>
        <w:tc>
          <w:tcPr>
            <w:tcW w:w="0" w:type="auto"/>
          </w:tcPr>
          <w:p w14:paraId="0E3B5319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UC8</w:t>
            </w:r>
          </w:p>
        </w:tc>
        <w:tc>
          <w:tcPr>
            <w:tcW w:w="0" w:type="auto"/>
          </w:tcPr>
          <w:p w14:paraId="14EF9E0E" w14:textId="442B8A63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Змінити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параметри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затримок</w:t>
            </w:r>
          </w:p>
        </w:tc>
        <w:tc>
          <w:tcPr>
            <w:tcW w:w="0" w:type="auto"/>
          </w:tcPr>
          <w:p w14:paraId="478F4CDD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5F848297" w14:textId="114B242C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Налаштувати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часові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характеристики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вузлів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і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зв'язків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графа</w:t>
            </w:r>
          </w:p>
        </w:tc>
      </w:tr>
      <w:tr w:rsidR="008D43BA" w:rsidRPr="008A1690" w14:paraId="2F142B82" w14:textId="77777777" w:rsidTr="008A1690">
        <w:trPr>
          <w:trHeight w:val="454"/>
        </w:trPr>
        <w:tc>
          <w:tcPr>
            <w:tcW w:w="0" w:type="auto"/>
          </w:tcPr>
          <w:p w14:paraId="0DCBAF96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UC9</w:t>
            </w:r>
          </w:p>
        </w:tc>
        <w:tc>
          <w:tcPr>
            <w:tcW w:w="0" w:type="auto"/>
          </w:tcPr>
          <w:p w14:paraId="5A1BD0DA" w14:textId="000B88E4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Експортувати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</w:p>
        </w:tc>
        <w:tc>
          <w:tcPr>
            <w:tcW w:w="0" w:type="auto"/>
          </w:tcPr>
          <w:p w14:paraId="78282058" w14:textId="77777777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Викладач</w:t>
            </w:r>
          </w:p>
        </w:tc>
        <w:tc>
          <w:tcPr>
            <w:tcW w:w="0" w:type="auto"/>
          </w:tcPr>
          <w:p w14:paraId="366DD86A" w14:textId="42880802" w:rsidR="008D43BA" w:rsidRPr="008A169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 w:rsidRPr="008A1690">
              <w:rPr>
                <w:rFonts w:ascii="Times New Roman" w:hAnsi="Times New Roman" w:cs="Times New Roman"/>
                <w:lang w:val="uk-UA"/>
              </w:rPr>
              <w:t>Зберегти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журнал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подій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у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файл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для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подальшого</w:t>
            </w:r>
            <w:r w:rsidR="001D28F3" w:rsidRPr="008A1690">
              <w:rPr>
                <w:rFonts w:ascii="Times New Roman" w:hAnsi="Times New Roman" w:cs="Times New Roman"/>
                <w:lang w:val="uk-UA"/>
              </w:rPr>
              <w:t xml:space="preserve"> </w:t>
            </w:r>
            <w:r w:rsidRPr="008A1690">
              <w:rPr>
                <w:rFonts w:ascii="Times New Roman" w:hAnsi="Times New Roman" w:cs="Times New Roman"/>
                <w:lang w:val="uk-UA"/>
              </w:rPr>
              <w:t>аналізу</w:t>
            </w:r>
          </w:p>
        </w:tc>
      </w:tr>
    </w:tbl>
    <w:p w14:paraId="3086A0D9" w14:textId="77777777" w:rsidR="00E56257" w:rsidRDefault="00E56257" w:rsidP="00105C7F">
      <w:pPr>
        <w:pStyle w:val="ASUBodyText"/>
        <w:rPr>
          <w:ins w:id="880" w:author="Учетная запись Майкрософт" w:date="2026-05-24T17:35:00Z"/>
          <w:i/>
          <w:iCs/>
        </w:rPr>
      </w:pPr>
    </w:p>
    <w:p w14:paraId="33D5DB44" w14:textId="2E32D11C" w:rsidR="008D43BA" w:rsidRPr="00105C7F" w:rsidRDefault="008D43BA" w:rsidP="00105C7F">
      <w:pPr>
        <w:pStyle w:val="ASUBodyText"/>
      </w:pPr>
      <w:r w:rsidRPr="00105C7F">
        <w:rPr>
          <w:i/>
          <w:iCs/>
        </w:rPr>
        <w:t>Підпорядкування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прецедентів:</w:t>
      </w:r>
      <w:r w:rsidR="001D28F3">
        <w:t xml:space="preserve"> </w:t>
      </w:r>
      <w:r w:rsidRPr="00105C7F">
        <w:t>UC3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(</w:t>
      </w:r>
      <w:proofErr w:type="spellStart"/>
      <w:r w:rsidRPr="00105C7F">
        <w:rPr>
          <w:i/>
          <w:iCs/>
        </w:rPr>
        <w:t>include</w:t>
      </w:r>
      <w:proofErr w:type="spellEnd"/>
      <w:r w:rsidRPr="00105C7F">
        <w:t>)</w:t>
      </w:r>
      <w:r w:rsidR="001D28F3">
        <w:t xml:space="preserve"> </w:t>
      </w:r>
      <w:r w:rsidRPr="00105C7F">
        <w:t>UC5</w:t>
      </w:r>
      <w:r w:rsidR="001D28F3">
        <w:t xml:space="preserve"> </w:t>
      </w:r>
      <w:r w:rsidRPr="00105C7F">
        <w:t>(рух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супроводжує</w:t>
      </w:r>
      <w:r w:rsidR="001D28F3">
        <w:t xml:space="preserve"> </w:t>
      </w:r>
      <w:r w:rsidRPr="00105C7F">
        <w:t>виконання);</w:t>
      </w:r>
      <w:r w:rsidR="001D28F3">
        <w:t xml:space="preserve"> </w:t>
      </w:r>
      <w:r w:rsidRPr="00105C7F">
        <w:t>UC7</w:t>
      </w:r>
      <w:r w:rsidR="001D28F3">
        <w:t xml:space="preserve"> </w:t>
      </w:r>
      <w:r w:rsidRPr="00105C7F">
        <w:t>розширює</w:t>
      </w:r>
      <w:r w:rsidR="001D28F3">
        <w:t xml:space="preserve"> </w:t>
      </w:r>
      <w:r w:rsidRPr="00105C7F">
        <w:t>(</w:t>
      </w:r>
      <w:proofErr w:type="spellStart"/>
      <w:r w:rsidRPr="00105C7F">
        <w:rPr>
          <w:i/>
          <w:iCs/>
        </w:rPr>
        <w:t>extend</w:t>
      </w:r>
      <w:proofErr w:type="spellEnd"/>
      <w:r w:rsidRPr="00105C7F">
        <w:t>)</w:t>
      </w:r>
      <w:r w:rsidR="001D28F3">
        <w:t xml:space="preserve"> </w:t>
      </w:r>
      <w:r w:rsidRPr="00105C7F">
        <w:t>UC3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викликаний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взаємовиключними</w:t>
      </w:r>
      <w:r w:rsidR="001D28F3">
        <w:t xml:space="preserve"> </w:t>
      </w:r>
      <w:r w:rsidRPr="00105C7F">
        <w:t>альтернативами</w:t>
      </w:r>
      <w:r w:rsidR="001D28F3">
        <w:t xml:space="preserve"> </w:t>
      </w:r>
      <w:r w:rsidRPr="00105C7F">
        <w:t>підготовки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Описана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завдання,</w:t>
      </w:r>
      <w:r w:rsidR="001D28F3">
        <w:t xml:space="preserve"> </w:t>
      </w:r>
      <w:r w:rsidRPr="00105C7F">
        <w:t>яке</w:t>
      </w:r>
      <w:r w:rsidR="001D28F3">
        <w:t xml:space="preserve"> </w:t>
      </w:r>
      <w:r w:rsidRPr="00105C7F">
        <w:t>далі</w:t>
      </w:r>
      <w:r w:rsidR="001D28F3">
        <w:t xml:space="preserve"> </w:t>
      </w:r>
      <w:r w:rsidRPr="00105C7F">
        <w:t>конкретизується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проєктування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структур</w:t>
      </w:r>
      <w:r w:rsidR="001D28F3">
        <w:t xml:space="preserve"> </w:t>
      </w:r>
      <w:r w:rsidRPr="00105C7F">
        <w:t>даних.</w:t>
      </w:r>
    </w:p>
    <w:p w14:paraId="2E498CA8" w14:textId="3BA6BC66" w:rsidR="008D43BA" w:rsidRPr="00105C7F" w:rsidRDefault="008D43BA" w:rsidP="001D28F3">
      <w:pPr>
        <w:pStyle w:val="ASUSectionHead"/>
      </w:pPr>
      <w:bookmarkStart w:id="881" w:name="X075676d46328bd1f3c167fb2e80b0be216d8f0b"/>
      <w:bookmarkStart w:id="882" w:name="_Toc230636410"/>
      <w:bookmarkEnd w:id="881"/>
      <w:r w:rsidRPr="00105C7F">
        <w:t>1.6.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1</w:t>
      </w:r>
      <w:bookmarkEnd w:id="882"/>
    </w:p>
    <w:p w14:paraId="56A5D169" w14:textId="389C0CC4" w:rsidR="008D43BA" w:rsidRPr="00105C7F" w:rsidRDefault="008D43BA" w:rsidP="001D28F3">
      <w:pPr>
        <w:pStyle w:val="ASUBodyText"/>
      </w:pPr>
      <w:r w:rsidRPr="00105C7F">
        <w:t>У</w:t>
      </w:r>
      <w:r w:rsidR="001D28F3">
        <w:t xml:space="preserve"> </w:t>
      </w:r>
      <w:r w:rsidRPr="00105C7F">
        <w:t>першому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предметної</w:t>
      </w:r>
      <w:r w:rsidR="001D28F3">
        <w:t xml:space="preserve"> </w:t>
      </w:r>
      <w:r w:rsidRPr="00105C7F">
        <w:t>області,</w:t>
      </w:r>
      <w:r w:rsidR="001D28F3">
        <w:t xml:space="preserve"> </w:t>
      </w:r>
      <w:r w:rsidRPr="00105C7F">
        <w:t>огляд</w:t>
      </w:r>
      <w:r w:rsidR="001D28F3">
        <w:t xml:space="preserve"> </w:t>
      </w:r>
      <w:r w:rsidRPr="00105C7F">
        <w:t>сучасних</w:t>
      </w:r>
      <w:r w:rsidR="001D28F3">
        <w:t xml:space="preserve"> </w:t>
      </w:r>
      <w:r w:rsidRPr="00105C7F">
        <w:t>підходів,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задачі,</w:t>
      </w:r>
      <w:r w:rsidR="001D28F3">
        <w:t xml:space="preserve"> </w:t>
      </w:r>
      <w:r w:rsidRPr="00105C7F">
        <w:t>розгляд</w:t>
      </w:r>
      <w:r w:rsidR="001D28F3">
        <w:t xml:space="preserve"> </w:t>
      </w:r>
      <w:r w:rsidRPr="00105C7F">
        <w:t>етичних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правових</w:t>
      </w:r>
      <w:r w:rsidR="001D28F3">
        <w:t xml:space="preserve"> </w:t>
      </w:r>
      <w:r w:rsidRPr="00105C7F">
        <w:t>аспектів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формалізовано</w:t>
      </w:r>
      <w:r w:rsidR="001D28F3">
        <w:t xml:space="preserve"> </w:t>
      </w:r>
      <w:r w:rsidRPr="00105C7F">
        <w:t>постановку</w:t>
      </w:r>
      <w:r w:rsidR="001D28F3">
        <w:t xml:space="preserve"> </w:t>
      </w:r>
      <w:r w:rsidRPr="00105C7F">
        <w:t>задачі.</w:t>
      </w:r>
    </w:p>
    <w:p w14:paraId="325F94D1" w14:textId="45602D8A" w:rsidR="008D43BA" w:rsidRPr="00105C7F" w:rsidRDefault="008D43BA" w:rsidP="00105C7F">
      <w:pPr>
        <w:pStyle w:val="ASUBodyText"/>
      </w:pPr>
      <w:r w:rsidRPr="00105C7F">
        <w:t>Зафіксовано</w:t>
      </w:r>
      <w:r w:rsidR="001D28F3">
        <w:t xml:space="preserve"> </w:t>
      </w:r>
      <w:r w:rsidRPr="00105C7F">
        <w:rPr>
          <w:i/>
          <w:iCs/>
        </w:rPr>
        <w:t>стан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предметної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області: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достатньо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математичний</w:t>
      </w:r>
      <w:r w:rsidR="001D28F3">
        <w:t xml:space="preserve"> </w:t>
      </w:r>
      <w:r w:rsidRPr="00105C7F">
        <w:t>апарат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формальні</w:t>
      </w:r>
      <w:r w:rsidR="001D28F3">
        <w:t xml:space="preserve"> </w:t>
      </w:r>
      <w:r w:rsidRPr="00105C7F">
        <w:t>потокові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(DFG,</w:t>
      </w:r>
      <w:r w:rsidR="001D28F3">
        <w:t xml:space="preserve"> </w:t>
      </w:r>
      <w:r w:rsidRPr="00105C7F">
        <w:t>SDF),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практичному</w:t>
      </w:r>
      <w:r w:rsidR="001D28F3">
        <w:t xml:space="preserve"> </w:t>
      </w:r>
      <w:r w:rsidRPr="00105C7F">
        <w:t>інструментарії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описані</w:t>
      </w:r>
      <w:r w:rsidR="001D28F3">
        <w:t xml:space="preserve"> </w:t>
      </w:r>
      <w:proofErr w:type="spellStart"/>
      <w:r w:rsidRPr="00105C7F">
        <w:t>відокремлено</w:t>
      </w:r>
      <w:proofErr w:type="spellEnd"/>
      <w:r w:rsidRPr="00105C7F">
        <w:t>.</w:t>
      </w:r>
      <w:r w:rsidR="001D28F3">
        <w:t xml:space="preserve"> </w:t>
      </w:r>
      <w:r w:rsidRPr="00105C7F">
        <w:t>Виробничі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ARM</w:t>
      </w:r>
      <w:r w:rsidR="001D28F3">
        <w:t xml:space="preserve"> </w:t>
      </w:r>
      <w:r w:rsidRPr="00105C7F">
        <w:t>CMSIS-DSP,</w:t>
      </w:r>
      <w:r w:rsidR="001D28F3">
        <w:t xml:space="preserve"> </w:t>
      </w:r>
      <w:r w:rsidRPr="00105C7F">
        <w:t>NVIDIA</w:t>
      </w:r>
      <w:r w:rsidR="001D28F3">
        <w:t xml:space="preserve"> </w:t>
      </w:r>
      <w:proofErr w:type="spellStart"/>
      <w:r w:rsidRPr="00105C7F">
        <w:lastRenderedPageBreak/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SPIRAL,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r w:rsidRPr="00105C7F">
        <w:t>IPP)</w:t>
      </w:r>
      <w:r w:rsidR="001D28F3">
        <w:t xml:space="preserve"> </w:t>
      </w:r>
      <w:r w:rsidRPr="00105C7F">
        <w:t>оптимізовані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надають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інтроспекції.</w:t>
      </w:r>
      <w:r w:rsidR="001D28F3">
        <w:t xml:space="preserve"> </w:t>
      </w:r>
      <w:r w:rsidRPr="00105C7F">
        <w:t>Методи</w:t>
      </w:r>
      <w:r w:rsidR="001D28F3">
        <w:t xml:space="preserve"> </w:t>
      </w:r>
      <w:r w:rsidRPr="00105C7F">
        <w:t>візуального</w:t>
      </w:r>
      <w:r w:rsidR="001D28F3">
        <w:t xml:space="preserve"> </w:t>
      </w:r>
      <w:r w:rsidRPr="00105C7F">
        <w:t>моделювання</w:t>
      </w:r>
      <w:r w:rsidR="001D28F3">
        <w:t xml:space="preserve"> </w:t>
      </w:r>
      <w:r w:rsidRPr="00105C7F">
        <w:t>(UML,</w:t>
      </w:r>
      <w:r w:rsidR="001D28F3">
        <w:t xml:space="preserve"> </w:t>
      </w:r>
      <w:r w:rsidRPr="00105C7F">
        <w:t>IDEF0,</w:t>
      </w:r>
      <w:r w:rsidR="001D28F3">
        <w:t xml:space="preserve"> </w:t>
      </w:r>
      <w:r w:rsidRPr="00105C7F">
        <w:t>DFG/SDF,</w:t>
      </w:r>
      <w:r w:rsidR="001D28F3">
        <w:t xml:space="preserve"> </w:t>
      </w:r>
      <w:r w:rsidRPr="00105C7F">
        <w:t>сигнальні</w:t>
      </w:r>
      <w:r w:rsidR="001D28F3">
        <w:t xml:space="preserve"> </w:t>
      </w:r>
      <w:r w:rsidRPr="00105C7F">
        <w:t>графи)</w:t>
      </w:r>
      <w:r w:rsidR="001D28F3">
        <w:t xml:space="preserve"> </w:t>
      </w:r>
      <w:r w:rsidRPr="00105C7F">
        <w:t>залишаються</w:t>
      </w:r>
      <w:r w:rsidR="001D28F3">
        <w:t xml:space="preserve"> </w:t>
      </w:r>
      <w:r w:rsidRPr="00105C7F">
        <w:t>переважно</w:t>
      </w:r>
      <w:r w:rsidR="001D28F3">
        <w:t xml:space="preserve"> </w:t>
      </w:r>
      <w:r w:rsidRPr="00105C7F">
        <w:t>теоретичними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реалізуються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інтерактивні</w:t>
      </w:r>
      <w:r w:rsidR="001D28F3">
        <w:t xml:space="preserve"> </w:t>
      </w:r>
      <w:r w:rsidRPr="00105C7F">
        <w:t>веб-симулятори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верифікацією.</w:t>
      </w:r>
    </w:p>
    <w:p w14:paraId="17DCF071" w14:textId="48DEE051" w:rsidR="008D43BA" w:rsidRPr="00105C7F" w:rsidRDefault="008D43BA" w:rsidP="00105C7F">
      <w:pPr>
        <w:pStyle w:val="ASUBodyText"/>
      </w:pPr>
      <w:r w:rsidRPr="00105C7F">
        <w:t>Виявлено</w:t>
      </w:r>
      <w:r w:rsidR="001D28F3">
        <w:t xml:space="preserve"> </w:t>
      </w:r>
      <w:r w:rsidRPr="00105C7F">
        <w:rPr>
          <w:i/>
          <w:iCs/>
        </w:rPr>
        <w:t>прогалину:</w:t>
      </w:r>
      <w:r w:rsidR="001D28F3">
        <w:t xml:space="preserve"> </w:t>
      </w:r>
      <w:r w:rsidRPr="00105C7F">
        <w:t>жодне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розглянутих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достовірного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формальною</w:t>
      </w:r>
      <w:r w:rsidR="001D28F3">
        <w:t xml:space="preserve"> </w:t>
      </w:r>
      <w:r w:rsidRPr="00105C7F">
        <w:t>SDF-моделлю,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динамічної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веб-доступності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комерційної</w:t>
      </w:r>
      <w:r w:rsidR="001D28F3">
        <w:t xml:space="preserve"> </w:t>
      </w:r>
      <w:r w:rsidRPr="00105C7F">
        <w:t>ліцензії.</w:t>
      </w:r>
      <w:r w:rsidR="001D28F3">
        <w:t xml:space="preserve"> </w:t>
      </w:r>
      <w:r w:rsidRPr="00105C7F">
        <w:t>Саме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незаповнена</w:t>
      </w:r>
      <w:r w:rsidR="001D28F3">
        <w:t xml:space="preserve"> </w:t>
      </w:r>
      <w:r w:rsidRPr="00105C7F">
        <w:t>ніша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предмет</w:t>
      </w:r>
      <w:r w:rsidR="001D28F3">
        <w:t xml:space="preserve"> </w:t>
      </w:r>
      <w:r w:rsidRPr="00105C7F">
        <w:t>цієї</w:t>
      </w:r>
      <w:r w:rsidR="001D28F3">
        <w:t xml:space="preserve"> </w:t>
      </w:r>
      <w:r w:rsidRPr="00105C7F">
        <w:t>роботи.</w:t>
      </w:r>
    </w:p>
    <w:p w14:paraId="1200E2B7" w14:textId="032D7815" w:rsidR="008D43BA" w:rsidRPr="00105C7F" w:rsidRDefault="008D43BA" w:rsidP="00105C7F">
      <w:pPr>
        <w:pStyle w:val="ASUBodyText"/>
      </w:pPr>
      <w:r w:rsidRPr="00105C7F">
        <w:t>Сформульовано</w:t>
      </w:r>
      <w:r w:rsidR="001D28F3">
        <w:t xml:space="preserve"> </w:t>
      </w:r>
      <w:r w:rsidRPr="00105C7F">
        <w:rPr>
          <w:i/>
          <w:iCs/>
        </w:rPr>
        <w:t>задачу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анімованим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дані,</w:t>
      </w:r>
      <w:r w:rsidR="001D28F3">
        <w:t xml:space="preserve"> </w:t>
      </w:r>
      <w:r w:rsidRPr="00105C7F">
        <w:t>технічні,</w:t>
      </w:r>
      <w:r w:rsidR="001D28F3">
        <w:t xml:space="preserve"> </w:t>
      </w:r>
      <w:r w:rsidRPr="00105C7F">
        <w:t>ресурсні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обмеження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успіху.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функціональних</w:t>
      </w:r>
      <w:r w:rsidR="001D28F3">
        <w:t xml:space="preserve"> </w:t>
      </w:r>
      <w:r w:rsidRPr="00105C7F">
        <w:t>(F1–F9)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(NF1–NF8)</w:t>
      </w:r>
      <w:r w:rsidR="001D28F3">
        <w:t xml:space="preserve"> </w:t>
      </w:r>
      <w:r w:rsidRPr="00105C7F">
        <w:t>вимог,</w:t>
      </w:r>
      <w:r w:rsidR="001D28F3">
        <w:t xml:space="preserve"> </w:t>
      </w:r>
      <w:r w:rsidRPr="00105C7F">
        <w:t>побудовано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прецедентів</w:t>
      </w:r>
      <w:r w:rsidR="001D28F3">
        <w:t xml:space="preserve"> </w:t>
      </w:r>
      <w:r w:rsidRPr="00105C7F">
        <w:t>(UC1–UC9),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основні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студентами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викладачами.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вимірювані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підлягають</w:t>
      </w:r>
      <w:r w:rsidR="001D28F3">
        <w:t xml:space="preserve"> </w:t>
      </w:r>
      <w:r w:rsidRPr="00105C7F">
        <w:t>експериментальній</w:t>
      </w:r>
      <w:r w:rsidR="001D28F3">
        <w:t xml:space="preserve"> </w:t>
      </w:r>
      <w:r w:rsidRPr="00105C7F">
        <w:t>перевірці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</w:p>
    <w:p w14:paraId="14702386" w14:textId="2945FEE5" w:rsidR="00A411A6" w:rsidRDefault="008D43BA" w:rsidP="00A411A6">
      <w:pPr>
        <w:pStyle w:val="ASUBodyText"/>
      </w:pPr>
      <w:r w:rsidRPr="00105C7F">
        <w:t>Розглянуто</w:t>
      </w:r>
      <w:r w:rsidR="001D28F3">
        <w:t xml:space="preserve"> </w:t>
      </w:r>
      <w:r w:rsidRPr="00105C7F">
        <w:t>етичні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правові</w:t>
      </w:r>
      <w:r w:rsidR="001D28F3">
        <w:t xml:space="preserve"> </w:t>
      </w:r>
      <w:r w:rsidRPr="00105C7F">
        <w:t>аспекти: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опрацьовує</w:t>
      </w:r>
      <w:r w:rsidR="001D28F3">
        <w:t xml:space="preserve"> </w:t>
      </w:r>
      <w:r w:rsidRPr="00105C7F">
        <w:t>персональних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базується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відкритих</w:t>
      </w:r>
      <w:r w:rsidR="001D28F3">
        <w:t xml:space="preserve"> </w:t>
      </w:r>
      <w:r w:rsidRPr="00105C7F">
        <w:t>ліцензіях</w:t>
      </w:r>
      <w:r w:rsidR="001D28F3">
        <w:t xml:space="preserve"> </w:t>
      </w:r>
      <w:r w:rsidRPr="00105C7F">
        <w:t>(MIT,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стандартам</w:t>
      </w:r>
      <w:r w:rsidR="001D28F3">
        <w:t xml:space="preserve"> </w:t>
      </w:r>
      <w:r w:rsidRPr="00105C7F">
        <w:t>ISO/IEC</w:t>
      </w:r>
      <w:r w:rsidR="001D28F3">
        <w:t xml:space="preserve"> </w:t>
      </w:r>
      <w:r w:rsidRPr="00105C7F">
        <w:t>25010,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754,</w:t>
      </w:r>
      <w:r w:rsidR="001D28F3">
        <w:t xml:space="preserve"> </w:t>
      </w:r>
      <w:proofErr w:type="spellStart"/>
      <w:r w:rsidRPr="00105C7F">
        <w:t>ECMAScript</w:t>
      </w:r>
      <w:proofErr w:type="spellEnd"/>
      <w:r w:rsidR="001D28F3">
        <w:t xml:space="preserve"> </w:t>
      </w:r>
      <w:r w:rsidRPr="00105C7F">
        <w:t>2020,</w:t>
      </w:r>
      <w:r w:rsidR="001D28F3">
        <w:t xml:space="preserve"> </w:t>
      </w:r>
      <w:r w:rsidRPr="00105C7F">
        <w:t>ДСТУ</w:t>
      </w:r>
      <w:r w:rsidR="001D28F3">
        <w:t xml:space="preserve"> </w:t>
      </w:r>
      <w:r w:rsidRPr="00105C7F">
        <w:t>3008:2015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ДСТУ</w:t>
      </w:r>
      <w:r w:rsidR="001D28F3">
        <w:t xml:space="preserve"> </w:t>
      </w:r>
      <w:r w:rsidRPr="00105C7F">
        <w:t>ГОСТ</w:t>
      </w:r>
      <w:r w:rsidR="001D28F3">
        <w:t xml:space="preserve"> </w:t>
      </w:r>
      <w:r w:rsidRPr="00105C7F">
        <w:t>7.1:2006.</w:t>
      </w:r>
      <w:r w:rsidR="001D28F3">
        <w:t xml:space="preserve"> </w:t>
      </w:r>
      <w:r w:rsidRPr="00105C7F">
        <w:t>Математичне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алгоритмічне</w:t>
      </w:r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(виведення</w:t>
      </w:r>
      <w:r w:rsidR="001D28F3">
        <w:t xml:space="preserve"> </w:t>
      </w:r>
      <w:r w:rsidRPr="00105C7F">
        <w:t>формул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,</w:t>
      </w:r>
      <w:r w:rsidR="001D28F3">
        <w:t xml:space="preserve"> </w:t>
      </w:r>
      <w:r w:rsidRPr="00105C7F">
        <w:t>матричні</w:t>
      </w:r>
      <w:r w:rsidR="001D28F3">
        <w:t xml:space="preserve"> </w:t>
      </w:r>
      <w:proofErr w:type="spellStart"/>
      <w:r w:rsidRPr="00105C7F">
        <w:t>факторизації</w:t>
      </w:r>
      <w:proofErr w:type="spellEnd"/>
      <w:r w:rsidRPr="00105C7F">
        <w:t>,</w:t>
      </w:r>
      <w:r w:rsidR="001D28F3">
        <w:t xml:space="preserve"> </w:t>
      </w:r>
      <w:r w:rsidRPr="00105C7F">
        <w:t>формалізація</w:t>
      </w:r>
      <w:r w:rsidR="001D28F3">
        <w:t xml:space="preserve"> </w:t>
      </w:r>
      <w:r w:rsidRPr="00105C7F">
        <w:t>DFG/SDF)</w:t>
      </w:r>
      <w:r w:rsidR="001D28F3">
        <w:t xml:space="preserve"> </w:t>
      </w:r>
      <w:r w:rsidRPr="00105C7F">
        <w:t>виноситься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складі</w:t>
      </w:r>
      <w:r w:rsidR="001D28F3">
        <w:t xml:space="preserve"> </w:t>
      </w:r>
      <w:proofErr w:type="spellStart"/>
      <w:r w:rsidRPr="00105C7F">
        <w:t>проєктного</w:t>
      </w:r>
      <w:proofErr w:type="spellEnd"/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обраних</w:t>
      </w:r>
      <w:r w:rsidR="001D28F3">
        <w:t xml:space="preserve"> </w:t>
      </w:r>
      <w:r w:rsidRPr="00105C7F">
        <w:t>методів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системи.</w:t>
      </w:r>
      <w:bookmarkStart w:id="883" w:name="X6a6dce238b088d679517e1c445f00b91f4f13f4"/>
      <w:bookmarkEnd w:id="883"/>
    </w:p>
    <w:p w14:paraId="7D5058E6" w14:textId="77777777" w:rsidR="00A411A6" w:rsidRDefault="00A411A6">
      <w:r>
        <w:br w:type="page"/>
      </w:r>
    </w:p>
    <w:p w14:paraId="5509DC41" w14:textId="30DADC47" w:rsidR="008D43BA" w:rsidRPr="00105C7F" w:rsidRDefault="008D43BA" w:rsidP="005454B3">
      <w:pPr>
        <w:pStyle w:val="ASUChapterHead"/>
        <w:spacing w:before="0" w:after="0"/>
      </w:pPr>
      <w:bookmarkStart w:id="884" w:name="_Toc230636411"/>
      <w:r w:rsidRPr="00105C7F">
        <w:lastRenderedPageBreak/>
        <w:t>РОЗДІЛ</w:t>
      </w:r>
      <w:r w:rsidR="001D28F3">
        <w:t xml:space="preserve"> </w:t>
      </w:r>
      <w:r w:rsidR="00A411A6">
        <w:t xml:space="preserve">2. </w:t>
      </w:r>
      <w:r w:rsidRPr="00105C7F">
        <w:t>ПРОЄКТУВАННЯ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РІШЕННЯ</w:t>
      </w:r>
      <w:bookmarkEnd w:id="884"/>
    </w:p>
    <w:p w14:paraId="76537C08" w14:textId="27F742FC" w:rsidR="008D43BA" w:rsidRPr="00105C7F" w:rsidRDefault="008D43BA" w:rsidP="001D28F3">
      <w:pPr>
        <w:pStyle w:val="ASUSectionHead"/>
      </w:pPr>
      <w:bookmarkStart w:id="885" w:name="X1a4d34ad0a12769944c99849904512a7f903224"/>
      <w:bookmarkStart w:id="886" w:name="_Toc230636412"/>
      <w:bookmarkEnd w:id="885"/>
      <w:r w:rsidRPr="00105C7F">
        <w:t>2.1.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методів,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засобів</w:t>
      </w:r>
      <w:r w:rsidR="001D28F3">
        <w:t xml:space="preserve"> </w:t>
      </w:r>
      <w:r w:rsidRPr="00105C7F">
        <w:t>реалізації</w:t>
      </w:r>
      <w:bookmarkEnd w:id="886"/>
    </w:p>
    <w:p w14:paraId="7BCA379D" w14:textId="46084477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завдання:</w:t>
      </w:r>
      <w:r w:rsidR="001D28F3">
        <w:t xml:space="preserve"> </w:t>
      </w:r>
      <w:r w:rsidRPr="00105C7F">
        <w:t>розробити</w:t>
      </w:r>
      <w:r w:rsidR="001D28F3">
        <w:t xml:space="preserve"> </w:t>
      </w:r>
      <w:r w:rsidRPr="00105C7F">
        <w:t>веб-симулятор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руху</w:t>
      </w:r>
      <w:r w:rsidR="001D28F3">
        <w:t xml:space="preserve"> </w:t>
      </w:r>
      <w:r w:rsidRPr="00105C7F">
        <w:t>токенів,</w:t>
      </w:r>
      <w:r w:rsidR="001D28F3">
        <w:t xml:space="preserve"> </w:t>
      </w:r>
      <w:r w:rsidRPr="00105C7F">
        <w:t>числовою</w:t>
      </w:r>
      <w:r w:rsidR="001D28F3">
        <w:t xml:space="preserve"> </w:t>
      </w:r>
      <w:r w:rsidRPr="00105C7F">
        <w:t>верифікацією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відкритим</w:t>
      </w:r>
      <w:r w:rsidR="001D28F3">
        <w:t xml:space="preserve"> </w:t>
      </w:r>
      <w:r w:rsidRPr="00105C7F">
        <w:t>доступом.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обґрунтовується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підходів,</w:t>
      </w:r>
      <w:r w:rsidR="001D28F3">
        <w:t xml:space="preserve"> </w:t>
      </w:r>
      <w:r w:rsidRPr="00105C7F">
        <w:t>парадигм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сімейств</w:t>
      </w:r>
      <w:r w:rsidR="001D28F3">
        <w:t xml:space="preserve"> </w:t>
      </w:r>
      <w:r w:rsidRPr="00105C7F">
        <w:t>інструментів,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покривають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вимоги.</w:t>
      </w:r>
      <w:r w:rsidR="001D28F3">
        <w:t xml:space="preserve"> </w:t>
      </w:r>
      <w:r w:rsidRPr="00105C7F">
        <w:t>Конкретні</w:t>
      </w:r>
      <w:r w:rsidR="001D28F3">
        <w:t xml:space="preserve"> </w:t>
      </w:r>
      <w:r w:rsidRPr="00105C7F">
        <w:t>версії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середовища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наводяться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3.1.</w:t>
      </w:r>
    </w:p>
    <w:p w14:paraId="17C473DB" w14:textId="58F77E4F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визначення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архітектурного</w:t>
      </w:r>
      <w:r w:rsidR="001D28F3">
        <w:t xml:space="preserve"> </w:t>
      </w:r>
      <w:r w:rsidRPr="00105C7F">
        <w:t>підходу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r w:rsidRPr="00105C7F">
        <w:t>три</w:t>
      </w:r>
      <w:r w:rsidR="00A411A6">
        <w:t xml:space="preserve"> </w:t>
      </w:r>
      <w:r w:rsidRPr="00105C7F">
        <w:t>альтернативи.</w:t>
      </w:r>
    </w:p>
    <w:p w14:paraId="669D48BC" w14:textId="19EC3FAB" w:rsidR="008D43BA" w:rsidRPr="00105C7F" w:rsidRDefault="008D43BA" w:rsidP="00105C7F">
      <w:pPr>
        <w:pStyle w:val="ASUBodyText"/>
      </w:pPr>
      <w:r w:rsidRPr="00105C7F">
        <w:rPr>
          <w:b/>
          <w:bCs/>
        </w:rPr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настільний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застосунок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Electron</w:t>
      </w:r>
      <w:proofErr w:type="spellEnd"/>
      <w:r w:rsidRPr="00105C7F">
        <w:rPr>
          <w:b/>
          <w:bCs/>
        </w:rPr>
        <w:t>,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Qt</w:t>
      </w:r>
      <w:proofErr w:type="spellEnd"/>
      <w:r w:rsidRPr="00105C7F">
        <w:rPr>
          <w:b/>
          <w:bCs/>
        </w:rPr>
        <w:t>,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JavaFX</w:t>
      </w:r>
      <w:proofErr w:type="spellEnd"/>
      <w:r w:rsidRPr="00105C7F">
        <w:rPr>
          <w:b/>
          <w:bCs/>
        </w:rPr>
        <w:t>).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доступ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ресурсів</w:t>
      </w:r>
      <w:r w:rsidR="001D28F3">
        <w:t xml:space="preserve"> </w:t>
      </w:r>
      <w:proofErr w:type="spellStart"/>
      <w:r w:rsidRPr="00105C7F">
        <w:t>хост</w:t>
      </w:r>
      <w:proofErr w:type="spellEnd"/>
      <w:r w:rsidRPr="00105C7F">
        <w:t>-системи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багатопоточність</w:t>
      </w:r>
      <w:proofErr w:type="spellEnd"/>
      <w:r w:rsidRPr="00105C7F">
        <w:t>,</w:t>
      </w:r>
      <w:r w:rsidR="001D28F3">
        <w:t xml:space="preserve"> </w:t>
      </w:r>
      <w:r w:rsidRPr="00105C7F">
        <w:t>однак</w:t>
      </w:r>
      <w:r w:rsidR="001D28F3">
        <w:t xml:space="preserve"> </w:t>
      </w:r>
      <w:r w:rsidRPr="00105C7F">
        <w:t>вимагає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робочу</w:t>
      </w:r>
      <w:r w:rsidR="001D28F3">
        <w:t xml:space="preserve"> </w:t>
      </w:r>
      <w:r w:rsidRPr="00105C7F">
        <w:t>станцію,</w:t>
      </w:r>
      <w:r w:rsidR="001D28F3">
        <w:t xml:space="preserve"> </w:t>
      </w:r>
      <w:r w:rsidRPr="00105C7F">
        <w:t>окремих</w:t>
      </w:r>
      <w:r w:rsidR="001D28F3">
        <w:t xml:space="preserve"> </w:t>
      </w:r>
      <w:r w:rsidRPr="00105C7F">
        <w:t>збірок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ОС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суперечить</w:t>
      </w:r>
      <w:r w:rsidR="001D28F3">
        <w:t xml:space="preserve"> </w:t>
      </w:r>
      <w:proofErr w:type="spellStart"/>
      <w:r w:rsidRPr="00105C7F">
        <w:t>вимозі</w:t>
      </w:r>
      <w:proofErr w:type="spellEnd"/>
      <w:r w:rsidR="001D28F3">
        <w:t xml:space="preserve"> </w:t>
      </w:r>
      <w:r w:rsidRPr="00105C7F">
        <w:t>NF7</w:t>
      </w:r>
      <w:r w:rsidR="001D28F3">
        <w:t xml:space="preserve"> </w:t>
      </w:r>
      <w:r w:rsidRPr="00105C7F">
        <w:t>(робота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встановлення).</w:t>
      </w:r>
    </w:p>
    <w:p w14:paraId="3AFC4CA2" w14:textId="399AC962" w:rsidR="008D43BA" w:rsidRPr="00105C7F" w:rsidRDefault="008D43BA" w:rsidP="00105C7F">
      <w:pPr>
        <w:pStyle w:val="ASUBodyText"/>
      </w:pPr>
      <w:r w:rsidRPr="00105C7F">
        <w:rPr>
          <w:b/>
          <w:bCs/>
        </w:rPr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Б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клієнт-серверний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веб-застосунок.</w:t>
      </w:r>
      <w:r w:rsidR="001D28F3">
        <w:t xml:space="preserve"> </w:t>
      </w:r>
      <w:r w:rsidRPr="00105C7F">
        <w:t>Передбачає</w:t>
      </w:r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сервері,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вносить</w:t>
      </w:r>
      <w:r w:rsidR="001D28F3">
        <w:t xml:space="preserve"> </w:t>
      </w:r>
      <w:r w:rsidRPr="00105C7F">
        <w:t>мережеву</w:t>
      </w:r>
      <w:r w:rsidR="001D28F3">
        <w:t xml:space="preserve"> </w:t>
      </w:r>
      <w:r w:rsidRPr="00105C7F">
        <w:t>затримку,</w:t>
      </w:r>
      <w:r w:rsidR="001D28F3">
        <w:t xml:space="preserve"> </w:t>
      </w:r>
      <w:proofErr w:type="spellStart"/>
      <w:r w:rsidRPr="00105C7F">
        <w:t>несумісно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вимогою</w:t>
      </w:r>
      <w:r w:rsidR="001D28F3">
        <w:t xml:space="preserve"> </w:t>
      </w:r>
      <w:r w:rsidRPr="00105C7F">
        <w:t>NF2</w:t>
      </w:r>
      <w:r w:rsidR="001D28F3">
        <w:t xml:space="preserve"> </w:t>
      </w:r>
      <w:r w:rsidRPr="00105C7F">
        <w:t>(час</w:t>
      </w:r>
      <w:r w:rsidR="001D28F3">
        <w:t xml:space="preserve"> </w:t>
      </w:r>
      <w:r w:rsidRPr="00105C7F">
        <w:t>відгуку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мс),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підтримки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інфраструктури.</w:t>
      </w:r>
    </w:p>
    <w:p w14:paraId="7C14B1BF" w14:textId="4C89FD6D" w:rsidR="008D43BA" w:rsidRDefault="008D43BA" w:rsidP="00105C7F">
      <w:pPr>
        <w:pStyle w:val="ASUBodyText"/>
      </w:pPr>
      <w:r w:rsidRPr="00105C7F">
        <w:rPr>
          <w:b/>
          <w:bCs/>
        </w:rPr>
        <w:t>Варіант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-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повністю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клієнтський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SPA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</w:t>
      </w:r>
      <w:proofErr w:type="spellStart"/>
      <w:r w:rsidRPr="00105C7F">
        <w:rPr>
          <w:b/>
          <w:bCs/>
        </w:rPr>
        <w:t>Single-Page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Application</w:t>
      </w:r>
      <w:proofErr w:type="spellEnd"/>
      <w:r w:rsidRPr="00105C7F">
        <w:rPr>
          <w:b/>
          <w:bCs/>
        </w:rPr>
        <w:t>).</w:t>
      </w:r>
      <w:r w:rsidR="001D28F3">
        <w:t xml:space="preserve"> </w:t>
      </w:r>
      <w:r w:rsidRPr="00105C7F">
        <w:rPr>
          <w:i/>
          <w:iCs/>
        </w:rPr>
        <w:t>Обрано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як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основу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архітектури</w:t>
      </w:r>
      <w:r w:rsidRPr="00105C7F">
        <w:t>: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браузері,</w:t>
      </w:r>
      <w:r w:rsidR="001D28F3">
        <w:t xml:space="preserve"> </w:t>
      </w:r>
      <w:r w:rsidRPr="00105C7F">
        <w:t>серверна</w:t>
      </w:r>
      <w:r w:rsidR="001D28F3">
        <w:t xml:space="preserve"> </w:t>
      </w:r>
      <w:r w:rsidRPr="00105C7F">
        <w:t>частина</w:t>
      </w:r>
      <w:r w:rsidR="001D28F3">
        <w:t xml:space="preserve"> </w:t>
      </w:r>
      <w:r w:rsidRPr="00105C7F">
        <w:t>відсутня,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завантажується</w:t>
      </w:r>
      <w:r w:rsidR="001D28F3">
        <w:t xml:space="preserve"> </w:t>
      </w:r>
      <w:r w:rsidRPr="00105C7F">
        <w:t>одноразово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r w:rsidRPr="00105C7F">
        <w:t>пакет</w:t>
      </w:r>
      <w:r w:rsidR="001D28F3">
        <w:t xml:space="preserve"> </w:t>
      </w:r>
      <w:r w:rsidRPr="00105C7F">
        <w:t>(HTML+JS+CSS)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надалі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мережі.</w:t>
      </w:r>
      <w:r w:rsidR="001D28F3">
        <w:t xml:space="preserve"> </w:t>
      </w:r>
      <w:r w:rsidRPr="00105C7F">
        <w:t>Цей</w:t>
      </w:r>
      <w:r w:rsidR="001D28F3">
        <w:t xml:space="preserve"> </w:t>
      </w:r>
      <w:r w:rsidRPr="00105C7F">
        <w:t>варіант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NF2,</w:t>
      </w:r>
      <w:r w:rsidR="001D28F3">
        <w:t xml:space="preserve"> </w:t>
      </w:r>
      <w:r w:rsidRPr="00105C7F">
        <w:t>NF4</w:t>
      </w:r>
      <w:r w:rsidR="001D28F3">
        <w:t xml:space="preserve"> </w:t>
      </w:r>
      <w:r w:rsidRPr="00105C7F">
        <w:t>(портативність),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NF7.</w:t>
      </w:r>
    </w:p>
    <w:p w14:paraId="1AFA3537" w14:textId="0BD850BB" w:rsidR="007751E3" w:rsidRDefault="007751E3" w:rsidP="00105C7F">
      <w:pPr>
        <w:pStyle w:val="ASUBodyText"/>
        <w:rPr>
          <w:ins w:id="887" w:author="Учетная запись Майкрософт" w:date="2026-05-24T17:35:00Z"/>
        </w:rPr>
      </w:pPr>
      <w:ins w:id="888" w:author="Учетная запись Майкрософт" w:date="2026-05-24T17:35:00Z">
        <w:r w:rsidRPr="00E56257">
          <w:rPr>
            <w:color w:val="FF0000"/>
          </w:rPr>
          <w:t>Посилання на</w:t>
        </w:r>
      </w:ins>
    </w:p>
    <w:p w14:paraId="362D5854" w14:textId="3B30E8F2" w:rsidR="000F2037" w:rsidRPr="00105C7F" w:rsidRDefault="000F2037" w:rsidP="00743B3E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F0D6C8" wp14:editId="36871741">
            <wp:extent cx="4528108" cy="4382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782" cy="439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F6DB" w14:textId="535E9670" w:rsidR="008D43BA" w:rsidRPr="00105C7F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2.1.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Context-дiаграма</w:t>
      </w:r>
      <w:proofErr w:type="spellEnd"/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</w:t>
      </w:r>
      <w:r w:rsidR="00A411A6">
        <w:t>Ф.</w:t>
      </w:r>
    </w:p>
    <w:p w14:paraId="6A51FCCF" w14:textId="67FDC933" w:rsidR="008D43BA" w:rsidRPr="00105C7F" w:rsidRDefault="008D43BA" w:rsidP="00105C7F">
      <w:pPr>
        <w:pStyle w:val="ASUBodyText"/>
      </w:pPr>
      <w:r w:rsidRPr="00105C7F">
        <w:t>Симулятор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підсистеми:</w:t>
      </w:r>
      <w:r w:rsidR="001D28F3">
        <w:t xml:space="preserve"> </w:t>
      </w:r>
      <w:r w:rsidRPr="00105C7F">
        <w:t>анімована</w:t>
      </w:r>
      <w:r w:rsidR="001D28F3">
        <w:t xml:space="preserve"> </w:t>
      </w:r>
      <w:proofErr w:type="spellStart"/>
      <w:r w:rsidRPr="00105C7F">
        <w:t>графова</w:t>
      </w:r>
      <w:proofErr w:type="spellEnd"/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числове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метрик.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ефективної</w:t>
      </w:r>
      <w:r w:rsidR="001D28F3">
        <w:t xml:space="preserve"> </w:t>
      </w:r>
      <w:r w:rsidRPr="00105C7F">
        <w:t>координації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поєднання</w:t>
      </w:r>
      <w:r w:rsidR="001D28F3">
        <w:t xml:space="preserve"> </w:t>
      </w:r>
      <w:r w:rsidRPr="00105C7F">
        <w:rPr>
          <w:i/>
          <w:iCs/>
        </w:rPr>
        <w:t>реактивного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рендерингу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i/>
          <w:iCs/>
        </w:rPr>
        <w:t>централізованого</w:t>
      </w:r>
      <w:r w:rsidR="001D28F3">
        <w:rPr>
          <w:i/>
          <w:iCs/>
        </w:rPr>
        <w:t xml:space="preserve"> </w:t>
      </w:r>
      <w:proofErr w:type="spellStart"/>
      <w:r w:rsidRPr="007751E3">
        <w:rPr>
          <w:i/>
          <w:color w:val="FF0000"/>
          <w:rPrChange w:id="889" w:author="Учетная запись Майкрософт" w:date="2026-05-24T17:35:00Z">
            <w:rPr>
              <w:i/>
            </w:rPr>
          </w:rPrChange>
        </w:rPr>
        <w:t>спостерігаваного</w:t>
      </w:r>
      <w:proofErr w:type="spellEnd"/>
      <w:r w:rsidR="001D28F3" w:rsidRPr="007751E3">
        <w:rPr>
          <w:i/>
          <w:color w:val="FF0000"/>
          <w:rPrChange w:id="890" w:author="Учетная запись Майкрософт" w:date="2026-05-24T17:35:00Z">
            <w:rPr>
              <w:i/>
            </w:rPr>
          </w:rPrChange>
        </w:rPr>
        <w:t xml:space="preserve"> </w:t>
      </w:r>
      <w:r w:rsidRPr="00105C7F">
        <w:rPr>
          <w:i/>
          <w:iCs/>
        </w:rPr>
        <w:t>сховища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стану</w:t>
      </w:r>
      <w:r w:rsidRPr="00105C7F">
        <w:t>.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React</w:t>
      </w:r>
      <w:proofErr w:type="spellEnd"/>
      <w:r w:rsidRPr="00105C7F">
        <w:t>-парадигма)</w:t>
      </w:r>
      <w:r w:rsidR="001D28F3">
        <w:t xml:space="preserve"> </w:t>
      </w:r>
      <w:r w:rsidRPr="00105C7F">
        <w:t>природно</w:t>
      </w:r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візуальні</w:t>
      </w:r>
      <w:r w:rsidR="001D28F3">
        <w:t xml:space="preserve"> </w:t>
      </w:r>
      <w:r w:rsidRPr="00105C7F">
        <w:t>компоненти:</w:t>
      </w:r>
      <w:r w:rsidR="001D28F3">
        <w:t xml:space="preserve"> </w:t>
      </w:r>
      <w:r w:rsidRPr="00105C7F">
        <w:t>зміна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полі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ініціює</w:t>
      </w:r>
      <w:r w:rsidR="001D28F3">
        <w:t xml:space="preserve"> </w:t>
      </w:r>
      <w:proofErr w:type="spellStart"/>
      <w:r w:rsidRPr="00105C7F">
        <w:t>перемалювання</w:t>
      </w:r>
      <w:proofErr w:type="spellEnd"/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тих</w:t>
      </w:r>
      <w:r w:rsidR="001D28F3">
        <w:t xml:space="preserve"> </w:t>
      </w:r>
      <w:r w:rsidRPr="00105C7F">
        <w:t>компонентів,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підписані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поле,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(NF3).</w:t>
      </w:r>
    </w:p>
    <w:p w14:paraId="665C7574" w14:textId="50DB8403" w:rsidR="008D43BA" w:rsidRPr="00105C7F" w:rsidRDefault="008D43BA" w:rsidP="00105C7F">
      <w:pPr>
        <w:pStyle w:val="ASUBodyText"/>
      </w:pP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(</w:t>
      </w:r>
      <w:proofErr w:type="spellStart"/>
      <w:r w:rsidRPr="00105C7F">
        <w:t>pattern</w:t>
      </w:r>
      <w:proofErr w:type="spellEnd"/>
      <w:r w:rsidR="001D28F3">
        <w:t xml:space="preserve"> </w:t>
      </w:r>
      <w:proofErr w:type="spellStart"/>
      <w:r w:rsidRPr="00105C7F">
        <w:t>single</w:t>
      </w:r>
      <w:proofErr w:type="spellEnd"/>
      <w:r w:rsidR="001D28F3">
        <w:t xml:space="preserve"> </w:t>
      </w:r>
      <w:proofErr w:type="spellStart"/>
      <w:r w:rsidRPr="00105C7F">
        <w:t>source</w:t>
      </w:r>
      <w:proofErr w:type="spellEnd"/>
      <w:r w:rsidR="001D28F3">
        <w:t xml:space="preserve"> </w:t>
      </w:r>
      <w:proofErr w:type="spellStart"/>
      <w:r w:rsidRPr="00105C7F">
        <w:t>of</w:t>
      </w:r>
      <w:proofErr w:type="spellEnd"/>
      <w:r w:rsidR="001D28F3">
        <w:t xml:space="preserve"> </w:t>
      </w:r>
      <w:proofErr w:type="spellStart"/>
      <w:r w:rsidRPr="00105C7F">
        <w:t>truth</w:t>
      </w:r>
      <w:proofErr w:type="spellEnd"/>
      <w:r w:rsidRPr="00105C7F">
        <w:t>)</w:t>
      </w:r>
      <w:r w:rsidR="001D28F3">
        <w:t xml:space="preserve"> </w:t>
      </w:r>
      <w:r w:rsidRPr="00105C7F">
        <w:t>гарантує,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панелі</w:t>
      </w:r>
      <w:r w:rsidR="001D28F3">
        <w:t xml:space="preserve"> </w:t>
      </w:r>
      <w:r w:rsidRPr="00105C7F">
        <w:t>-</w:t>
      </w:r>
      <w:r w:rsidR="001D28F3">
        <w:t xml:space="preserve"> </w:t>
      </w:r>
      <w:proofErr w:type="spellStart"/>
      <w:r w:rsidRPr="00105C7F">
        <w:t>GraphView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SpectrumView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Metrics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бачать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той</w:t>
      </w:r>
      <w:r w:rsidR="001D28F3">
        <w:t xml:space="preserve"> </w:t>
      </w:r>
      <w:r w:rsidRPr="00105C7F">
        <w:t>самий</w:t>
      </w:r>
      <w:r w:rsidR="001D28F3">
        <w:t xml:space="preserve"> </w:t>
      </w:r>
      <w:r w:rsidRPr="00105C7F">
        <w:t>«знімок»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поточному</w:t>
      </w:r>
      <w:r w:rsidR="001D28F3">
        <w:t xml:space="preserve"> </w:t>
      </w:r>
      <w:r w:rsidRPr="00105C7F">
        <w:t>кадрі.</w:t>
      </w:r>
      <w:r w:rsidR="001D28F3">
        <w:t xml:space="preserve"> </w:t>
      </w:r>
      <w:r w:rsidRPr="00105C7F">
        <w:t>Альтернатива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маніпулювання</w:t>
      </w:r>
      <w:r w:rsidR="001D28F3">
        <w:t xml:space="preserve"> </w:t>
      </w:r>
      <w:r w:rsidRPr="00105C7F">
        <w:t>DOM</w:t>
      </w:r>
      <w:r w:rsidR="001D28F3">
        <w:t xml:space="preserve"> </w:t>
      </w:r>
      <w:r w:rsidRPr="00105C7F">
        <w:t>(</w:t>
      </w:r>
      <w:proofErr w:type="spellStart"/>
      <w:r w:rsidRPr="00105C7F">
        <w:t>jQuery-style</w:t>
      </w:r>
      <w:proofErr w:type="spellEnd"/>
      <w:r w:rsidRPr="00105C7F">
        <w:t>)</w:t>
      </w:r>
      <w:r w:rsidR="001D28F3">
        <w:t xml:space="preserve"> </w:t>
      </w:r>
      <w:r w:rsidRPr="00105C7F">
        <w:t>відкинута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лінійне</w:t>
      </w:r>
      <w:r w:rsidR="001D28F3">
        <w:t xml:space="preserve"> </w:t>
      </w:r>
      <w:r w:rsidRPr="00105C7F">
        <w:t>зростання</w:t>
      </w:r>
      <w:r w:rsidR="001D28F3">
        <w:t xml:space="preserve"> </w:t>
      </w:r>
      <w:r w:rsidRPr="00105C7F">
        <w:lastRenderedPageBreak/>
        <w:t>складності,</w:t>
      </w:r>
      <w:r w:rsidR="001D28F3">
        <w:t xml:space="preserve"> </w:t>
      </w:r>
      <w:r w:rsidRPr="00105C7F">
        <w:t>а</w:t>
      </w:r>
      <w:r w:rsidR="001D28F3">
        <w:t xml:space="preserve"> </w:t>
      </w:r>
      <w:proofErr w:type="spellStart"/>
      <w:r w:rsidRPr="00105C7F">
        <w:t>Flux</w:t>
      </w:r>
      <w:proofErr w:type="spellEnd"/>
      <w:r w:rsidRPr="00105C7F">
        <w:t>-підходи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ред’юсерами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Redux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надмірний</w:t>
      </w:r>
      <w:r w:rsidR="001D28F3">
        <w:t xml:space="preserve"> </w:t>
      </w:r>
      <w:r w:rsidRPr="00105C7F">
        <w:t>обсяг</w:t>
      </w:r>
      <w:r w:rsidR="001D28F3">
        <w:t xml:space="preserve"> </w:t>
      </w:r>
      <w:r w:rsidRPr="00105C7F">
        <w:t>шаблонного</w:t>
      </w:r>
      <w:r w:rsidR="001D28F3">
        <w:t xml:space="preserve"> </w:t>
      </w:r>
      <w:r w:rsidRPr="00105C7F">
        <w:t>коду.</w:t>
      </w:r>
    </w:p>
    <w:p w14:paraId="0412BE55" w14:textId="5CC725AC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інтерактивного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розглянуто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HTML-</w:t>
      </w:r>
      <w:proofErr w:type="spellStart"/>
      <w:r w:rsidRPr="00105C7F">
        <w:t>canvas</w:t>
      </w:r>
      <w:proofErr w:type="spellEnd"/>
      <w:r w:rsidR="001D28F3">
        <w:t xml:space="preserve"> </w:t>
      </w:r>
      <w:r w:rsidRPr="00105C7F">
        <w:t>(максимальна</w:t>
      </w:r>
      <w:r w:rsidR="001D28F3">
        <w:t xml:space="preserve"> </w:t>
      </w:r>
      <w:r w:rsidRPr="00105C7F">
        <w:t>продуктивність,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ручна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UI-взаємодій),</w:t>
      </w:r>
      <w:r w:rsidR="001D28F3">
        <w:t xml:space="preserve"> </w:t>
      </w:r>
      <w:r w:rsidRPr="00105C7F">
        <w:t>SVG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ручним</w:t>
      </w:r>
      <w:r w:rsidR="001D28F3">
        <w:t xml:space="preserve"> </w:t>
      </w:r>
      <w:r w:rsidRPr="00105C7F">
        <w:t>кодуванням</w:t>
      </w:r>
      <w:r w:rsidR="001D28F3">
        <w:t xml:space="preserve"> </w:t>
      </w:r>
      <w:r w:rsidRPr="00105C7F">
        <w:t>(простіший</w:t>
      </w:r>
      <w:r w:rsidR="001D28F3">
        <w:t xml:space="preserve"> </w:t>
      </w:r>
      <w:r w:rsidRPr="00105C7F">
        <w:t>налагодження,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обмежена</w:t>
      </w:r>
      <w:r w:rsidR="001D28F3">
        <w:t xml:space="preserve"> </w:t>
      </w:r>
      <w:r w:rsidRPr="00105C7F">
        <w:t>розширюваність)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спеціалізовану</w:t>
      </w:r>
      <w:r w:rsidR="001D28F3">
        <w:t xml:space="preserve"> </w:t>
      </w:r>
      <w:r w:rsidRPr="00105C7F">
        <w:t>бібліотеку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</w:t>
      </w:r>
      <w:r w:rsidR="001D28F3">
        <w:t xml:space="preserve"> </w:t>
      </w:r>
      <w:proofErr w:type="spellStart"/>
      <w:r w:rsidRPr="00105C7F">
        <w:t>React~Flow</w:t>
      </w:r>
      <w:proofErr w:type="spellEnd"/>
      <w:r w:rsidRPr="00105C7F">
        <w:t>.</w:t>
      </w:r>
      <w:r w:rsidR="001D28F3">
        <w:t xml:space="preserve"> </w:t>
      </w:r>
      <w:r w:rsidRPr="00105C7F">
        <w:t>Обрано</w:t>
      </w:r>
      <w:r w:rsidR="001D28F3">
        <w:t xml:space="preserve"> </w:t>
      </w:r>
      <w:proofErr w:type="spellStart"/>
      <w:r w:rsidRPr="00105C7F">
        <w:t>React~Flow</w:t>
      </w:r>
      <w:proofErr w:type="spellEnd"/>
      <w:r w:rsidRPr="00105C7F">
        <w:t>: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готові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перетягування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proofErr w:type="spellStart"/>
      <w:r w:rsidRPr="00105C7F">
        <w:t>зума</w:t>
      </w:r>
      <w:proofErr w:type="spellEnd"/>
      <w:r w:rsidRPr="00105C7F">
        <w:t>,</w:t>
      </w:r>
      <w:r w:rsidR="001D28F3">
        <w:t xml:space="preserve"> </w:t>
      </w:r>
      <w:r w:rsidRPr="00105C7F">
        <w:t>анімованих</w:t>
      </w:r>
      <w:r w:rsidR="001D28F3">
        <w:t xml:space="preserve"> </w:t>
      </w:r>
      <w:proofErr w:type="spellStart"/>
      <w:r w:rsidRPr="00105C7F">
        <w:t>ребер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плаваючих</w:t>
      </w:r>
      <w:r w:rsidR="001D28F3">
        <w:t xml:space="preserve"> </w:t>
      </w:r>
      <w:r w:rsidRPr="00105C7F">
        <w:t>підказок,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формальна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r w:rsidRPr="00105C7F">
        <w:t>добре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абстракцію</w:t>
      </w:r>
      <w:r w:rsidR="001D28F3">
        <w:t xml:space="preserve"> </w:t>
      </w:r>
      <w:r w:rsidRPr="00105C7F">
        <w:t>DFG.</w:t>
      </w:r>
    </w:p>
    <w:p w14:paraId="5E1C7887" w14:textId="697BA5A9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проєктуванні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застосовано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класичних</w:t>
      </w:r>
      <w:r w:rsidR="001D28F3">
        <w:t xml:space="preserve"> </w:t>
      </w:r>
      <w:r w:rsidRPr="00105C7F">
        <w:t>шаблонів</w:t>
      </w:r>
      <w:r w:rsidR="001D28F3">
        <w:t xml:space="preserve"> </w:t>
      </w:r>
      <w:r w:rsidRPr="00105C7F">
        <w:t>проєктування:</w:t>
      </w:r>
    </w:p>
    <w:p w14:paraId="0548AEFC" w14:textId="5C91A097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Observer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(Publisher/</w:t>
      </w:r>
      <w:proofErr w:type="spellStart"/>
      <w:r w:rsidRPr="00105C7F">
        <w:rPr>
          <w:i/>
          <w:iCs/>
        </w:rPr>
        <w:t>Subscriber</w:t>
      </w:r>
      <w:proofErr w:type="spellEnd"/>
      <w:r w:rsidRPr="00105C7F">
        <w:rPr>
          <w:i/>
          <w:iCs/>
        </w:rPr>
        <w:t>)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розсилку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: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видавцем,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підписниками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прямих</w:t>
      </w:r>
      <w:r w:rsidR="001D28F3">
        <w:t xml:space="preserve"> </w:t>
      </w:r>
      <w:r w:rsidRPr="00105C7F">
        <w:t>посилань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ядро;</w:t>
      </w:r>
    </w:p>
    <w:p w14:paraId="506DA827" w14:textId="47036925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State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/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Finite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State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Machine</w:t>
      </w:r>
      <w:proofErr w:type="spellEnd"/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керує</w:t>
      </w:r>
      <w:r w:rsidR="001D28F3">
        <w:t xml:space="preserve"> </w:t>
      </w:r>
      <w:r w:rsidRPr="00105C7F">
        <w:t>життєвим</w:t>
      </w:r>
      <w:r w:rsidR="001D28F3">
        <w:t xml:space="preserve"> </w:t>
      </w:r>
      <w:r w:rsidRPr="00105C7F">
        <w:t>циклом</w:t>
      </w:r>
      <w:r w:rsidR="001D28F3">
        <w:t xml:space="preserve"> </w:t>
      </w:r>
      <w:r w:rsidRPr="00105C7F">
        <w:t>симуляції: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IDLE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PAUSED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DONE</w:t>
      </w:r>
      <w:r w:rsidRPr="00105C7F">
        <w:t>;</w:t>
      </w:r>
    </w:p>
    <w:p w14:paraId="19D8B943" w14:textId="3C4D78EC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Strategy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різні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8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):</w:t>
      </w:r>
      <w:r w:rsidR="001D28F3">
        <w:t xml:space="preserve"> </w:t>
      </w:r>
      <w:r w:rsidRPr="00105C7F">
        <w:t>поведінка</w:t>
      </w:r>
      <w:r w:rsidR="001D28F3">
        <w:t xml:space="preserve"> </w:t>
      </w:r>
      <w:r w:rsidRPr="00105C7F">
        <w:t>вузла</w:t>
      </w:r>
      <w:r w:rsidR="001D28F3">
        <w:t xml:space="preserve"> </w:t>
      </w:r>
      <w:proofErr w:type="spellStart"/>
      <w:r w:rsidRPr="00105C7F">
        <w:t>інкапсулюється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функції,</w:t>
      </w:r>
      <w:r w:rsidR="001D28F3">
        <w:t xml:space="preserve"> </w:t>
      </w:r>
      <w:r w:rsidRPr="00105C7F">
        <w:t>обраній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полем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;</w:t>
      </w:r>
    </w:p>
    <w:p w14:paraId="2A47F1B1" w14:textId="16FFE70E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Factory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8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8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повертає</w:t>
      </w:r>
      <w:r w:rsidR="001D28F3">
        <w:t xml:space="preserve"> </w:t>
      </w:r>
      <w:r w:rsidRPr="00105C7F">
        <w:t>готовий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параметрами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;</w:t>
      </w:r>
    </w:p>
    <w:p w14:paraId="250FEF8A" w14:textId="38F71D77" w:rsidR="008D43BA" w:rsidRPr="00105C7F" w:rsidRDefault="008D43BA" w:rsidP="001D28F3">
      <w:pPr>
        <w:pStyle w:val="ASUBulletList"/>
      </w:pPr>
      <w:proofErr w:type="spellStart"/>
      <w:r w:rsidRPr="00105C7F">
        <w:rPr>
          <w:i/>
          <w:iCs/>
        </w:rPr>
        <w:t>Facade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приховує</w:t>
      </w:r>
      <w:r w:rsidR="001D28F3">
        <w:t xml:space="preserve"> </w:t>
      </w:r>
      <w:r w:rsidRPr="00105C7F">
        <w:t>внутрішню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планувальника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єдиним</w:t>
      </w:r>
      <w:r w:rsidR="001D28F3">
        <w:t xml:space="preserve"> </w:t>
      </w:r>
      <w:r w:rsidRPr="00105C7F">
        <w:t>публічним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8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dt</w:t>
      </w:r>
      <w:r w:rsidRPr="00F627B1">
        <w:rPr>
          <w:rStyle w:val="VerbatimChar"/>
          <w:rFonts w:ascii="Times New Roman" w:hAnsi="Times New Roman"/>
          <w:lang w:val="uk-UA"/>
          <w:rPrChange w:id="8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8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8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t>.</w:t>
      </w:r>
    </w:p>
    <w:p w14:paraId="6F654B9C" w14:textId="260DEEB4" w:rsidR="008D43BA" w:rsidRPr="00105C7F" w:rsidRDefault="008D43BA" w:rsidP="001D28F3">
      <w:pPr>
        <w:pStyle w:val="ASUBodyText"/>
      </w:pPr>
      <w:r w:rsidRPr="00105C7F">
        <w:t>Для</w:t>
      </w:r>
      <w:r w:rsidR="001D28F3">
        <w:t xml:space="preserve"> </w:t>
      </w:r>
      <w:r w:rsidRPr="00105C7F">
        <w:t>дотримання</w:t>
      </w:r>
      <w:r w:rsidR="001D28F3">
        <w:t xml:space="preserve"> </w:t>
      </w:r>
      <w:r w:rsidRPr="00105C7F">
        <w:t>NF1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</w:t>
      </w:r>
      <w:r w:rsidR="001D28F3">
        <w:t xml:space="preserve"> </w:t>
      </w:r>
      <w:proofErr w:type="spellStart"/>
      <w:r w:rsidRPr="00105C7F">
        <w:t>проєктом</w:t>
      </w:r>
      <w:proofErr w:type="spellEnd"/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статичну</w:t>
      </w:r>
      <w:r w:rsidR="001D28F3">
        <w:t xml:space="preserve"> </w:t>
      </w:r>
      <w:r w:rsidRPr="00105C7F">
        <w:t>типізацію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унеможливлює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аргументів</w:t>
      </w:r>
      <w:r w:rsidR="001D28F3">
        <w:t xml:space="preserve"> </w:t>
      </w:r>
      <w:r w:rsidRPr="00105C7F">
        <w:t>неправильного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компіляції.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структурою{ </w:t>
      </w:r>
      <w:proofErr w:type="spellStart"/>
      <w:r w:rsidRPr="00105C7F">
        <w:t>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im</w:t>
      </w:r>
      <w:proofErr w:type="spellEnd"/>
      <w:r w:rsidRPr="00105C7F">
        <w:t> }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необхідний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[</w:t>
      </w:r>
      <w:r w:rsidR="003D7847">
        <w:rPr>
          <w:lang w:val="en-US"/>
        </w:rPr>
        <w:t>14</w:t>
      </w:r>
      <w:r w:rsidRPr="00105C7F">
        <w:t>].</w:t>
      </w:r>
    </w:p>
    <w:p w14:paraId="1C128EA5" w14:textId="30E4B60C" w:rsidR="008D43BA" w:rsidRPr="00105C7F" w:rsidRDefault="008D43BA" w:rsidP="00105C7F">
      <w:pPr>
        <w:pStyle w:val="ASUBodyText"/>
      </w:pPr>
      <w:r w:rsidRPr="00105C7F">
        <w:t>Підсумкова</w:t>
      </w:r>
      <w:r w:rsidR="001D28F3">
        <w:t xml:space="preserve"> </w:t>
      </w:r>
      <w:r w:rsidRPr="00105C7F">
        <w:t>таблиця</w:t>
      </w:r>
      <w:r w:rsidR="001D28F3">
        <w:t xml:space="preserve"> </w:t>
      </w:r>
      <w:r w:rsidRPr="00105C7F">
        <w:t>зв’язків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обраними</w:t>
      </w:r>
      <w:r w:rsidR="001D28F3">
        <w:t xml:space="preserve"> </w:t>
      </w:r>
      <w:r w:rsidRPr="00105C7F">
        <w:t>архітектурними</w:t>
      </w:r>
      <w:r w:rsidR="001D28F3">
        <w:t xml:space="preserve"> </w:t>
      </w:r>
      <w:r w:rsidRPr="00105C7F">
        <w:t>рішеннями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2.1.</w:t>
      </w:r>
    </w:p>
    <w:p w14:paraId="0EF703DF" w14:textId="21CE034A" w:rsidR="008D43BA" w:rsidRPr="00105C7F" w:rsidRDefault="008D43BA" w:rsidP="00D336C0">
      <w:pPr>
        <w:pStyle w:val="ASUTableCaption"/>
      </w:pPr>
      <w:r w:rsidRPr="00105C7F">
        <w:lastRenderedPageBreak/>
        <w:t>Таблиця</w:t>
      </w:r>
      <w:r w:rsidR="001D28F3">
        <w:t xml:space="preserve"> </w:t>
      </w:r>
      <w:r w:rsidRPr="00105C7F">
        <w:t>2.1</w:t>
      </w:r>
    </w:p>
    <w:p w14:paraId="355C30C5" w14:textId="5730FB29" w:rsidR="008D43BA" w:rsidRPr="00105C7F" w:rsidRDefault="008D43BA" w:rsidP="00D336C0">
      <w:pPr>
        <w:pStyle w:val="ASUTableName"/>
      </w:pPr>
      <w:r w:rsidRPr="00105C7F">
        <w:t>Зв’язок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рішень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’язок вимог і архітектурних рішень"/>
      </w:tblPr>
      <w:tblGrid>
        <w:gridCol w:w="2352"/>
        <w:gridCol w:w="3388"/>
        <w:gridCol w:w="3604"/>
      </w:tblGrid>
      <w:tr w:rsidR="008D43BA" w:rsidRPr="00105C7F" w14:paraId="4EAC4480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C7B63B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Вимога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A6C5E9" w14:textId="2A642A7B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Архітектурне</w:t>
            </w:r>
            <w:proofErr w:type="spellEnd"/>
            <w:r w:rsidR="001D28F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05C7F">
              <w:rPr>
                <w:rFonts w:ascii="Times New Roman" w:hAnsi="Times New Roman" w:cs="Times New Roman"/>
                <w:b/>
                <w:bCs/>
              </w:rPr>
              <w:t>рішення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033245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  <w:b/>
                <w:bCs/>
              </w:rPr>
              <w:t>Обґрунтування</w:t>
            </w:r>
            <w:proofErr w:type="spellEnd"/>
          </w:p>
        </w:tc>
      </w:tr>
      <w:tr w:rsidR="008D43BA" w:rsidRPr="00105C7F" w14:paraId="134B4AC8" w14:textId="77777777" w:rsidTr="008A1690">
        <w:trPr>
          <w:trHeight w:val="454"/>
        </w:trPr>
        <w:tc>
          <w:tcPr>
            <w:tcW w:w="0" w:type="auto"/>
          </w:tcPr>
          <w:p w14:paraId="67EE58C2" w14:textId="40EE43D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DCFFAB8" w14:textId="378D3D9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Статична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IEEE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754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0" w:type="auto"/>
          </w:tcPr>
          <w:p w14:paraId="6ED2426D" w14:textId="5B688629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8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8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Виключення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помилок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типів,</w:t>
            </w:r>
            <w:r w:rsidR="001D28F3" w:rsidRPr="00F627B1">
              <w:rPr>
                <w:rFonts w:ascii="Times New Roman" w:hAnsi="Times New Roman"/>
                <w:lang w:val="ru-RU"/>
                <w:rPrChange w:id="9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mac</m:t>
                  </m:r>
                  <m:r>
                    <w:rPr>
                      <w:rFonts w:ascii="Cambria Math" w:hAnsi="Cambria Math"/>
                      <w:lang w:val="ru-RU"/>
                      <w:rPrChange w:id="905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90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≈</m:t>
              </m:r>
              <m:r>
                <w:rPr>
                  <w:rFonts w:ascii="Cambria Math" w:hAnsi="Cambria Math"/>
                  <w:lang w:val="ru-RU"/>
                  <w:rPrChange w:id="90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2.22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90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  <w:rPrChange w:id="909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  <w:rPrChange w:id="910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  <w:rPrChange w:id="911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16</m:t>
                  </m:r>
                </m:sup>
              </m:sSup>
            </m:oMath>
          </w:p>
        </w:tc>
      </w:tr>
      <w:tr w:rsidR="008D43BA" w:rsidRPr="00105C7F" w14:paraId="09F39258" w14:textId="77777777" w:rsidTr="008A1690">
        <w:trPr>
          <w:trHeight w:val="454"/>
        </w:trPr>
        <w:tc>
          <w:tcPr>
            <w:tcW w:w="0" w:type="auto"/>
          </w:tcPr>
          <w:p w14:paraId="4A80A5CF" w14:textId="7EE72C4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відгук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465D728" w14:textId="4117F0B5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Клієнтський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 w:rsidRPr="00F627B1">
              <w:rPr>
                <w:rFonts w:ascii="Times New Roman" w:hAnsi="Times New Roman"/>
                <w:lang w:val="ru-RU"/>
                <w:rPrChange w:id="9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без</w:t>
            </w:r>
            <w:r w:rsidR="001D28F3" w:rsidRPr="00F627B1">
              <w:rPr>
                <w:rFonts w:ascii="Times New Roman" w:hAnsi="Times New Roman"/>
                <w:lang w:val="ru-RU"/>
                <w:rPrChange w:id="9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серверних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викликів</w:t>
            </w:r>
          </w:p>
        </w:tc>
        <w:tc>
          <w:tcPr>
            <w:tcW w:w="0" w:type="auto"/>
          </w:tcPr>
          <w:p w14:paraId="11FBF506" w14:textId="263902A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Відсутність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мережевої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затримки</w:t>
            </w:r>
            <w:proofErr w:type="spellEnd"/>
          </w:p>
        </w:tc>
      </w:tr>
      <w:tr w:rsidR="008D43BA" w:rsidRPr="00105C7F" w14:paraId="4CB1C7E5" w14:textId="77777777" w:rsidTr="008A1690">
        <w:trPr>
          <w:trHeight w:val="454"/>
        </w:trPr>
        <w:tc>
          <w:tcPr>
            <w:tcW w:w="0" w:type="auto"/>
          </w:tcPr>
          <w:p w14:paraId="6041DF0E" w14:textId="3A1F860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NF3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fps)</w:t>
            </w:r>
          </w:p>
        </w:tc>
        <w:tc>
          <w:tcPr>
            <w:tcW w:w="0" w:type="auto"/>
          </w:tcPr>
          <w:p w14:paraId="5A1718EA" w14:textId="581F6E7C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Реактивний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рендеринг</w:t>
            </w:r>
            <w:r w:rsidR="001D28F3" w:rsidRPr="00F627B1">
              <w:rPr>
                <w:rFonts w:ascii="Times New Roman" w:hAnsi="Times New Roman"/>
                <w:lang w:val="ru-RU"/>
                <w:rPrChange w:id="9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9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підпискою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9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окремі</w:t>
            </w:r>
            <w:r w:rsidR="001D28F3" w:rsidRPr="00F627B1">
              <w:rPr>
                <w:rFonts w:ascii="Times New Roman" w:hAnsi="Times New Roman"/>
                <w:lang w:val="ru-RU"/>
                <w:rPrChange w:id="9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поля</w:t>
            </w:r>
          </w:p>
        </w:tc>
        <w:tc>
          <w:tcPr>
            <w:tcW w:w="0" w:type="auto"/>
          </w:tcPr>
          <w:p w14:paraId="4323BA60" w14:textId="3579DAD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Перемальовування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лише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змінених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компонентів</w:t>
            </w:r>
          </w:p>
        </w:tc>
      </w:tr>
      <w:tr w:rsidR="008D43BA" w:rsidRPr="00105C7F" w14:paraId="46DD2499" w14:textId="77777777" w:rsidTr="008A1690">
        <w:trPr>
          <w:trHeight w:val="454"/>
        </w:trPr>
        <w:tc>
          <w:tcPr>
            <w:tcW w:w="0" w:type="auto"/>
          </w:tcPr>
          <w:p w14:paraId="5B4E7FEB" w14:textId="5DA481D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D8E5181" w14:textId="4330CAA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Стандарт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ES2020,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APIs</w:t>
            </w:r>
          </w:p>
        </w:tc>
        <w:tc>
          <w:tcPr>
            <w:tcW w:w="0" w:type="auto"/>
          </w:tcPr>
          <w:p w14:paraId="07D9BABA" w14:textId="27DD69E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Робота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Chrome/Firefox/Edge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polyfill</w:t>
            </w:r>
            <w:proofErr w:type="spellEnd"/>
          </w:p>
        </w:tc>
      </w:tr>
      <w:tr w:rsidR="008D43BA" w:rsidRPr="00105C7F" w14:paraId="14825549" w14:textId="77777777" w:rsidTr="008A1690">
        <w:trPr>
          <w:trHeight w:val="454"/>
        </w:trPr>
        <w:tc>
          <w:tcPr>
            <w:tcW w:w="0" w:type="auto"/>
          </w:tcPr>
          <w:p w14:paraId="2CD1CFCF" w14:textId="1BD430A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NF5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81E03F5" w14:textId="0E582B1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Логічний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</w:t>
            </w:r>
            <w:proofErr w:type="spellEnd"/>
          </w:p>
        </w:tc>
        <w:tc>
          <w:tcPr>
            <w:tcW w:w="0" w:type="auto"/>
          </w:tcPr>
          <w:p w14:paraId="028A739F" w14:textId="680E441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входи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журнал</w:t>
            </w:r>
            <w:proofErr w:type="spellEnd"/>
          </w:p>
        </w:tc>
      </w:tr>
      <w:tr w:rsidR="008D43BA" w:rsidRPr="00105C7F" w14:paraId="17D0CA9F" w14:textId="77777777" w:rsidTr="008A1690">
        <w:trPr>
          <w:trHeight w:val="454"/>
        </w:trPr>
        <w:tc>
          <w:tcPr>
            <w:tcW w:w="0" w:type="auto"/>
          </w:tcPr>
          <w:p w14:paraId="670E7FAD" w14:textId="2F78E56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(MIT/Apache)</w:t>
            </w:r>
          </w:p>
        </w:tc>
        <w:tc>
          <w:tcPr>
            <w:tcW w:w="0" w:type="auto"/>
          </w:tcPr>
          <w:p w14:paraId="3244FC7F" w14:textId="0F5440B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Вибір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лише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OSS-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бібліотек</w:t>
            </w:r>
            <w:proofErr w:type="spellEnd"/>
          </w:p>
        </w:tc>
        <w:tc>
          <w:tcPr>
            <w:tcW w:w="0" w:type="auto"/>
          </w:tcPr>
          <w:p w14:paraId="1B975627" w14:textId="7A684C9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Zustand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TypeScript</w:t>
            </w:r>
          </w:p>
        </w:tc>
      </w:tr>
      <w:tr w:rsidR="008D43BA" w:rsidRPr="00105C7F" w14:paraId="68354146" w14:textId="77777777" w:rsidTr="008A1690">
        <w:trPr>
          <w:trHeight w:val="454"/>
        </w:trPr>
        <w:tc>
          <w:tcPr>
            <w:tcW w:w="0" w:type="auto"/>
          </w:tcPr>
          <w:p w14:paraId="3FF9EEEF" w14:textId="63BC73D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NF7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2501100" w14:textId="7F034B9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статичному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хостингу</w:t>
            </w:r>
          </w:p>
        </w:tc>
        <w:tc>
          <w:tcPr>
            <w:tcW w:w="0" w:type="auto"/>
          </w:tcPr>
          <w:p w14:paraId="04A92676" w14:textId="689BBD3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Одноразове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завантаження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бандлу</w:t>
            </w:r>
            <w:proofErr w:type="spellEnd"/>
          </w:p>
        </w:tc>
      </w:tr>
      <w:tr w:rsidR="008D43BA" w:rsidRPr="00105C7F" w14:paraId="6B324FEF" w14:textId="77777777" w:rsidTr="008A1690">
        <w:trPr>
          <w:trHeight w:val="454"/>
        </w:trPr>
        <w:tc>
          <w:tcPr>
            <w:tcW w:w="0" w:type="auto"/>
          </w:tcPr>
          <w:p w14:paraId="5E161469" w14:textId="0EDF8AC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NF8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зручність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019F543" w14:textId="1321DAF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панелі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Controls/Metrics</w:t>
            </w:r>
          </w:p>
        </w:tc>
        <w:tc>
          <w:tcPr>
            <w:tcW w:w="0" w:type="auto"/>
          </w:tcPr>
          <w:p w14:paraId="4EE2BB25" w14:textId="277B241C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Двокліковий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доступ</w:t>
            </w:r>
            <w:r w:rsidR="001D28F3" w:rsidRPr="00F627B1">
              <w:rPr>
                <w:rFonts w:ascii="Times New Roman" w:hAnsi="Times New Roman"/>
                <w:lang w:val="ru-RU"/>
                <w:rPrChange w:id="9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</w:t>
            </w:r>
            <w:r w:rsidR="001D28F3" w:rsidRPr="00F627B1">
              <w:rPr>
                <w:rFonts w:ascii="Times New Roman" w:hAnsi="Times New Roman"/>
                <w:lang w:val="ru-RU"/>
                <w:rPrChange w:id="9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базових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операцій</w:t>
            </w:r>
            <w:proofErr w:type="spellEnd"/>
          </w:p>
        </w:tc>
      </w:tr>
    </w:tbl>
    <w:p w14:paraId="04316755" w14:textId="5741643C" w:rsidR="008D43BA" w:rsidRPr="00105C7F" w:rsidRDefault="008D43BA" w:rsidP="001D28F3">
      <w:pPr>
        <w:pStyle w:val="ASUSectionHead"/>
      </w:pPr>
      <w:bookmarkStart w:id="945" w:name="Xe17a367fa0386aee11bbb4389e0e3ba247fd242"/>
      <w:bookmarkStart w:id="946" w:name="_Toc230636413"/>
      <w:bookmarkEnd w:id="945"/>
      <w:r w:rsidRPr="00105C7F">
        <w:t>2.2.</w:t>
      </w:r>
      <w:r w:rsidR="001D28F3">
        <w:t xml:space="preserve"> </w:t>
      </w:r>
      <w:r w:rsidRPr="00105C7F">
        <w:t>Математичне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алгоритмічне</w:t>
      </w:r>
      <w:r w:rsidR="001D28F3">
        <w:t xml:space="preserve"> </w:t>
      </w:r>
      <w:r w:rsidRPr="00105C7F">
        <w:t>забезпечення</w:t>
      </w:r>
      <w:bookmarkEnd w:id="946"/>
    </w:p>
    <w:p w14:paraId="7655E3BE" w14:textId="79EB26B3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математичний</w:t>
      </w:r>
      <w:r w:rsidR="001D28F3">
        <w:t xml:space="preserve"> </w:t>
      </w:r>
      <w:r w:rsidRPr="00105C7F">
        <w:t>апарат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основою</w:t>
      </w:r>
      <w:r w:rsidR="001D28F3">
        <w:t xml:space="preserve"> </w:t>
      </w:r>
      <w:r w:rsidRPr="00105C7F">
        <w:t>4,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інтелектуальне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формалізацію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парадигмі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даних.</w:t>
      </w:r>
    </w:p>
    <w:p w14:paraId="580EF53F" w14:textId="03A3FD59" w:rsidR="008D43BA" w:rsidRDefault="008D43BA" w:rsidP="00105C7F">
      <w:pPr>
        <w:pStyle w:val="ASUBodyText"/>
        <w:rPr>
          <w:lang w:val="en-US"/>
        </w:rPr>
      </w:pPr>
      <w:r w:rsidRPr="00105C7F">
        <w:t>Дискретне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Фур’є</w:t>
      </w:r>
      <w:r w:rsidR="001D28F3">
        <w:t xml:space="preserve"> </w:t>
      </w:r>
      <w:r w:rsidRPr="00105C7F">
        <w:t>(ДПФ)</w:t>
      </w:r>
      <w:r w:rsidR="001D28F3">
        <w:t xml:space="preserve"> </w:t>
      </w:r>
      <w:r w:rsidRPr="00105C7F">
        <w:t>скінченної</w:t>
      </w:r>
      <w:r w:rsidR="001D28F3">
        <w:t xml:space="preserve"> </w:t>
      </w:r>
      <w:proofErr w:type="spellStart"/>
      <w:r w:rsidRPr="00105C7F">
        <w:t>комплекснозначної</w:t>
      </w:r>
      <w:proofErr w:type="spellEnd"/>
      <w:r w:rsidR="001D28F3">
        <w:t xml:space="preserve"> </w:t>
      </w:r>
      <w:r w:rsidRPr="00105C7F">
        <w:t>послідовності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 w:rsidR="001D28F3">
        <w:t xml:space="preserve"> </w:t>
      </w:r>
      <w:r w:rsidRPr="00105C7F">
        <w:t>визначається</w:t>
      </w:r>
      <w:r w:rsidR="001D28F3">
        <w:t xml:space="preserve"> </w:t>
      </w:r>
      <w:r w:rsidR="00BB64BC">
        <w:t>за формулою (2.1)</w:t>
      </w:r>
      <w:r w:rsidR="003D7847">
        <w:rPr>
          <w:lang w:val="en-US"/>
        </w:rPr>
        <w:t xml:space="preserve"> [23][27]</w:t>
      </w:r>
      <w:r w:rsidRPr="00105C7F">
        <w:t>:</w:t>
      </w:r>
    </w:p>
    <w:p w14:paraId="2FAC290A" w14:textId="77777777" w:rsidR="00BB64BC" w:rsidRPr="00BB64BC" w:rsidRDefault="00BB64BC" w:rsidP="00105C7F">
      <w:pPr>
        <w:pStyle w:val="ASUBodyText"/>
        <w:rPr>
          <w:lang w:val="en-US"/>
        </w:rPr>
      </w:pPr>
    </w:p>
    <w:p w14:paraId="50E34A3A" w14:textId="37737459" w:rsidR="008D43BA" w:rsidRPr="00BB64BC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πnk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nk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=0,1,…,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-1,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9FC13D" w14:textId="77777777" w:rsidR="00BB64BC" w:rsidRPr="00BB64BC" w:rsidRDefault="00BB64BC" w:rsidP="00105C7F">
      <w:pPr>
        <w:pStyle w:val="ASUBodyText"/>
        <w:rPr>
          <w:lang w:val="en-US"/>
        </w:rPr>
      </w:pPr>
    </w:p>
    <w:p w14:paraId="46A8F5A7" w14:textId="77777777" w:rsidR="00BB64BC" w:rsidRDefault="00BB64BC" w:rsidP="00BB64BC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– </w:t>
      </w:r>
      <m:oMath>
        <m:r>
          <w:rPr>
            <w:rFonts w:ascii="Cambria Math" w:hAnsi="Cambria Math"/>
          </w:rPr>
          <m:t>k</m:t>
        </m:r>
      </m:oMath>
      <w:r>
        <w:t>-та комплексна спектральна компонента;</w:t>
      </w:r>
    </w:p>
    <w:p w14:paraId="5AE4D5F7" w14:textId="77777777" w:rsidR="00BB64BC" w:rsidRDefault="00000000" w:rsidP="00BB64BC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BB64BC">
        <w:t xml:space="preserve"> – </w:t>
      </w:r>
      <m:oMath>
        <m:r>
          <w:rPr>
            <w:rFonts w:ascii="Cambria Math" w:hAnsi="Cambria Math"/>
          </w:rPr>
          <m:t>n</m:t>
        </m:r>
      </m:oMath>
      <w:r w:rsidR="00BB64BC">
        <w:t>-й комплексний відлік вхідної послідовності;</w:t>
      </w:r>
    </w:p>
    <w:p w14:paraId="17F15DD1" w14:textId="77777777" w:rsidR="00BB64BC" w:rsidRDefault="00BB64BC" w:rsidP="00BB64BC">
      <w:pPr>
        <w:pStyle w:val="ASUBodyText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– довжина перетворення;</w:t>
      </w:r>
    </w:p>
    <w:p w14:paraId="21A8E2C9" w14:textId="6C4681EC" w:rsidR="00BB64BC" w:rsidRDefault="00000000" w:rsidP="00BB64BC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="00BB64BC">
        <w:t xml:space="preserve"> – поворотний множник (</w:t>
      </w:r>
      <w:proofErr w:type="spellStart"/>
      <w:r w:rsidR="00BB64BC">
        <w:t>twiddle</w:t>
      </w:r>
      <w:proofErr w:type="spellEnd"/>
      <w:r w:rsidR="00BB64BC">
        <w:t xml:space="preserve"> </w:t>
      </w:r>
      <w:proofErr w:type="spellStart"/>
      <w:r w:rsidR="00BB64BC">
        <w:t>factor</w:t>
      </w:r>
      <w:proofErr w:type="spellEnd"/>
      <w:r w:rsidR="00BB64BC">
        <w:t xml:space="preserve">). Пряме обчислення потребує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BB64BC">
        <w:t xml:space="preserve"> комплексних множень, тобто має складність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="00BB64BC">
        <w:t xml:space="preserve">, </w:t>
      </w:r>
      <w:r w:rsidR="00BB64BC">
        <w:lastRenderedPageBreak/>
        <w:t xml:space="preserve">що недостатньо для задач реального часу. Клас швидких алгоритмів (ШПФ) знижує складність до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B64BC">
        <w:t xml:space="preserve"> за рахунок факторизації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64BC">
        <w:t xml:space="preserve">.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BB64BC">
        <w:t xml:space="preserve"> природним вибором є алгоритм з основою 4 (radix-4), 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 w:rsidR="00AF7A0B">
        <w:rPr>
          <w:lang w:val="en-US"/>
        </w:rPr>
        <w:t xml:space="preserve"> [5]</w:t>
      </w:r>
      <w:r w:rsidR="00BB64BC">
        <w:t>.</w:t>
      </w:r>
    </w:p>
    <w:p w14:paraId="2B790E1A" w14:textId="49549B15" w:rsidR="008D43BA" w:rsidRDefault="008D43BA" w:rsidP="00105C7F">
      <w:pPr>
        <w:pStyle w:val="ASUBodyText"/>
        <w:rPr>
          <w:lang w:val="en-US"/>
        </w:rPr>
      </w:pPr>
      <w:r w:rsidRPr="00105C7F">
        <w:t>Для</w:t>
      </w:r>
      <w:r w:rsidR="001D28F3">
        <w:t xml:space="preserve"> </w:t>
      </w:r>
      <w:r w:rsidRPr="00105C7F">
        <w:t>двовимірної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часовий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частотний</w:t>
      </w:r>
      <w:r w:rsidR="001D28F3">
        <w:t xml:space="preserve"> </w:t>
      </w:r>
      <w:r w:rsidRPr="00105C7F">
        <w:t>індекси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="00BB64BC">
        <w:t>згідно з (2.2)</w:t>
      </w:r>
      <w:r w:rsidR="00AF7A0B">
        <w:rPr>
          <w:lang w:val="en-US"/>
        </w:rPr>
        <w:t xml:space="preserve"> </w:t>
      </w:r>
      <w:r w:rsidRPr="00105C7F">
        <w:t>[2</w:t>
      </w:r>
      <w:r w:rsidR="00AF7A0B">
        <w:rPr>
          <w:lang w:val="en-US"/>
        </w:rPr>
        <w:t>6</w:t>
      </w:r>
      <w:r w:rsidRPr="00105C7F">
        <w:t>]:</w:t>
      </w:r>
    </w:p>
    <w:p w14:paraId="55871550" w14:textId="77777777" w:rsidR="00BB64BC" w:rsidRPr="00BB64BC" w:rsidRDefault="00BB64BC" w:rsidP="00105C7F">
      <w:pPr>
        <w:pStyle w:val="ASUBodyText"/>
        <w:rPr>
          <w:lang w:val="en-US"/>
        </w:rPr>
      </w:pPr>
    </w:p>
    <w:p w14:paraId="5E1EC22D" w14:textId="088D4987" w:rsidR="008D43BA" w:rsidRPr="00BB64BC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0,1,2,3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57B0511" w14:textId="77777777" w:rsidR="00BB64BC" w:rsidRPr="00BB64BC" w:rsidRDefault="00BB64BC" w:rsidP="00105C7F">
      <w:pPr>
        <w:pStyle w:val="ASUBodyText"/>
        <w:rPr>
          <w:lang w:val="en-US"/>
        </w:rPr>
      </w:pPr>
    </w:p>
    <w:p w14:paraId="6983BD59" w14:textId="77777777" w:rsidR="00BB64BC" w:rsidRDefault="00BB64BC" w:rsidP="00BB64BC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n</m:t>
        </m:r>
      </m:oMath>
      <w:r>
        <w:t xml:space="preserve"> – лінійний індекс вхідного відліку,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>
        <w:t>;</w:t>
      </w:r>
    </w:p>
    <w:p w14:paraId="7E03F424" w14:textId="77777777" w:rsidR="00BB64BC" w:rsidRDefault="00BB64BC" w:rsidP="00BB64BC">
      <w:pPr>
        <w:pStyle w:val="ASUBodyText"/>
      </w:pPr>
      <m:oMath>
        <m:r>
          <w:rPr>
            <w:rFonts w:ascii="Cambria Math" w:hAnsi="Cambria Math"/>
          </w:rPr>
          <m:t>k</m:t>
        </m:r>
      </m:oMath>
      <w:r>
        <w:t xml:space="preserve"> – лінійний індекс спектрального відліку,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>
        <w:t>;</w:t>
      </w:r>
    </w:p>
    <w:p w14:paraId="78BA1019" w14:textId="77777777" w:rsidR="00BB64BC" w:rsidRDefault="00BB64BC" w:rsidP="00BB64BC">
      <w:pPr>
        <w:pStyle w:val="ASUBodyText"/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– індекси рядка і стовпця вхідної матриці;</w:t>
      </w:r>
    </w:p>
    <w:p w14:paraId="15087536" w14:textId="77777777" w:rsidR="00BB64BC" w:rsidRDefault="00000000" w:rsidP="00BB64BC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B64BC">
        <w:t xml:space="preserve"> – індекси стовпця і рядка вихідної матриці.</w:t>
      </w:r>
    </w:p>
    <w:p w14:paraId="00856247" w14:textId="77777777" w:rsidR="00BB64BC" w:rsidRDefault="00BB64BC" w:rsidP="00BB64BC">
      <w:pPr>
        <w:pStyle w:val="ASUBodyText"/>
        <w:rPr>
          <w:lang w:val="en-US"/>
        </w:rPr>
      </w:pPr>
      <w:r>
        <w:t xml:space="preserve">Вхідна послідовність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>
        <w:t xml:space="preserve"> вкладається у матрицю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розміром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>
        <w:t xml:space="preserve"> за формулою (2.3):</w:t>
      </w:r>
    </w:p>
    <w:p w14:paraId="25D690DE" w14:textId="77777777" w:rsidR="00330D76" w:rsidRPr="00330D76" w:rsidRDefault="00330D76" w:rsidP="00BB64BC">
      <w:pPr>
        <w:pStyle w:val="ASUBodyText"/>
        <w:rPr>
          <w:lang w:val="en-US"/>
        </w:rPr>
      </w:pPr>
    </w:p>
    <w:p w14:paraId="35D46E12" w14:textId="21371CBB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0,1,2,3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960B708" w14:textId="77777777" w:rsidR="00330D76" w:rsidRPr="00330D76" w:rsidRDefault="00330D76" w:rsidP="00105C7F">
      <w:pPr>
        <w:pStyle w:val="ASUBodyText"/>
        <w:rPr>
          <w:lang w:val="en-US"/>
        </w:rPr>
      </w:pPr>
    </w:p>
    <w:p w14:paraId="0E6380E0" w14:textId="77777777" w:rsidR="00330D76" w:rsidRDefault="00330D76" w:rsidP="00330D76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– елемент вхідної матриці у рядку </w:t>
      </w:r>
      <m:oMath>
        <m:r>
          <w:rPr>
            <w:rFonts w:ascii="Cambria Math" w:hAnsi="Cambria Math"/>
          </w:rPr>
          <m:t>r</m:t>
        </m:r>
      </m:oMath>
      <w:r>
        <w:t xml:space="preserve"> і стовпці </w:t>
      </w:r>
      <m:oMath>
        <m:r>
          <w:rPr>
            <w:rFonts w:ascii="Cambria Math" w:hAnsi="Cambria Math"/>
          </w:rPr>
          <m:t>s</m:t>
        </m:r>
      </m:oMath>
      <w:r>
        <w:t>;</w:t>
      </w:r>
    </w:p>
    <w:p w14:paraId="1A53D02B" w14:textId="77777777" w:rsidR="00330D76" w:rsidRDefault="00330D76" w:rsidP="00330D76">
      <w:pPr>
        <w:pStyle w:val="ASUBodyText"/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значення вхідної послідовності з лінійним індексом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>
        <w:t>.</w:t>
      </w:r>
    </w:p>
    <w:p w14:paraId="318F8A52" w14:textId="60027F26" w:rsidR="008D43BA" w:rsidRDefault="008D43BA" w:rsidP="001D28F3">
      <w:pPr>
        <w:pStyle w:val="ASUBodyText"/>
        <w:rPr>
          <w:lang w:val="en-US"/>
        </w:rPr>
      </w:pPr>
      <w:r w:rsidRPr="00105C7F">
        <w:t>Підстановка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формулу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r w:rsidRPr="00105C7F">
        <w:t>тотожності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⋅(⋅)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(⋅)</m:t>
            </m:r>
          </m:sup>
        </m:sSubSup>
      </m:oMath>
      <w:r w:rsidR="001D28F3">
        <w:t xml:space="preserve"> </w:t>
      </w:r>
      <w:r w:rsidRPr="00105C7F">
        <w:t>дає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w:r w:rsidRPr="00105C7F">
        <w:t>схему</w:t>
      </w:r>
      <w:r w:rsidR="00330D76">
        <w:rPr>
          <w:lang w:val="en-US"/>
        </w:rPr>
        <w:t xml:space="preserve">, </w:t>
      </w:r>
      <w:r w:rsidR="00330D76">
        <w:t>описану виразом (2.4) та</w:t>
      </w:r>
      <w:r w:rsidR="00127B97">
        <w:t xml:space="preserve"> показан</w:t>
      </w:r>
      <w:r w:rsidR="00330D76">
        <w:t>у</w:t>
      </w:r>
      <w:r w:rsidR="00127B97">
        <w:t xml:space="preserve"> на рисунку (</w:t>
      </w:r>
      <w:r w:rsidR="00127B97" w:rsidRPr="007751E3">
        <w:rPr>
          <w:b/>
          <w:rPrChange w:id="947" w:author="Учетная запись Майкрософт" w:date="2026-05-24T17:35:00Z">
            <w:rPr/>
          </w:rPrChange>
        </w:rPr>
        <w:t>рис. Г.1</w:t>
      </w:r>
      <w:r w:rsidR="00127B97">
        <w:t>.)</w:t>
      </w:r>
      <w:r w:rsidR="001D28F3">
        <w:t xml:space="preserve"> </w:t>
      </w:r>
      <w:r w:rsidR="00AF7A0B">
        <w:rPr>
          <w:lang w:val="en-US"/>
        </w:rPr>
        <w:t>[23][26]</w:t>
      </w:r>
      <w:r w:rsidRPr="00105C7F">
        <w:t>:</w:t>
      </w:r>
    </w:p>
    <w:p w14:paraId="3D7A77A3" w14:textId="77777777" w:rsidR="00330D76" w:rsidRPr="00330D76" w:rsidRDefault="00330D76" w:rsidP="001D28F3">
      <w:pPr>
        <w:pStyle w:val="ASUBodyText"/>
        <w:rPr>
          <w:lang w:val="en-US"/>
        </w:rPr>
      </w:pPr>
    </w:p>
    <w:p w14:paraId="6ABA4733" w14:textId="3BEE7AD7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16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bSup>
                </m:e>
              </m:nary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</m:nary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[</m:t>
                          </m:r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][</m:t>
                          </m:r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]</m:t>
                          </m:r>
                          <m:r>
                            <w:rPr>
                              <w:rFonts w:ascii="Cambria Math" w:hAnsi="Cambria Math"/>
                            </w:rPr>
                            <m:t> 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sup>
                          </m:sSubSup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⏟</m:t>
                      </m:r>
                    </m:lim>
                  </m:limLow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lim>
              </m:limLow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9A7536D" w14:textId="77777777" w:rsidR="00330D76" w:rsidRDefault="00330D76" w:rsidP="00330D76">
      <w:pPr>
        <w:pStyle w:val="ASUBodyText"/>
        <w:rPr>
          <w:lang w:val="en-US"/>
        </w:rPr>
      </w:pPr>
    </w:p>
    <w:p w14:paraId="7FA08AC2" w14:textId="1E4C8C19" w:rsidR="00330D76" w:rsidRDefault="00330D76" w:rsidP="00330D76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спектральний відлік з індексом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;</w:t>
      </w:r>
    </w:p>
    <w:p w14:paraId="4CF83068" w14:textId="77777777" w:rsidR="00330D76" w:rsidRDefault="00000000" w:rsidP="00330D7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30D76">
        <w:t xml:space="preserve"> – результат рядкового 4-точкового ДПФ (стадія 1);</w:t>
      </w:r>
    </w:p>
    <w:p w14:paraId="6865F067" w14:textId="77777777" w:rsidR="00330D76" w:rsidRDefault="00000000" w:rsidP="00330D76">
      <w:pPr>
        <w:pStyle w:val="ASUBodyTex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="00330D76">
        <w:t xml:space="preserve"> – поворотний множник стадії 2;</w:t>
      </w:r>
    </w:p>
    <w:p w14:paraId="29C48B77" w14:textId="77777777" w:rsidR="00330D76" w:rsidRDefault="00000000" w:rsidP="00330D76">
      <w:pPr>
        <w:pStyle w:val="ASUBodyTex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</m:oMath>
      <w:r w:rsidR="00330D76">
        <w:t xml:space="preserve"> – ядро стовпцевого 4-точкового ДПФ (стадія 3).</w:t>
      </w:r>
    </w:p>
    <w:p w14:paraId="4B62C4FD" w14:textId="0966618F" w:rsidR="008D43BA" w:rsidRDefault="008D43BA" w:rsidP="00105C7F">
      <w:pPr>
        <w:pStyle w:val="ASUBodyText"/>
        <w:rPr>
          <w:lang w:val="en-US"/>
        </w:rPr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1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рядкові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рядка</w:t>
      </w:r>
      <w:r w:rsidR="00330D76">
        <w:rPr>
          <w:lang w:val="en-US"/>
        </w:rPr>
        <w:t xml:space="preserve"> </w:t>
      </w:r>
      <w:r w:rsidR="00330D76">
        <w:t>за формулою (2.5)</w:t>
      </w:r>
      <w:r w:rsidRPr="00105C7F">
        <w:t>:</w:t>
      </w:r>
    </w:p>
    <w:p w14:paraId="2B0BF7D4" w14:textId="77777777" w:rsidR="00330D76" w:rsidRPr="00330D76" w:rsidRDefault="00330D76" w:rsidP="00105C7F">
      <w:pPr>
        <w:pStyle w:val="ASUBodyText"/>
        <w:rPr>
          <w:lang w:val="en-US"/>
        </w:rPr>
      </w:pPr>
    </w:p>
    <w:p w14:paraId="272BF401" w14:textId="7CE393C0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45C12F2" w14:textId="77777777" w:rsidR="00330D76" w:rsidRDefault="00330D76" w:rsidP="00330D76">
      <w:pPr>
        <w:pStyle w:val="FirstParagraph"/>
      </w:pPr>
    </w:p>
    <w:p w14:paraId="2104DDE4" w14:textId="4C68323C" w:rsidR="00330D76" w:rsidRDefault="00330D76" w:rsidP="00330D7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-та компонента 4-точкового ДПФ </w:t>
      </w:r>
      <m:oMath>
        <m:r>
          <w:rPr>
            <w:rFonts w:ascii="Cambria Math" w:hAnsi="Cambria Math"/>
          </w:rPr>
          <m:t>r</m:t>
        </m:r>
      </m:oMath>
      <w:r>
        <w:t>-го рядка матриці 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>;</w:t>
      </w:r>
    </w:p>
    <w:p w14:paraId="52C135B0" w14:textId="77777777" w:rsidR="00330D76" w:rsidRDefault="00330D76" w:rsidP="00330D76">
      <w:pPr>
        <w:pStyle w:val="ASUBodyText"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][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– елемент рядка </w:t>
      </w:r>
      <m:oMath>
        <m:r>
          <w:rPr>
            <w:rFonts w:ascii="Cambria Math" w:hAnsi="Cambria Math"/>
          </w:rPr>
          <m:t>r</m:t>
        </m:r>
      </m:oMath>
      <w:r>
        <w:t>, визначений формулою (2.3);</w:t>
      </w:r>
    </w:p>
    <w:p w14:paraId="6BF78F89" w14:textId="6B4F9E03" w:rsidR="00330D76" w:rsidRPr="00330D76" w:rsidRDefault="00000000" w:rsidP="00330D76">
      <w:pPr>
        <w:pStyle w:val="ASUBodyText"/>
        <w:rPr>
          <w:rFonts w:asciiTheme="minorHAnsi" w:eastAsiaTheme="minorEastAsia" w:hAnsiTheme="minorHAnsi" w:cstheme="minorBidi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j</m:t>
        </m:r>
      </m:oMath>
      <w:r w:rsidR="00330D76">
        <w:t xml:space="preserve"> – поворотний множник 4-точкового ядра.</w:t>
      </w:r>
    </w:p>
    <w:p w14:paraId="5C3C98E3" w14:textId="3CEAA81E" w:rsidR="008D43BA" w:rsidRPr="00105C7F" w:rsidRDefault="008D43BA" w:rsidP="001D28F3">
      <w:pPr>
        <w:pStyle w:val="ASUBodyText"/>
      </w:pPr>
      <w:r w:rsidRPr="00105C7F">
        <w:t>Чотири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взаємно</w:t>
      </w:r>
      <w:r w:rsidR="001D28F3">
        <w:t xml:space="preserve"> </w:t>
      </w:r>
      <w:r w:rsidRPr="00105C7F">
        <w:t>незалежними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паралельно.</w:t>
      </w:r>
    </w:p>
    <w:p w14:paraId="1BC22418" w14:textId="07FF9EF3" w:rsidR="008D43BA" w:rsidRDefault="008D43BA" w:rsidP="00105C7F">
      <w:pPr>
        <w:pStyle w:val="ASUBodyText"/>
        <w:rPr>
          <w:lang w:val="en-US"/>
        </w:rPr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2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множники.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множаться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330D76">
        <w:rPr>
          <w:lang w:val="en-US"/>
        </w:rPr>
        <w:t xml:space="preserve"> </w:t>
      </w:r>
      <w:r w:rsidR="00330D76">
        <w:t>згідно з (2.6)</w:t>
      </w:r>
      <w:r w:rsidRPr="00105C7F">
        <w:t>:</w:t>
      </w:r>
    </w:p>
    <w:p w14:paraId="4DC1F037" w14:textId="77777777" w:rsidR="00330D76" w:rsidRPr="00330D76" w:rsidRDefault="00330D76" w:rsidP="00105C7F">
      <w:pPr>
        <w:pStyle w:val="ASUBodyText"/>
        <w:rPr>
          <w:lang w:val="en-US"/>
        </w:rPr>
      </w:pPr>
    </w:p>
    <w:p w14:paraId="01EF6837" w14:textId="6DE20B8A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8F5C738" w14:textId="77777777" w:rsidR="00330D76" w:rsidRPr="00330D76" w:rsidRDefault="00330D76" w:rsidP="00105C7F">
      <w:pPr>
        <w:pStyle w:val="ASUBodyText"/>
        <w:rPr>
          <w:lang w:val="en-US"/>
        </w:rPr>
      </w:pPr>
    </w:p>
    <w:p w14:paraId="29DAD4B0" w14:textId="77777777" w:rsidR="00330D76" w:rsidRDefault="00330D76" w:rsidP="00330D7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проміжне значення після множення на поворотний множник;</w:t>
      </w:r>
    </w:p>
    <w:p w14:paraId="4B1E3E73" w14:textId="77777777" w:rsidR="00330D76" w:rsidRDefault="00000000" w:rsidP="00330D76">
      <w:pPr>
        <w:pStyle w:val="ASUBodyTex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="00330D76">
        <w:t xml:space="preserve"> – поворотний множник </w:t>
      </w:r>
      <m:oMath>
        <m:r>
          <m:rPr>
            <m:sty m:val="p"/>
          </m:rPr>
          <w:rPr>
            <w:rFonts w:ascii="Cambria Math" w:hAnsi="Cambria Math"/>
          </w:rPr>
          <m:t>16</m:t>
        </m:r>
      </m:oMath>
      <w:r w:rsidR="00330D76">
        <w:t>-точкового ШПФ;</w:t>
      </w:r>
    </w:p>
    <w:p w14:paraId="4D8EE763" w14:textId="37E8B132" w:rsidR="00330D76" w:rsidRPr="00330D76" w:rsidRDefault="00000000" w:rsidP="00330D76">
      <w:pPr>
        <w:pStyle w:val="ASUBodyText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30D76">
        <w:t xml:space="preserve"> – вихід стадії 1 згідно з (2.5).</w:t>
      </w:r>
    </w:p>
    <w:p w14:paraId="587DC1FF" w14:textId="07068FAF" w:rsidR="008D43BA" w:rsidRPr="00105C7F" w:rsidRDefault="008D43BA" w:rsidP="001D28F3">
      <w:pPr>
        <w:pStyle w:val="ASUBodyText"/>
      </w:pP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або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маємо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тривіальними.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2.2.</w:t>
      </w:r>
    </w:p>
    <w:p w14:paraId="6B88406F" w14:textId="7B47611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2.2</w:t>
      </w:r>
    </w:p>
    <w:p w14:paraId="651CC946" w14:textId="3E25F863" w:rsidR="008D43BA" w:rsidRPr="00105C7F" w:rsidRDefault="008D43BA" w:rsidP="00D336C0">
      <w:pPr>
        <w:pStyle w:val="ASUTableName"/>
      </w:pP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16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="001D28F3">
        <w:t xml:space="preserve"> </w:t>
      </w:r>
      <w:r w:rsidRPr="00105C7F">
        <w:t>(округлено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3</w:t>
      </w:r>
      <w:r w:rsidR="001D28F3">
        <w:t xml:space="preserve"> </w:t>
      </w:r>
      <w:r w:rsidRPr="00105C7F">
        <w:t>знаків)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воротні множники W_{16}^{r \cdot k_{1}} (округлено до 3 знаків)"/>
      </w:tblPr>
      <w:tblGrid>
        <w:gridCol w:w="811"/>
        <w:gridCol w:w="349"/>
        <w:gridCol w:w="1754"/>
        <w:gridCol w:w="1934"/>
        <w:gridCol w:w="1934"/>
      </w:tblGrid>
      <w:tr w:rsidR="008D43BA" w:rsidRPr="00105C7F" w14:paraId="52516930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C627273" w14:textId="77777777" w:rsidR="008D43BA" w:rsidRPr="00105C7F" w:rsidRDefault="008D43BA" w:rsidP="00D336C0">
            <w:pPr>
              <w:jc w:val="center"/>
              <w:rPr>
                <w:rFonts w:ascii="Times New Roman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</w:rPr>
                  <w:lastRenderedPageBreak/>
                  <m:t>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∖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CD6E76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135FAF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54AACF7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DA6B4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3</w:t>
            </w:r>
          </w:p>
        </w:tc>
      </w:tr>
      <w:tr w:rsidR="008D43BA" w:rsidRPr="00105C7F" w14:paraId="59350F95" w14:textId="77777777" w:rsidTr="00D336C0">
        <w:trPr>
          <w:trHeight w:val="454"/>
          <w:jc w:val="center"/>
        </w:trPr>
        <w:tc>
          <w:tcPr>
            <w:tcW w:w="0" w:type="auto"/>
          </w:tcPr>
          <w:p w14:paraId="64C71DF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D56F6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281FF17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C7EAE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2FD446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8D43BA" w:rsidRPr="00105C7F" w14:paraId="5E0B79C0" w14:textId="77777777" w:rsidTr="00D336C0">
        <w:trPr>
          <w:trHeight w:val="454"/>
          <w:jc w:val="center"/>
        </w:trPr>
        <w:tc>
          <w:tcPr>
            <w:tcW w:w="0" w:type="auto"/>
          </w:tcPr>
          <w:p w14:paraId="63A3B8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F8128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9EAFA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06A1112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6C1ADFE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</w:tr>
      <w:tr w:rsidR="008D43BA" w:rsidRPr="00105C7F" w14:paraId="0DF8160E" w14:textId="77777777" w:rsidTr="00D336C0">
        <w:trPr>
          <w:trHeight w:val="454"/>
          <w:jc w:val="center"/>
        </w:trPr>
        <w:tc>
          <w:tcPr>
            <w:tcW w:w="0" w:type="auto"/>
          </w:tcPr>
          <w:p w14:paraId="794AB1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9444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00503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0B6F49A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j</m:t>
                </m:r>
              </m:oMath>
            </m:oMathPara>
          </w:p>
        </w:tc>
        <w:tc>
          <w:tcPr>
            <w:tcW w:w="0" w:type="auto"/>
          </w:tcPr>
          <w:p w14:paraId="4768790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</w:tr>
      <w:tr w:rsidR="008D43BA" w:rsidRPr="00105C7F" w14:paraId="10DFDC0A" w14:textId="77777777" w:rsidTr="00D336C0">
        <w:trPr>
          <w:trHeight w:val="454"/>
          <w:jc w:val="center"/>
        </w:trPr>
        <w:tc>
          <w:tcPr>
            <w:tcW w:w="0" w:type="auto"/>
          </w:tcPr>
          <w:p w14:paraId="0172CB0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E307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F98634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54259D2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4209E6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</w:tr>
    </w:tbl>
    <w:p w14:paraId="77093369" w14:textId="6FB9F6F7" w:rsidR="008D43BA" w:rsidRDefault="008D43BA" w:rsidP="00105C7F">
      <w:pPr>
        <w:pStyle w:val="ASUBodyTex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3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–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стовпцеві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стовпця</w:t>
      </w:r>
      <w:r w:rsidR="001D28F3">
        <w:t xml:space="preserve"> </w:t>
      </w:r>
      <w:r w:rsidRPr="00105C7F">
        <w:t>матриці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="00330D76">
        <w:rPr>
          <w:b/>
          <w:lang w:val="en-US"/>
        </w:rPr>
        <w:t xml:space="preserve"> </w:t>
      </w:r>
      <w:r w:rsidR="00330D76">
        <w:rPr>
          <w:bCs/>
        </w:rPr>
        <w:t>за формулою (2.7)</w:t>
      </w:r>
      <w:r w:rsidRPr="00105C7F">
        <w:t>:</w:t>
      </w:r>
    </w:p>
    <w:p w14:paraId="756B2B35" w14:textId="77777777" w:rsidR="00330D76" w:rsidRPr="00105C7F" w:rsidRDefault="00330D76" w:rsidP="00105C7F">
      <w:pPr>
        <w:pStyle w:val="ASUBodyText"/>
      </w:pPr>
    </w:p>
    <w:p w14:paraId="370643CC" w14:textId="0D1ADF17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A0636B9" w14:textId="77777777" w:rsidR="00330D76" w:rsidRDefault="00330D76" w:rsidP="00105C7F">
      <w:pPr>
        <w:pStyle w:val="ASUBodyText"/>
        <w:rPr>
          <w:lang w:val="en-US"/>
        </w:rPr>
      </w:pPr>
    </w:p>
    <w:p w14:paraId="15C8DA49" w14:textId="77777777" w:rsidR="00330D76" w:rsidRDefault="00330D76" w:rsidP="00330D76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вихідний спектральний відлік з індексом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;</w:t>
      </w:r>
    </w:p>
    <w:p w14:paraId="556AEFEB" w14:textId="77777777" w:rsidR="00330D76" w:rsidRDefault="00000000" w:rsidP="00330D7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330D76">
        <w:t xml:space="preserve"> – проміжне значення після стадії 2 згідно з (2.6);</w:t>
      </w:r>
    </w:p>
    <w:p w14:paraId="220C34A1" w14:textId="48D7D301" w:rsidR="00330D76" w:rsidRPr="00330D76" w:rsidRDefault="00000000" w:rsidP="00330D76">
      <w:pPr>
        <w:pStyle w:val="ASUBodyText"/>
        <w:rPr>
          <w:rFonts w:asciiTheme="minorHAnsi" w:eastAsiaTheme="minorEastAsia" w:hAnsiTheme="minorHAnsi" w:cstheme="minorBidi"/>
          <w:lang w:val="en-US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</m:oMath>
      <w:r w:rsidR="00330D76">
        <w:t xml:space="preserve"> – поворотний множник 4-точкового ядра.</w:t>
      </w:r>
    </w:p>
    <w:p w14:paraId="0663BE4F" w14:textId="4C9F6795" w:rsidR="008D43BA" w:rsidRPr="00105C7F" w:rsidRDefault="008D43BA" w:rsidP="001D28F3">
      <w:pPr>
        <w:pStyle w:val="ASUBodyText"/>
      </w:pPr>
      <w:r w:rsidRPr="00105C7F">
        <w:t>Чотири</w:t>
      </w:r>
      <w:r w:rsidR="001D28F3">
        <w:t xml:space="preserve"> </w:t>
      </w:r>
      <w:proofErr w:type="spellStart"/>
      <w:r w:rsidRPr="00105C7F">
        <w:t>стовпцевих</w:t>
      </w:r>
      <w:proofErr w:type="spellEnd"/>
      <w:r w:rsidR="001D28F3">
        <w:t xml:space="preserve"> </w:t>
      </w:r>
      <w:r w:rsidRPr="00105C7F">
        <w:t>перетворення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взаємно</w:t>
      </w:r>
      <w:r w:rsidR="001D28F3">
        <w:t xml:space="preserve"> </w:t>
      </w:r>
      <w:r w:rsidRPr="00105C7F">
        <w:t>незалежними.</w:t>
      </w:r>
    </w:p>
    <w:p w14:paraId="3B887DF8" w14:textId="7EABC079" w:rsidR="008D43BA" w:rsidRDefault="008D43BA" w:rsidP="00105C7F">
      <w:pPr>
        <w:pStyle w:val="ASUBodyText"/>
      </w:pPr>
      <w:r w:rsidRPr="00105C7F">
        <w:t>Ядром</w:t>
      </w:r>
      <w:r w:rsidR="001D28F3">
        <w:t xml:space="preserve"> </w:t>
      </w:r>
      <w:r w:rsidRPr="00105C7F">
        <w:t>обох</w:t>
      </w:r>
      <w:r w:rsidR="001D28F3">
        <w:t xml:space="preserve"> </w:t>
      </w:r>
      <w:r w:rsidRPr="00105C7F">
        <w:t>стадій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властивостям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входів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cr m:val="double-struck"/>
            <m:sty m:val="p"/>
          </m:rPr>
          <w:rPr>
            <w:rFonts w:ascii="Cambria Math" w:hAnsi="Cambria Math"/>
          </w:rPr>
          <m:t>∈C</m:t>
        </m:r>
      </m:oMath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t>суми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різниці</w:t>
      </w:r>
      <w:r w:rsidR="00330D76">
        <w:rPr>
          <w:lang w:val="en-US"/>
        </w:rPr>
        <w:t xml:space="preserve"> (2.8)</w:t>
      </w:r>
      <w:r w:rsidRPr="00105C7F">
        <w:t>:</w:t>
      </w:r>
    </w:p>
    <w:p w14:paraId="1464C1F4" w14:textId="77777777" w:rsidR="00330D76" w:rsidRPr="00105C7F" w:rsidRDefault="00330D76" w:rsidP="00105C7F">
      <w:pPr>
        <w:pStyle w:val="ASUBodyText"/>
      </w:pPr>
    </w:p>
    <w:p w14:paraId="7E555F71" w14:textId="24387251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C3B75C7" w14:textId="77777777" w:rsidR="008D43BA" w:rsidRPr="00330D76" w:rsidRDefault="00000000" w:rsidP="008D43BA">
      <w:pPr>
        <w:pStyle w:val="FirstParagraph"/>
        <w:rPr>
          <w:rFonts w:ascii="Times New Roman" w:hAnsi="Times New Roman" w:cs="Times New Roman"/>
          <w:lang w:val="uk-U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8D968BC" w14:textId="77777777" w:rsidR="00330D76" w:rsidRPr="00330D76" w:rsidRDefault="00330D76" w:rsidP="00330D76">
      <w:pPr>
        <w:pStyle w:val="BodyText"/>
        <w:rPr>
          <w:lang w:val="uk-UA"/>
        </w:rPr>
      </w:pPr>
    </w:p>
    <w:p w14:paraId="6443FF13" w14:textId="77777777" w:rsidR="00330D76" w:rsidRDefault="00330D76" w:rsidP="00330D7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– комплексні входи 4-точкового ядра;</w:t>
      </w:r>
    </w:p>
    <w:p w14:paraId="1F9D5718" w14:textId="77777777" w:rsidR="00330D76" w:rsidRDefault="00000000" w:rsidP="00330D7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30D76">
        <w:t xml:space="preserve"> – проміжні суми і різниці парних входів;</w:t>
      </w:r>
    </w:p>
    <w:p w14:paraId="7222E95D" w14:textId="77777777" w:rsidR="00330D76" w:rsidRDefault="00000000" w:rsidP="00330D7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30D76">
        <w:t xml:space="preserve"> – проміжні суми і різниці непарних входів.</w:t>
      </w:r>
    </w:p>
    <w:p w14:paraId="0022135C" w14:textId="0BE4DBD4" w:rsidR="008D43BA" w:rsidRDefault="00330D76" w:rsidP="00330D76">
      <w:pPr>
        <w:pStyle w:val="ASUBodyText"/>
      </w:pPr>
      <w:r>
        <w:t xml:space="preserve">Після цього обчислюються вихідні </w:t>
      </w:r>
      <w:proofErr w:type="spellStart"/>
      <w:r>
        <w:t>відліки</w:t>
      </w:r>
      <w:proofErr w:type="spellEnd"/>
      <w:r>
        <w:t xml:space="preserve"> 4-точкового ДПФ (2.9)</w:t>
      </w:r>
      <w:r w:rsidR="008D43BA" w:rsidRPr="00105C7F">
        <w:t>:</w:t>
      </w:r>
    </w:p>
    <w:p w14:paraId="30E6CABA" w14:textId="77777777" w:rsidR="00330D76" w:rsidRPr="00105C7F" w:rsidRDefault="00330D76" w:rsidP="00330D76">
      <w:pPr>
        <w:pStyle w:val="ASUBodyText"/>
      </w:pPr>
    </w:p>
    <w:p w14:paraId="364D6F83" w14:textId="0476266A" w:rsidR="008D43BA" w:rsidRPr="00330D7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</m:e>
              </m:eqAr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0436099" w14:textId="77777777" w:rsidR="00330D76" w:rsidRDefault="00330D76" w:rsidP="00330D76">
      <w:pPr>
        <w:pStyle w:val="ASUBodyText"/>
        <w:rPr>
          <w:lang w:val="en-US"/>
        </w:rPr>
      </w:pPr>
    </w:p>
    <w:p w14:paraId="59403C98" w14:textId="09BAD9D4" w:rsidR="00330D76" w:rsidRDefault="00330D76" w:rsidP="00330D7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– вихідні комплексні значення 4-точкового ДПФ;</w:t>
      </w:r>
    </w:p>
    <w:p w14:paraId="1061711B" w14:textId="77777777" w:rsidR="00330D76" w:rsidRDefault="00000000" w:rsidP="00330D7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330D76">
        <w:t xml:space="preserve"> – проміжні значення згідно з (2.8);</w:t>
      </w:r>
    </w:p>
    <w:p w14:paraId="008C75A7" w14:textId="13DDAB78" w:rsidR="00330D76" w:rsidRPr="00330D76" w:rsidRDefault="00330D76" w:rsidP="00330D76">
      <w:pPr>
        <w:pStyle w:val="ASUBodyText"/>
        <w:rPr>
          <w:lang w:val="en-US"/>
        </w:rPr>
      </w:pPr>
      <m:oMath>
        <m:r>
          <w:rPr>
            <w:rFonts w:ascii="Cambria Math" w:hAnsi="Cambria Math"/>
          </w:rPr>
          <m:t>j</m:t>
        </m:r>
      </m:oMath>
      <w:r>
        <w:t xml:space="preserve"> – уявна одиниця.</w:t>
      </w:r>
    </w:p>
    <w:p w14:paraId="53BBCC2E" w14:textId="2AA840AB" w:rsidR="008D43BA" w:rsidRPr="00105C7F" w:rsidRDefault="008D43BA" w:rsidP="001D28F3">
      <w:pPr>
        <w:pStyle w:val="ASUBodyText"/>
      </w:pP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j</m:t>
        </m:r>
      </m:oMath>
      <w:r w:rsidR="001D28F3">
        <w:t xml:space="preserve"> </w:t>
      </w:r>
      <w:r w:rsidRPr="00105C7F">
        <w:t>зводиться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перестановки</w:t>
      </w:r>
      <w:r w:rsidR="001D28F3">
        <w:t xml:space="preserve"> </w:t>
      </w:r>
      <w:r w:rsidRPr="00105C7F">
        <w:t>дійсної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уявної</w:t>
      </w:r>
      <w:r w:rsidR="001D28F3">
        <w:t xml:space="preserve"> </w:t>
      </w:r>
      <w:r w:rsidRPr="00105C7F">
        <w:t>частин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зміною</w:t>
      </w:r>
      <w:r w:rsidR="001D28F3">
        <w:t xml:space="preserve"> </w:t>
      </w:r>
      <w:r w:rsidRPr="00105C7F">
        <w:t>знаку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bj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aj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операції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традиційному</w:t>
      </w:r>
      <w:r w:rsidR="001D28F3">
        <w:t xml:space="preserve"> </w:t>
      </w:r>
      <w:r w:rsidRPr="00105C7F">
        <w:t>сенсі.</w:t>
      </w:r>
      <w:r w:rsidR="001D28F3">
        <w:t xml:space="preserve"> </w:t>
      </w:r>
      <w:r w:rsidRPr="00105C7F">
        <w:t>Таким</w:t>
      </w:r>
      <w:r w:rsidR="001D28F3">
        <w:t xml:space="preserve"> </w:t>
      </w:r>
      <w:r w:rsidRPr="00105C7F">
        <w:t>чином,</w:t>
      </w:r>
      <w:r w:rsidR="001D28F3">
        <w:t xml:space="preserve"> </w:t>
      </w:r>
      <w:r w:rsidRPr="00105C7F">
        <w:t>одне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rPr>
          <w:b/>
          <w:bCs/>
        </w:rPr>
        <w:t>8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додавань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множень</w:t>
      </w:r>
      <w:r w:rsidR="00AF7A0B">
        <w:rPr>
          <w:b/>
          <w:bCs/>
          <w:lang w:val="en-US"/>
        </w:rPr>
        <w:t xml:space="preserve"> </w:t>
      </w:r>
      <w:r w:rsidR="00AF7A0B" w:rsidRPr="00AF7A0B">
        <w:rPr>
          <w:lang w:val="en-US"/>
        </w:rPr>
        <w:t>[</w:t>
      </w:r>
      <w:r w:rsidR="00AF7A0B">
        <w:rPr>
          <w:lang w:val="en-US"/>
        </w:rPr>
        <w:t>23</w:t>
      </w:r>
      <w:r w:rsidR="00AF7A0B" w:rsidRPr="00AF7A0B">
        <w:rPr>
          <w:lang w:val="en-US"/>
        </w:rPr>
        <w:t>]</w:t>
      </w:r>
      <w:r w:rsidRPr="00105C7F">
        <w:t>.</w:t>
      </w:r>
    </w:p>
    <w:p w14:paraId="6694F5E6" w14:textId="3884DE7A" w:rsidR="008D43BA" w:rsidRPr="00105C7F" w:rsidRDefault="008D43BA" w:rsidP="00105C7F">
      <w:pPr>
        <w:pStyle w:val="ASUBodyText"/>
      </w:pPr>
      <w:r w:rsidRPr="00105C7F">
        <w:t>Загальна</w:t>
      </w:r>
      <w:r w:rsidR="001D28F3">
        <w:t xml:space="preserve"> </w:t>
      </w:r>
      <w:r w:rsidRPr="00105C7F">
        <w:t>обчислювальна</w:t>
      </w:r>
      <w:r w:rsidR="001D28F3">
        <w:t xml:space="preserve"> </w:t>
      </w:r>
      <w:r w:rsidRPr="00105C7F">
        <w:t>вартість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:</w:t>
      </w:r>
    </w:p>
    <w:p w14:paraId="7BAA55B0" w14:textId="11BBB863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1: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;</w:t>
      </w:r>
    </w:p>
    <w:p w14:paraId="50A638AC" w14:textId="6D425996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2:</w:t>
      </w:r>
      <w:r w:rsidR="001D28F3">
        <w:t xml:space="preserve"> </w:t>
      </w:r>
      <m:oMath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36</m:t>
        </m:r>
      </m:oMath>
      <w:r w:rsidR="001D28F3">
        <w:t xml:space="preserve"> </w:t>
      </w:r>
      <w:r w:rsidRPr="00105C7F">
        <w:t>дійсних)</w:t>
      </w:r>
      <w:r w:rsidR="001D28F3">
        <w:t xml:space="preserve"> </w:t>
      </w:r>
      <w:r w:rsidRPr="00105C7F">
        <w:t>і</w:t>
      </w:r>
      <w:r w:rsidR="001D28F3">
        <w:t xml:space="preserve"> </w:t>
      </w:r>
      <m:oMath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;</w:t>
      </w:r>
    </w:p>
    <w:p w14:paraId="13D90284" w14:textId="502F43EE" w:rsidR="008D43BA" w:rsidRPr="00105C7F" w:rsidRDefault="008D43BA" w:rsidP="001D28F3">
      <w:pPr>
        <w:pStyle w:val="ASUBulletList"/>
      </w:pPr>
      <w:r w:rsidRPr="00105C7F">
        <w:rPr>
          <w:b/>
          <w:bCs/>
        </w:rPr>
        <w:t>Стадія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3: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.</w:t>
      </w:r>
    </w:p>
    <w:p w14:paraId="0742483D" w14:textId="32F9EC06" w:rsidR="008D43BA" w:rsidRPr="00105C7F" w:rsidRDefault="008D43BA" w:rsidP="001D28F3">
      <w:pPr>
        <w:pStyle w:val="ASUBodyText"/>
      </w:pPr>
      <w:r w:rsidRPr="00105C7F">
        <w:t>Разом:</w:t>
      </w:r>
      <w:r w:rsidR="001D28F3">
        <w:t xml:space="preserve"> </w:t>
      </w:r>
      <w:r w:rsidRPr="00105C7F">
        <w:rPr>
          <w:b/>
          <w:bCs/>
        </w:rPr>
        <w:t>9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b/>
          <w:bCs/>
        </w:rPr>
        <w:t>80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комплексних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додавань</w:t>
      </w:r>
      <w:proofErr w:type="spellEnd"/>
      <w:r w:rsidRPr="00105C7F">
        <w:t>,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</m:oMath>
      <w:r w:rsidR="001D28F3">
        <w:t xml:space="preserve"> </w:t>
      </w:r>
      <w:r w:rsidRPr="00105C7F">
        <w:t>разів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кількістю</w:t>
      </w:r>
      <w:r w:rsidR="001D28F3">
        <w:t xml:space="preserve"> </w:t>
      </w:r>
      <w:r w:rsidRPr="00105C7F">
        <w:t>множень</w:t>
      </w:r>
      <w:r w:rsidR="00AF7A0B">
        <w:rPr>
          <w:lang w:val="en-US"/>
        </w:rPr>
        <w:t xml:space="preserve"> [23][26]</w:t>
      </w:r>
      <w:r w:rsidRPr="00105C7F">
        <w:t>.</w:t>
      </w:r>
    </w:p>
    <w:p w14:paraId="14DA0E2D" w14:textId="289CCE0E" w:rsidR="008D43BA" w:rsidRPr="00105C7F" w:rsidRDefault="008D43BA" w:rsidP="00105C7F">
      <w:pPr>
        <w:pStyle w:val="ASUBodyText"/>
      </w:pPr>
      <w:r w:rsidRPr="00105C7F">
        <w:t>Алгоритм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r w:rsidRPr="00105C7F">
        <w:t>орієнтованого</w:t>
      </w:r>
      <w:r w:rsidR="001D28F3">
        <w:t xml:space="preserve"> </w:t>
      </w:r>
      <w:r w:rsidRPr="00105C7F">
        <w:t>ациклічного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(DFG)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="00AF7A0B">
        <w:rPr>
          <w:lang w:val="en-US"/>
        </w:rPr>
        <w:t xml:space="preserve">[6][17], </w:t>
      </w:r>
      <w:r w:rsidRPr="00105C7F">
        <w:t>де:</w:t>
      </w:r>
    </w:p>
    <w:p w14:paraId="0C5E88CD" w14:textId="0279A247" w:rsidR="008D43BA" w:rsidRPr="00105C7F" w:rsidRDefault="008D43BA" w:rsidP="001D28F3">
      <w:pPr>
        <w:pStyle w:val="ASUBulletList"/>
      </w:pPr>
      <m:oMath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9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);</w:t>
      </w:r>
    </w:p>
    <w:p w14:paraId="21B2D9A5" w14:textId="3948B583" w:rsidR="008D43BA" w:rsidRPr="00105C7F" w:rsidRDefault="008D43BA" w:rsidP="001D28F3">
      <w:pPr>
        <w:pStyle w:val="ASUBulletList"/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множина</w:t>
      </w:r>
      <w:r w:rsidR="001D28F3">
        <w:t xml:space="preserve"> </w:t>
      </w:r>
      <w:r w:rsidRPr="00105C7F">
        <w:t>спрямованих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токенів.</w:t>
      </w:r>
    </w:p>
    <w:p w14:paraId="6554591E" w14:textId="4BB0B807" w:rsidR="008D43BA" w:rsidRPr="00105C7F" w:rsidRDefault="008D43BA" w:rsidP="001D28F3">
      <w:pPr>
        <w:pStyle w:val="ASUBodyText"/>
      </w:pPr>
      <w:r w:rsidRPr="00105C7F">
        <w:rPr>
          <w:b/>
          <w:bCs/>
        </w:rPr>
        <w:t>Правило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активації.</w:t>
      </w:r>
      <w:r w:rsidR="001D28F3">
        <w:t xml:space="preserve"> </w:t>
      </w:r>
      <w:r w:rsidRPr="00105C7F">
        <w:t>Вузол</w:t>
      </w:r>
      <w:r w:rsidR="001D28F3"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V</m:t>
        </m:r>
      </m:oMath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готовим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тоді,</w:t>
      </w:r>
      <w:r w:rsidR="001D28F3">
        <w:t xml:space="preserve"> </w:t>
      </w:r>
      <w:r w:rsidRPr="00105C7F">
        <w:t>коли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каналів</w:t>
      </w:r>
      <w:r w:rsidR="001D28F3">
        <w:t xml:space="preserve"> </w:t>
      </w:r>
      <w:r w:rsidRPr="00105C7F">
        <w:t>присутній</w:t>
      </w:r>
      <w:r w:rsidR="001D28F3">
        <w:t xml:space="preserve"> </w:t>
      </w:r>
      <w:r w:rsidRPr="00105C7F">
        <w:t>щонайменше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токен.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поглинає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породжує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токени.</w:t>
      </w:r>
    </w:p>
    <w:p w14:paraId="6FEBCD5B" w14:textId="4EA28F7B" w:rsidR="008D43BA" w:rsidRPr="00105C7F" w:rsidRDefault="008D43BA" w:rsidP="00105C7F">
      <w:pPr>
        <w:pStyle w:val="ASUBodyText"/>
      </w:pPr>
      <w:r w:rsidRPr="00105C7F">
        <w:rPr>
          <w:b/>
          <w:bCs/>
        </w:rPr>
        <w:t>Часова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модель.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дуга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доставки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.</w:t>
      </w:r>
      <w:r w:rsidR="001D28F3">
        <w:t xml:space="preserve"> </w:t>
      </w:r>
      <w:r w:rsidRPr="00105C7F">
        <w:t>Токен,</w:t>
      </w:r>
      <w:r w:rsidR="001D28F3">
        <w:t xml:space="preserve"> </w:t>
      </w:r>
      <w:r w:rsidRPr="00105C7F">
        <w:t>породжений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</m:oMath>
      <w:r w:rsidRPr="00105C7F">
        <w:t>,</w:t>
      </w:r>
      <w:r w:rsidR="001D28F3">
        <w:t xml:space="preserve"> </w:t>
      </w:r>
      <w:r w:rsidRPr="00105C7F">
        <w:t>стає</w:t>
      </w:r>
      <w:r w:rsidR="001D28F3">
        <w:t xml:space="preserve"> </w:t>
      </w:r>
      <w:r w:rsidRPr="00105C7F">
        <w:t>готовим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</m:oMath>
      <w:r w:rsidRPr="00105C7F">
        <w:t>.</w:t>
      </w:r>
      <w:r w:rsidR="001D28F3">
        <w:t xml:space="preserve"> </w:t>
      </w: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m:oMath>
        <m:r>
          <w:rPr>
            <w:rFonts w:ascii="Cambria Math" w:hAnsi="Cambria Math"/>
          </w:rPr>
          <m:t>τ</m:t>
        </m:r>
      </m:oMath>
      <w:r w:rsidR="001D28F3">
        <w:t xml:space="preserve"> </w:t>
      </w:r>
      <w:r w:rsidRPr="00105C7F">
        <w:t>симулятора</w:t>
      </w:r>
      <w:r w:rsidR="001D28F3">
        <w:t xml:space="preserve"> </w:t>
      </w:r>
      <w:proofErr w:type="spellStart"/>
      <w:r w:rsidRPr="00105C7F">
        <w:t>інкрементується</w:t>
      </w:r>
      <w:proofErr w:type="spellEnd"/>
      <w:r w:rsidR="001D28F3">
        <w:t xml:space="preserve"> </w:t>
      </w:r>
      <w:r w:rsidRPr="00105C7F">
        <w:t>дискретно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кроці</w:t>
      </w:r>
      <w:r w:rsidR="001D28F3">
        <w:t xml:space="preserve"> </w:t>
      </w:r>
      <m:oMath>
        <m:r>
          <w:rPr>
            <w:rFonts w:ascii="Cambria Math" w:hAnsi="Cambria Math"/>
          </w:rPr>
          <m:t>dτ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регулюється</w:t>
      </w:r>
      <w:r w:rsidR="001D28F3">
        <w:t xml:space="preserve"> </w:t>
      </w:r>
      <w:r w:rsidRPr="00105C7F">
        <w:t>множником</w:t>
      </w:r>
      <w:r w:rsidR="001D28F3">
        <w:t xml:space="preserve"> </w:t>
      </w:r>
      <w:r w:rsidRPr="00105C7F">
        <w:t>швидкості.</w:t>
      </w:r>
    </w:p>
    <w:p w14:paraId="443206C2" w14:textId="2209ACBE" w:rsidR="008D43BA" w:rsidRPr="00105C7F" w:rsidRDefault="008D43BA" w:rsidP="00105C7F">
      <w:pPr>
        <w:pStyle w:val="ASUBodyText"/>
      </w:pPr>
      <w:r w:rsidRPr="00105C7F">
        <w:lastRenderedPageBreak/>
        <w:t>Планувальник</w:t>
      </w:r>
      <w:r w:rsidR="001D28F3">
        <w:t xml:space="preserve"> </w:t>
      </w:r>
      <w:r w:rsidRPr="00105C7F">
        <w:t>(ядро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t>)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кроці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доставку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FIFO-черг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Узагальнений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нижче</w:t>
      </w: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</w:tblPr>
      <w:tblGrid>
        <w:gridCol w:w="5007"/>
      </w:tblGrid>
      <w:tr w:rsidR="008D43BA" w:rsidRPr="00105C7F" w14:paraId="24167DDC" w14:textId="77777777" w:rsidTr="008A1690">
        <w:trPr>
          <w:jc w:val="center"/>
        </w:trPr>
        <w:tc>
          <w:tcPr>
            <w:tcW w:w="0" w:type="auto"/>
          </w:tcPr>
          <w:p w14:paraId="4E3A0D21" w14:textId="031B8DC5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procedure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TICK(dt,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dt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while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e.queue.head.t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e.delay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e.queue.pop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target(e);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targetPort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(e)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v.inputs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[port]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node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order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ready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and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busy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and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emit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(v,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v.latency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compute(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v.kind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v.inputs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schedule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outgoing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at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time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fires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each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node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tau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then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v.busy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&lt;-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</w:p>
        </w:tc>
      </w:tr>
    </w:tbl>
    <w:p w14:paraId="0DE736B8" w14:textId="2C774413" w:rsidR="008D43BA" w:rsidRPr="00105C7F" w:rsidRDefault="007751E3" w:rsidP="008A1690">
      <w:pPr>
        <w:pStyle w:val="ASUFigureCaption"/>
      </w:pPr>
      <w:ins w:id="949" w:author="Учетная запись Майкрософт" w:date="2026-05-24T17:35:00Z">
        <w:r w:rsidRPr="007751E3">
          <w:rPr>
            <w:color w:val="FF0000"/>
          </w:rPr>
          <w:t xml:space="preserve">Рис. </w:t>
        </w:r>
      </w:ins>
      <w:r w:rsidR="008D43BA" w:rsidRPr="00105C7F">
        <w:t>Псевдокод</w:t>
      </w:r>
      <w:r w:rsidR="001D28F3">
        <w:t xml:space="preserve"> </w:t>
      </w:r>
      <w:r w:rsidR="008D43BA" w:rsidRPr="00105C7F">
        <w:t>однієї</w:t>
      </w:r>
      <w:r w:rsidR="001D28F3">
        <w:t xml:space="preserve"> </w:t>
      </w:r>
      <w:r w:rsidR="008D43BA" w:rsidRPr="00105C7F">
        <w:t>ітерації</w:t>
      </w:r>
      <w:r w:rsidR="001D28F3">
        <w:t xml:space="preserve"> </w:t>
      </w:r>
      <w:r w:rsidR="008D43BA" w:rsidRPr="00105C7F">
        <w:t>ядра</w:t>
      </w:r>
      <w:r w:rsidR="001D28F3">
        <w:t xml:space="preserve"> </w:t>
      </w:r>
      <w:r w:rsidR="008D43BA" w:rsidRPr="00105C7F">
        <w:t>симуляції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8D43BA" w:rsidRPr="00F627B1">
        <w:rPr>
          <w:rStyle w:val="VerbatimChar"/>
          <w:rFonts w:ascii="Times New Roman" w:hAnsi="Times New Roman"/>
          <w:lang w:val="uk-UA"/>
          <w:rPrChange w:id="9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="008D43BA" w:rsidRPr="00105C7F">
        <w:rPr>
          <w:rStyle w:val="VerbatimChar"/>
          <w:rFonts w:ascii="Times New Roman" w:hAnsi="Times New Roman" w:cs="Times New Roman"/>
        </w:rPr>
        <w:t>tick</w:t>
      </w:r>
      <w:r w:rsidR="008D43BA" w:rsidRPr="00F627B1">
        <w:rPr>
          <w:rStyle w:val="VerbatimChar"/>
          <w:rFonts w:ascii="Times New Roman" w:hAnsi="Times New Roman"/>
          <w:lang w:val="uk-UA"/>
          <w:rPrChange w:id="9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8D43BA" w:rsidRPr="00105C7F">
        <w:t>.</w:t>
      </w:r>
      <w:r w:rsidR="001D28F3">
        <w:t xml:space="preserve"> </w:t>
      </w:r>
      <w:r w:rsidR="008D43BA" w:rsidRPr="00105C7F">
        <w:t>Джерело:</w:t>
      </w:r>
      <w:r w:rsidR="001D28F3">
        <w:t xml:space="preserve"> </w:t>
      </w:r>
      <w:r w:rsidR="008D43BA" w:rsidRPr="00105C7F">
        <w:t>розроблено</w:t>
      </w:r>
      <w:r w:rsidR="001D28F3">
        <w:t xml:space="preserve"> </w:t>
      </w:r>
      <w:r w:rsidR="008D43BA" w:rsidRPr="00105C7F">
        <w:t>автором.</w:t>
      </w:r>
    </w:p>
    <w:p w14:paraId="7A2AE37E" w14:textId="2A4D7337" w:rsidR="008D43BA" w:rsidRPr="00105C7F" w:rsidRDefault="008D43BA" w:rsidP="00105C7F">
      <w:pPr>
        <w:pStyle w:val="ASUBodyText"/>
      </w:pPr>
      <w:r w:rsidRPr="00105C7F">
        <w:t>Ця</w:t>
      </w:r>
      <w:r w:rsidR="001D28F3">
        <w:t xml:space="preserve"> </w:t>
      </w:r>
      <w:r w:rsidRPr="00105C7F">
        <w:t>процедура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фіксованому</w:t>
      </w:r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обходу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залежить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браузері.</w:t>
      </w:r>
    </w:p>
    <w:p w14:paraId="5A6650E2" w14:textId="73177E74" w:rsidR="008D43BA" w:rsidRPr="00105C7F" w:rsidRDefault="008D43BA" w:rsidP="001D28F3">
      <w:pPr>
        <w:pStyle w:val="ASUSectionHead"/>
      </w:pPr>
      <w:bookmarkStart w:id="952" w:name="X8971522f2fc6036ff7f6d6d494a0986f56fee46"/>
      <w:bookmarkStart w:id="953" w:name="_Toc230636414"/>
      <w:bookmarkEnd w:id="952"/>
      <w:r w:rsidRPr="00105C7F">
        <w:t>2.3.</w:t>
      </w:r>
      <w:r w:rsidR="001D28F3">
        <w:t xml:space="preserve"> </w:t>
      </w:r>
      <w:r w:rsidRPr="00105C7F">
        <w:t>Загальна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системи</w:t>
      </w:r>
      <w:bookmarkEnd w:id="953"/>
    </w:p>
    <w:p w14:paraId="2239CE89" w14:textId="0DA83871" w:rsidR="008D43BA" w:rsidRPr="00105C7F" w:rsidRDefault="008D43BA" w:rsidP="00105C7F">
      <w:pPr>
        <w:pStyle w:val="ASUBodyText"/>
      </w:pPr>
      <w:r w:rsidRPr="00105C7F">
        <w:t>Архітектура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описується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рівнях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C4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Context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Container</w:t>
      </w:r>
      <w:proofErr w:type="spellEnd"/>
      <w:r w:rsidRPr="00105C7F">
        <w:t>,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доповнених</w:t>
      </w:r>
      <w:r w:rsidR="001D28F3">
        <w:t xml:space="preserve"> </w:t>
      </w:r>
      <w:r w:rsidRPr="00105C7F">
        <w:t>діаграмою</w:t>
      </w:r>
      <w:r w:rsidR="001D28F3">
        <w:t xml:space="preserve"> </w:t>
      </w:r>
      <w:r w:rsidRPr="00105C7F">
        <w:t>потоків</w:t>
      </w:r>
      <w:r w:rsidR="001D28F3">
        <w:t xml:space="preserve"> </w:t>
      </w:r>
      <w:r w:rsidRPr="00105C7F">
        <w:t>даних</w:t>
      </w:r>
      <w:r w:rsidR="00AF7A0B">
        <w:rPr>
          <w:lang w:val="en-US"/>
        </w:rPr>
        <w:t xml:space="preserve"> [4]</w:t>
      </w:r>
      <w:r w:rsidRPr="00105C7F">
        <w:t>.</w:t>
      </w:r>
    </w:p>
    <w:p w14:paraId="1EB52ED8" w14:textId="0549F8D3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контекстному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представляється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«чорна</w:t>
      </w:r>
      <w:r w:rsidR="001D28F3">
        <w:t xml:space="preserve"> </w:t>
      </w:r>
      <w:r w:rsidRPr="00105C7F">
        <w:t>скринька»,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взаємодіє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одним</w:t>
      </w:r>
      <w:r w:rsidR="001D28F3">
        <w:t xml:space="preserve"> </w:t>
      </w:r>
      <w:r w:rsidRPr="00105C7F">
        <w:t>актором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i/>
          <w:iCs/>
        </w:rPr>
        <w:t>користувачем</w:t>
      </w:r>
      <w:r w:rsidR="001D28F3">
        <w:t xml:space="preserve"> </w:t>
      </w:r>
      <w:r w:rsidRPr="00105C7F">
        <w:t>(студент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викладач),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зовнішніми</w:t>
      </w:r>
      <w:r w:rsidR="001D28F3">
        <w:t xml:space="preserve"> </w:t>
      </w:r>
      <w:r w:rsidRPr="00105C7F">
        <w:t>сутностями:</w:t>
      </w:r>
      <w:r w:rsidR="001D28F3">
        <w:t xml:space="preserve"> </w:t>
      </w:r>
      <w:r w:rsidRPr="00105C7F">
        <w:rPr>
          <w:i/>
          <w:iCs/>
        </w:rPr>
        <w:t>браузером</w:t>
      </w:r>
      <w:r w:rsidR="001D28F3">
        <w:t xml:space="preserve"> </w:t>
      </w:r>
      <w:r w:rsidRPr="00105C7F">
        <w:t>(</w:t>
      </w:r>
      <w:proofErr w:type="spellStart"/>
      <w:r w:rsidRPr="00105C7F">
        <w:t>runtime</w:t>
      </w:r>
      <w:proofErr w:type="spellEnd"/>
      <w:r w:rsidRPr="00105C7F">
        <w:t>-середовище)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локальним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сховищем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браузера</w:t>
      </w:r>
      <w:r w:rsidR="001D28F3">
        <w:t xml:space="preserve"> </w:t>
      </w:r>
      <w:r w:rsidRPr="00105C7F">
        <w:t>(для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сигналів).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завантажується</w:t>
      </w:r>
      <w:r w:rsidR="001D28F3">
        <w:t xml:space="preserve"> </w:t>
      </w:r>
      <w:r w:rsidRPr="00105C7F">
        <w:t>одноразово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статичного</w:t>
      </w:r>
      <w:r w:rsidR="001D28F3">
        <w:t xml:space="preserve"> </w:t>
      </w:r>
      <w:r w:rsidRPr="00105C7F">
        <w:t>веб-хостингу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надалі</w:t>
      </w:r>
      <w:r w:rsidR="001D28F3">
        <w:t xml:space="preserve"> </w:t>
      </w:r>
      <w:r w:rsidRPr="00105C7F">
        <w:t>працює</w:t>
      </w:r>
      <w:r w:rsidR="001D28F3">
        <w:t xml:space="preserve"> </w:t>
      </w:r>
      <w:proofErr w:type="spellStart"/>
      <w:r w:rsidRPr="00105C7F">
        <w:t>автономно</w:t>
      </w:r>
      <w:proofErr w:type="spellEnd"/>
      <w:r w:rsidRPr="00105C7F">
        <w:t>.</w:t>
      </w:r>
    </w:p>
    <w:p w14:paraId="27D2DC7A" w14:textId="1F5CAAEE" w:rsidR="008D43BA" w:rsidRPr="00105C7F" w:rsidRDefault="008D43BA" w:rsidP="00105C7F">
      <w:pPr>
        <w:pStyle w:val="ASUBodyText"/>
      </w:pPr>
      <w:r w:rsidRPr="00105C7F">
        <w:t>На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контейнерів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proofErr w:type="spellStart"/>
      <w:r w:rsidRPr="00105C7F">
        <w:t>декомпозується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логічні</w:t>
      </w:r>
      <w:r w:rsidR="001D28F3">
        <w:t xml:space="preserve"> </w:t>
      </w:r>
      <w:r w:rsidRPr="00105C7F">
        <w:t>підсистеми,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процесу</w:t>
      </w:r>
      <w:r w:rsidR="001D28F3">
        <w:t xml:space="preserve"> </w:t>
      </w:r>
      <w:r w:rsidRPr="00105C7F">
        <w:t>браузера:</w:t>
      </w:r>
    </w:p>
    <w:p w14:paraId="5F60FD26" w14:textId="1EF95E78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lastRenderedPageBreak/>
        <w:t>Simulation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Core</w:t>
      </w:r>
      <w:proofErr w:type="spellEnd"/>
      <w:r w:rsidR="001D28F3">
        <w:t xml:space="preserve"> </w:t>
      </w:r>
      <w:r w:rsidRPr="00105C7F">
        <w:t>-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2.2,</w:t>
      </w:r>
      <w:r w:rsidR="001D28F3">
        <w:t xml:space="preserve"> </w:t>
      </w:r>
      <w:r w:rsidRPr="00105C7F">
        <w:t>зберігає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черг;</w:t>
      </w:r>
    </w:p>
    <w:p w14:paraId="26DC89ED" w14:textId="30213F0B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t>Graph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Generator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заданого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параметрів</w:t>
      </w:r>
      <w:r w:rsidR="001D28F3">
        <w:t xml:space="preserve"> </w:t>
      </w:r>
      <w:r w:rsidRPr="00105C7F">
        <w:t>затримок;</w:t>
      </w:r>
    </w:p>
    <w:p w14:paraId="75A40AE2" w14:textId="78E97449" w:rsidR="008D43BA" w:rsidRPr="00105C7F" w:rsidRDefault="008D43BA" w:rsidP="001D28F3">
      <w:pPr>
        <w:pStyle w:val="ASUNumberedList"/>
        <w:numPr>
          <w:ilvl w:val="0"/>
          <w:numId w:val="37"/>
        </w:numPr>
      </w:pPr>
      <w:proofErr w:type="spellStart"/>
      <w:r w:rsidRPr="001D28F3">
        <w:rPr>
          <w:b/>
          <w:bCs/>
        </w:rPr>
        <w:t>State</w:t>
      </w:r>
      <w:proofErr w:type="spellEnd"/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Store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UI-компоненти;</w:t>
      </w:r>
    </w:p>
    <w:p w14:paraId="31426C60" w14:textId="67F6D1EB" w:rsidR="008D43BA" w:rsidRPr="00105C7F" w:rsidRDefault="008D43BA" w:rsidP="001D28F3">
      <w:pPr>
        <w:pStyle w:val="ASUNumberedList"/>
        <w:numPr>
          <w:ilvl w:val="0"/>
          <w:numId w:val="37"/>
        </w:numPr>
      </w:pPr>
      <w:r w:rsidRPr="001D28F3">
        <w:rPr>
          <w:b/>
          <w:bCs/>
        </w:rPr>
        <w:t>UI</w:t>
      </w:r>
      <w:r w:rsidR="001D28F3">
        <w:rPr>
          <w:b/>
          <w:bCs/>
        </w:rPr>
        <w:t xml:space="preserve"> </w:t>
      </w:r>
      <w:proofErr w:type="spellStart"/>
      <w:r w:rsidRPr="001D28F3">
        <w:rPr>
          <w:b/>
          <w:bCs/>
        </w:rPr>
        <w:t>Layer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набір</w:t>
      </w:r>
      <w:r w:rsidR="001D28F3">
        <w:t xml:space="preserve"> </w:t>
      </w:r>
      <w:proofErr w:type="spellStart"/>
      <w:r w:rsidRPr="00105C7F">
        <w:t>React</w:t>
      </w:r>
      <w:proofErr w:type="spellEnd"/>
      <w:r w:rsidRPr="00105C7F">
        <w:t>-компонентів: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(полотно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),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(діаграма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Pr="00105C7F">
        <w:t>),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(пропускна</w:t>
      </w:r>
      <w:r w:rsidR="001D28F3">
        <w:t xml:space="preserve"> </w:t>
      </w:r>
      <w:r w:rsidRPr="00105C7F">
        <w:t>здатність,</w:t>
      </w:r>
      <w:r w:rsidR="001D28F3">
        <w:t xml:space="preserve"> </w:t>
      </w:r>
      <w:r w:rsidRPr="00105C7F">
        <w:t>затримка,</w:t>
      </w:r>
      <w:r w:rsidR="001D28F3">
        <w:t xml:space="preserve"> </w:t>
      </w:r>
      <w:r w:rsidRPr="00105C7F">
        <w:t>черги),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Controls</w:t>
      </w:r>
      <w:r w:rsidR="001D28F3">
        <w:t xml:space="preserve"> </w:t>
      </w:r>
      <w:r w:rsidRPr="00105C7F">
        <w:t>(пуск/пауза/швидкість).</w:t>
      </w:r>
    </w:p>
    <w:p w14:paraId="5C44647B" w14:textId="5B84C7E9" w:rsidR="008D43BA" w:rsidRPr="00105C7F" w:rsidRDefault="008D43BA" w:rsidP="001D28F3">
      <w:pPr>
        <w:pStyle w:val="ASUBodyText"/>
      </w:pPr>
      <w:r w:rsidRPr="00105C7F">
        <w:t>UI</w:t>
      </w:r>
      <w:r w:rsidR="001D28F3">
        <w:t xml:space="preserve"> </w:t>
      </w:r>
      <w:proofErr w:type="spellStart"/>
      <w:r w:rsidRPr="00105C7F">
        <w:t>Layer</w:t>
      </w:r>
      <w:proofErr w:type="spellEnd"/>
      <w:r w:rsidR="001D28F3">
        <w:t xml:space="preserve"> </w:t>
      </w:r>
      <w:r w:rsidRPr="00105C7F">
        <w:t>читає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зі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викликає</w:t>
      </w:r>
      <w:r w:rsidR="001D28F3">
        <w:t xml:space="preserve"> </w:t>
      </w:r>
      <w:r w:rsidRPr="00105C7F">
        <w:t>команди;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делегує</w:t>
      </w:r>
      <w:r w:rsidR="001D28F3">
        <w:t xml:space="preserve"> </w:t>
      </w:r>
      <w:r w:rsidRPr="00105C7F">
        <w:t>обробку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="001D28F3">
        <w:t xml:space="preserve"> </w:t>
      </w:r>
      <w:r w:rsidRPr="00105C7F">
        <w:t>публікує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),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які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="001D28F3">
        <w:t xml:space="preserve"> </w:t>
      </w:r>
      <w:r w:rsidRPr="00105C7F">
        <w:t>оновлює</w:t>
      </w:r>
      <w:r w:rsidR="001D28F3">
        <w:t xml:space="preserve"> </w:t>
      </w:r>
      <w:r w:rsidRPr="00105C7F">
        <w:t>відповідні</w:t>
      </w:r>
      <w:r w:rsidR="001D28F3">
        <w:t xml:space="preserve"> </w:t>
      </w:r>
      <w:r w:rsidRPr="00105C7F">
        <w:t>поля;</w:t>
      </w:r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proofErr w:type="spellStart"/>
      <w:r w:rsidRPr="00105C7F">
        <w:t>Generator</w:t>
      </w:r>
      <w:proofErr w:type="spellEnd"/>
      <w:r w:rsidR="001D28F3">
        <w:t xml:space="preserve"> </w:t>
      </w:r>
      <w:r w:rsidRPr="00105C7F">
        <w:t>викликається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раз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ініціалізації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кожній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параметрів.</w:t>
      </w:r>
    </w:p>
    <w:p w14:paraId="46CFB912" w14:textId="72AD1860" w:rsidR="008D43BA" w:rsidRPr="00F627B1" w:rsidRDefault="008D43BA" w:rsidP="00105C7F">
      <w:pPr>
        <w:pStyle w:val="ASUBodyText"/>
        <w:rPr>
          <w:lang w:val="ru-RU"/>
          <w:rPrChange w:id="954" w:author="Учетная запись Майкрософт" w:date="2026-05-24T17:35:00Z">
            <w:rPr>
              <w:lang w:val="en-US"/>
            </w:rPr>
          </w:rPrChange>
        </w:rPr>
      </w:pPr>
      <w:r w:rsidRPr="00105C7F">
        <w:t>Контейнерну</w:t>
      </w:r>
      <w:r w:rsidR="001D28F3">
        <w:t xml:space="preserve"> </w:t>
      </w:r>
      <w:proofErr w:type="spellStart"/>
      <w:r w:rsidRPr="00105C7F">
        <w:t>декомпозицiю</w:t>
      </w:r>
      <w:proofErr w:type="spellEnd"/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основними</w:t>
      </w:r>
      <w:r w:rsidR="001D28F3">
        <w:t xml:space="preserve"> </w:t>
      </w:r>
      <w:r w:rsidRPr="00105C7F">
        <w:t>потоками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2.3.</w:t>
      </w:r>
    </w:p>
    <w:p w14:paraId="340C81CE" w14:textId="7272277C" w:rsidR="000F2037" w:rsidRPr="000F2037" w:rsidRDefault="000F2037" w:rsidP="00A411A6">
      <w:pPr>
        <w:pStyle w:val="ASUBodyText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74D971" wp14:editId="726A4EB4">
            <wp:extent cx="5886450" cy="352217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11" cy="353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C114" w14:textId="7E583413" w:rsidR="008D43BA" w:rsidRPr="00105C7F" w:rsidRDefault="008D43BA" w:rsidP="000F2037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Container-дiаграма</w:t>
      </w:r>
      <w:proofErr w:type="spellEnd"/>
      <w:r w:rsidR="001D28F3">
        <w:t xml:space="preserve"> </w:t>
      </w:r>
      <w:proofErr w:type="spellStart"/>
      <w:r w:rsidRPr="00105C7F">
        <w:t>архiтектури</w:t>
      </w:r>
      <w:proofErr w:type="spellEnd"/>
      <w:r w:rsidR="001D28F3">
        <w:t xml:space="preserve"> </w:t>
      </w:r>
      <w:r w:rsidRPr="00105C7F">
        <w:t>веб-симулятора.</w:t>
      </w:r>
    </w:p>
    <w:p w14:paraId="3A2AF86E" w14:textId="5764F06A" w:rsidR="008D43BA" w:rsidRPr="00105C7F" w:rsidRDefault="008D43BA" w:rsidP="00105C7F">
      <w:pPr>
        <w:pStyle w:val="ASUBodyText"/>
      </w:pPr>
      <w:r w:rsidRPr="00105C7F">
        <w:t>Детальна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rPr>
          <w:b/>
          <w:bCs/>
        </w:rPr>
        <w:t>56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b/>
          <w:bCs/>
        </w:rPr>
        <w:t>64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</w:t>
      </w:r>
      <w:r w:rsidRPr="00105C7F">
        <w:t>,</w:t>
      </w:r>
      <w:r w:rsidR="00D336C0">
        <w:t xml:space="preserve"> як показано на рисунку (рис. Г.2.),</w:t>
      </w:r>
      <w:r w:rsidR="001D28F3">
        <w:t xml:space="preserve"> </w:t>
      </w:r>
      <w:r w:rsidRPr="00105C7F">
        <w:t>розподілених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п’ятьма</w:t>
      </w:r>
      <w:r w:rsidR="001D28F3">
        <w:t xml:space="preserve"> </w:t>
      </w:r>
      <w:r w:rsidRPr="00105C7F">
        <w:t>ярусами:</w:t>
      </w:r>
    </w:p>
    <w:p w14:paraId="1D895779" w14:textId="0C71B46E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lastRenderedPageBreak/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(</w:t>
      </w:r>
      <w:proofErr w:type="spellStart"/>
      <w:r w:rsidRPr="00105C7F"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105C7F">
        <w:t>src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генерують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;</w:t>
      </w:r>
    </w:p>
    <w:p w14:paraId="38ED89AF" w14:textId="6544DEE7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9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(row-0</w:t>
      </w:r>
      <w:r w:rsidR="001D28F3">
        <w:t xml:space="preserve"> </w:t>
      </w:r>
      <w:r w:rsidRPr="00105C7F">
        <w:t>…row-3)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рядкові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1);</w:t>
      </w:r>
    </w:p>
    <w:p w14:paraId="0BC7D86B" w14:textId="3D923D2B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</w:t>
      </w:r>
      <w:proofErr w:type="spellStart"/>
      <w:r w:rsidRPr="00105C7F">
        <w:t>tw</w:t>
      </w:r>
      <w:proofErr w:type="spellEnd"/>
      <w:r w:rsidRPr="00105C7F">
        <w:t>-</w:t>
      </w:r>
      <m:oMath>
        <m:r>
          <w:rPr>
            <w:rFonts w:ascii="Cambria Math" w:hAnsi="Cambria Math"/>
          </w:rPr>
          <m:t>r</m:t>
        </m:r>
      </m:oMath>
      <w:r w:rsidRPr="00105C7F"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вихідному</w:t>
      </w:r>
      <w:r w:rsidR="001D28F3">
        <w:t xml:space="preserve"> </w:t>
      </w:r>
      <w:r w:rsidRPr="00105C7F">
        <w:t>коді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9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627B1">
        <w:rPr>
          <w:rStyle w:val="VerbatimChar"/>
          <w:rFonts w:ascii="Times New Roman" w:hAnsi="Times New Roman"/>
          <w:lang w:val="ru-RU"/>
          <w:rPrChange w:id="9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r</m:t>
        </m:r>
      </m:oMath>
      <w:r w:rsidRPr="00105C7F">
        <w:t>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степінь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множать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2);</w:t>
      </w:r>
    </w:p>
    <w:p w14:paraId="0CC62C2F" w14:textId="46D643BD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1D28F3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9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(col-0</w:t>
      </w:r>
      <w:r w:rsidR="001D28F3">
        <w:t xml:space="preserve"> </w:t>
      </w:r>
      <w:r w:rsidRPr="00105C7F">
        <w:t>…col-3)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стовпцеві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(стадія</w:t>
      </w:r>
      <w:r w:rsidR="001D28F3">
        <w:t xml:space="preserve"> </w:t>
      </w:r>
      <w:r w:rsidRPr="00105C7F">
        <w:t>3);</w:t>
      </w:r>
    </w:p>
    <w:p w14:paraId="2999BA1A" w14:textId="189DCECB" w:rsidR="008D43BA" w:rsidRPr="00105C7F" w:rsidRDefault="008D43BA" w:rsidP="001D28F3">
      <w:pPr>
        <w:pStyle w:val="ASUNumberedList"/>
        <w:numPr>
          <w:ilvl w:val="0"/>
          <w:numId w:val="38"/>
        </w:numPr>
      </w:pP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D28F3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(</w:t>
      </w:r>
      <w:proofErr w:type="spellStart"/>
      <w:r w:rsidRPr="00105C7F"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…</m:t>
        </m:r>
      </m:oMath>
      <w:r w:rsidRPr="00105C7F">
        <w:t>snk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15</m:t>
            </m:r>
          </m:sub>
        </m:sSub>
      </m:oMath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збирають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.</w:t>
      </w:r>
    </w:p>
    <w:p w14:paraId="098545AD" w14:textId="6B61738B" w:rsidR="008D43BA" w:rsidRPr="00105C7F" w:rsidRDefault="008D43BA" w:rsidP="00743B3E">
      <w:pPr>
        <w:pStyle w:val="ASUBodyText"/>
      </w:pPr>
      <w:r w:rsidRPr="00105C7F">
        <w:t>Характеристики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2.4.</w:t>
      </w:r>
    </w:p>
    <w:p w14:paraId="58CEA33C" w14:textId="7C65D51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2.3</w:t>
      </w:r>
    </w:p>
    <w:p w14:paraId="0A592724" w14:textId="41C76C58" w:rsidR="008D43BA" w:rsidRPr="00105C7F" w:rsidRDefault="008D43BA" w:rsidP="00D336C0">
      <w:pPr>
        <w:pStyle w:val="ASUTableName"/>
      </w:pPr>
      <w:r w:rsidRPr="00105C7F">
        <w:t>Типи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характеристики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ипи вузлів DFG та їхні характеристики"/>
      </w:tblPr>
      <w:tblGrid>
        <w:gridCol w:w="1178"/>
        <w:gridCol w:w="741"/>
        <w:gridCol w:w="1210"/>
        <w:gridCol w:w="1319"/>
        <w:gridCol w:w="1172"/>
        <w:gridCol w:w="3724"/>
      </w:tblGrid>
      <w:tr w:rsidR="008D43BA" w:rsidRPr="00105C7F" w14:paraId="7C488FA1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3F4A9A" w14:textId="4363FD99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1DA41A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2D4F18" w14:textId="4524AE94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3FF06F" w14:textId="5A7AB15C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F7AC5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9A58AC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Функція</w:t>
            </w:r>
          </w:p>
        </w:tc>
      </w:tr>
      <w:tr w:rsidR="008D43BA" w:rsidRPr="00105C7F" w14:paraId="3EAD63C7" w14:textId="77777777" w:rsidTr="00D336C0">
        <w:trPr>
          <w:trHeight w:val="454"/>
        </w:trPr>
        <w:tc>
          <w:tcPr>
            <w:tcW w:w="0" w:type="auto"/>
          </w:tcPr>
          <w:p w14:paraId="497148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19FA874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2447A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DE50A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C8CED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12B4D71E" w14:textId="2EE5CEA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Генерація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34571E4A" w14:textId="77777777" w:rsidTr="00D336C0">
        <w:trPr>
          <w:trHeight w:val="454"/>
        </w:trPr>
        <w:tc>
          <w:tcPr>
            <w:tcW w:w="0" w:type="auto"/>
          </w:tcPr>
          <w:p w14:paraId="1CD9A6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</w:p>
        </w:tc>
        <w:tc>
          <w:tcPr>
            <w:tcW w:w="0" w:type="auto"/>
          </w:tcPr>
          <w:p w14:paraId="64E3DA8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446B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CDA56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4F3B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BA04CE" w14:textId="6370F74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F627B1">
              <w:rPr>
                <w:rFonts w:ascii="Times New Roman" w:hAnsi="Times New Roman"/>
                <w:lang w:val="ru-RU"/>
                <w:rPrChange w:id="9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точкове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ДПФ</w:t>
            </w:r>
            <w:r w:rsidR="001D28F3" w:rsidRPr="00F627B1">
              <w:rPr>
                <w:rFonts w:ascii="Times New Roman" w:hAnsi="Times New Roman"/>
                <w:lang w:val="ru-RU"/>
                <w:rPrChange w:id="9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метелик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9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підрозд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9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.</w:t>
            </w:r>
            <w:r w:rsidR="001D28F3" w:rsidRPr="00F627B1">
              <w:rPr>
                <w:rFonts w:ascii="Times New Roman" w:hAnsi="Times New Roman"/>
                <w:lang w:val="ru-RU"/>
                <w:rPrChange w:id="9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2.2)</w:t>
            </w:r>
          </w:p>
        </w:tc>
      </w:tr>
      <w:tr w:rsidR="008D43BA" w:rsidRPr="00105C7F" w14:paraId="39E4F341" w14:textId="77777777" w:rsidTr="00D336C0">
        <w:trPr>
          <w:trHeight w:val="454"/>
        </w:trPr>
        <w:tc>
          <w:tcPr>
            <w:tcW w:w="0" w:type="auto"/>
          </w:tcPr>
          <w:p w14:paraId="0D31D35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4B85EEB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231C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F7DC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C32F3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F6B75A" w14:textId="7DC2B2C8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7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Множення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9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ru-RU"/>
                      <w:rPrChange w:id="977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  <w:rPrChange w:id="978" w:author="Учетная запись Майкрософт" w:date="2026-05-24T17:35:00Z">
                            <w:rPr>
                              <w:rFonts w:ascii="Cambria Math" w:hAnsi="Cambria Math"/>
                            </w:rPr>
                          </w:rPrChange>
                        </w:rPr>
                        <m:t>1</m:t>
                      </m:r>
                    </m:sub>
                  </m:sSub>
                </m:sup>
              </m:sSubSup>
            </m:oMath>
          </w:p>
        </w:tc>
      </w:tr>
      <w:tr w:rsidR="008D43BA" w:rsidRPr="00105C7F" w14:paraId="5D6C9C1D" w14:textId="77777777" w:rsidTr="00D336C0">
        <w:trPr>
          <w:trHeight w:val="454"/>
        </w:trPr>
        <w:tc>
          <w:tcPr>
            <w:tcW w:w="0" w:type="auto"/>
          </w:tcPr>
          <w:p w14:paraId="1F54CC3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132C593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68568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CC12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F228B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</w:tcPr>
          <w:p w14:paraId="20119422" w14:textId="235D699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78452D2F" w14:textId="77777777" w:rsidTr="00D336C0">
        <w:trPr>
          <w:trHeight w:val="454"/>
        </w:trPr>
        <w:tc>
          <w:tcPr>
            <w:tcW w:w="0" w:type="auto"/>
          </w:tcPr>
          <w:p w14:paraId="2AADF47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88D46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490BF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5DFF4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17A8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B86D4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10E34F9A" w14:textId="69ACA81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2.4</w:t>
      </w:r>
    </w:p>
    <w:p w14:paraId="7B718429" w14:textId="1BB7CECD" w:rsidR="008D43BA" w:rsidRPr="00105C7F" w:rsidRDefault="008D43BA" w:rsidP="00D336C0">
      <w:pPr>
        <w:pStyle w:val="ASUTableName"/>
      </w:pPr>
      <w:r w:rsidRPr="00105C7F">
        <w:t>Типи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DFG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ипи дуг DFG"/>
      </w:tblPr>
      <w:tblGrid>
        <w:gridCol w:w="1191"/>
        <w:gridCol w:w="1738"/>
        <w:gridCol w:w="1178"/>
        <w:gridCol w:w="1172"/>
      </w:tblGrid>
      <w:tr w:rsidR="008D43BA" w:rsidRPr="00105C7F" w14:paraId="77BFB83D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49224A6" w14:textId="53ECB21B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94FCAD" w14:textId="66CD4ADA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AE42CD" w14:textId="3AD002CD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459707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</w:p>
        </w:tc>
      </w:tr>
      <w:tr w:rsidR="008D43BA" w:rsidRPr="00105C7F" w14:paraId="5DC61225" w14:textId="77777777" w:rsidTr="008A1690">
        <w:trPr>
          <w:trHeight w:val="454"/>
          <w:jc w:val="center"/>
        </w:trPr>
        <w:tc>
          <w:tcPr>
            <w:tcW w:w="0" w:type="auto"/>
          </w:tcPr>
          <w:p w14:paraId="110BEE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11B84629" w14:textId="2EEE648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рядковий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56859C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48FAB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0941728" w14:textId="77777777" w:rsidTr="008A1690">
        <w:trPr>
          <w:trHeight w:val="454"/>
          <w:jc w:val="center"/>
        </w:trPr>
        <w:tc>
          <w:tcPr>
            <w:tcW w:w="0" w:type="auto"/>
          </w:tcPr>
          <w:p w14:paraId="12B2F7FA" w14:textId="533442E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ряд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76DFDF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059A8FB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887F9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E555223" w14:textId="77777777" w:rsidTr="008A1690">
        <w:trPr>
          <w:trHeight w:val="454"/>
          <w:jc w:val="center"/>
        </w:trPr>
        <w:tc>
          <w:tcPr>
            <w:tcW w:w="0" w:type="auto"/>
          </w:tcPr>
          <w:p w14:paraId="3C4915B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5AD24865" w14:textId="23A1E69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стовпц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503038C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FE64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DF7EFB0" w14:textId="77777777" w:rsidTr="008A1690">
        <w:trPr>
          <w:trHeight w:val="454"/>
          <w:jc w:val="center"/>
        </w:trPr>
        <w:tc>
          <w:tcPr>
            <w:tcW w:w="0" w:type="auto"/>
          </w:tcPr>
          <w:p w14:paraId="7A3CC900" w14:textId="421B8C4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</w:t>
            </w:r>
            <w:proofErr w:type="spellEnd"/>
            <w:r w:rsidRPr="00105C7F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</w:tcPr>
          <w:p w14:paraId="08F7FF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D0C37B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C2A31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6D8334D" w14:textId="77777777" w:rsidTr="008A1690">
        <w:trPr>
          <w:trHeight w:val="454"/>
          <w:jc w:val="center"/>
        </w:trPr>
        <w:tc>
          <w:tcPr>
            <w:tcW w:w="0" w:type="auto"/>
          </w:tcPr>
          <w:p w14:paraId="5BB32B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9B6AF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6340E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BE8A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3F34E664" w14:textId="717A8122" w:rsidR="008D43BA" w:rsidRDefault="008D43BA" w:rsidP="00105C7F">
      <w:pPr>
        <w:pStyle w:val="ASUBodyText"/>
        <w:rPr>
          <w:lang w:val="en-US"/>
        </w:rPr>
      </w:pP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(найдовший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становить</w:t>
      </w:r>
      <w:r w:rsidR="00330D76">
        <w:rPr>
          <w:lang w:val="en-US"/>
        </w:rPr>
        <w:t xml:space="preserve"> (2.10)</w:t>
      </w:r>
      <w:r w:rsidRPr="00105C7F">
        <w:t>:</w:t>
      </w:r>
    </w:p>
    <w:p w14:paraId="22A420AD" w14:textId="77777777" w:rsidR="00956946" w:rsidRPr="00956946" w:rsidRDefault="00956946" w:rsidP="00105C7F">
      <w:pPr>
        <w:pStyle w:val="ASUBodyText"/>
        <w:rPr>
          <w:lang w:val="en-US"/>
        </w:rPr>
      </w:pPr>
    </w:p>
    <w:p w14:paraId="1234DD9F" w14:textId="3D03241D" w:rsidR="00330D76" w:rsidRPr="00330D76" w:rsidRDefault="00000000" w:rsidP="00105C7F">
      <w:pPr>
        <w:pStyle w:val="ASUBodyTex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=400+600+200+600+400=2200</m:t>
              </m:r>
              <m:r>
                <m:rPr>
                  <m:sty m:val="p"/>
                </m:rPr>
                <w:rPr>
                  <w:rFonts w:ascii="Cambria Math"/>
                </w:rPr>
                <m:t>,</m:t>
              </m:r>
              <m:r>
                <w:rPr>
                  <w:rFonts w:asci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/>
                      <w:lang w:val="en-US"/>
                    </w:rPr>
                    <m:t>2.10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338F7FE" w14:textId="77777777" w:rsidR="00956946" w:rsidRDefault="00956946" w:rsidP="00956946">
      <w:pPr>
        <w:pStyle w:val="FirstParagraph"/>
      </w:pPr>
    </w:p>
    <w:p w14:paraId="71B5A3B5" w14:textId="0D864605" w:rsidR="00956946" w:rsidRDefault="00A411A6" w:rsidP="00956946">
      <w:pPr>
        <w:pStyle w:val="ASUBodyText"/>
      </w:pPr>
      <w:r>
        <w:t xml:space="preserve"> </w:t>
      </w:r>
      <w:r w:rsidR="00956946"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="00956946">
        <w:t xml:space="preserve"> – довжина критичного шляху без урахування зовнішніх дуг, ум. од. часу;</w:t>
      </w:r>
    </w:p>
    <w:p w14:paraId="60563A08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400</m:t>
        </m:r>
      </m:oMath>
      <w:r>
        <w:t xml:space="preserve"> – затримка </w:t>
      </w:r>
      <w:r>
        <w:rPr>
          <w:rStyle w:val="VerbatimChar"/>
        </w:rPr>
        <w:t>latency</w:t>
      </w:r>
      <w:r>
        <w:t xml:space="preserve"> 4-точкового ДПФ-вузла, ум. од.;</w:t>
      </w:r>
    </w:p>
    <w:p w14:paraId="66FD38AB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600</m:t>
        </m:r>
      </m:oMath>
      <w:r>
        <w:t xml:space="preserve"> – затримка доставки </w:t>
      </w:r>
      <w:r>
        <w:rPr>
          <w:rStyle w:val="VerbatimChar"/>
        </w:rPr>
        <w:t>delay</w:t>
      </w:r>
      <w:r>
        <w:t xml:space="preserve"> внутрішньої дуги, ум. од.;</w:t>
      </w:r>
    </w:p>
    <w:p w14:paraId="1B73EA50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200</m:t>
        </m:r>
      </m:oMath>
      <w:r>
        <w:t xml:space="preserve"> – затримка </w:t>
      </w:r>
      <w:r>
        <w:rPr>
          <w:rStyle w:val="VerbatimChar"/>
        </w:rPr>
        <w:t>latency</w:t>
      </w:r>
      <w:r>
        <w:t xml:space="preserve"> вузла </w:t>
      </w:r>
      <w:r>
        <w:rPr>
          <w:rStyle w:val="VerbatimChar"/>
        </w:rPr>
        <w:t>twiddle</w:t>
      </w:r>
      <w:r>
        <w:t>, ум. од.</w:t>
      </w:r>
    </w:p>
    <w:p w14:paraId="6B7766DD" w14:textId="48F0D202" w:rsidR="008D43BA" w:rsidRPr="00330D76" w:rsidRDefault="008D43BA" w:rsidP="00105C7F">
      <w:pPr>
        <w:pStyle w:val="ASUBodyText"/>
        <w:rPr>
          <w:color w:val="FF0000"/>
          <w:rPrChange w:id="979" w:author="Учетная запись Майкрософт" w:date="2026-05-24T17:35:00Z">
            <w:rPr/>
          </w:rPrChange>
        </w:rPr>
      </w:pPr>
    </w:p>
    <w:p w14:paraId="5EB212A3" w14:textId="294F01B8" w:rsidR="008D43BA" w:rsidRDefault="008D43BA" w:rsidP="001D28F3">
      <w:pPr>
        <w:pStyle w:val="ASUBodyText"/>
        <w:rPr>
          <w:lang w:val="en-US"/>
        </w:rPr>
      </w:pPr>
      <w:r w:rsidRPr="00105C7F">
        <w:t>Послідовний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(при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активному</w:t>
      </w:r>
      <w:r w:rsidR="001D28F3">
        <w:t xml:space="preserve"> </w:t>
      </w:r>
      <w:proofErr w:type="spellStart"/>
      <w:r w:rsidRPr="00105C7F">
        <w:t>вузлі</w:t>
      </w:r>
      <w:proofErr w:type="spellEnd"/>
      <w:r w:rsidRPr="00105C7F">
        <w:t>)</w:t>
      </w:r>
      <w:r w:rsidR="00956946">
        <w:rPr>
          <w:lang w:val="en-US"/>
        </w:rPr>
        <w:t xml:space="preserve"> </w:t>
      </w:r>
      <w:r w:rsidR="00956946">
        <w:t>визначається сумарною затримкою всіх обчислювальних вузлів (2.11)</w:t>
      </w:r>
      <w:r w:rsidRPr="00105C7F">
        <w:t>:</w:t>
      </w:r>
    </w:p>
    <w:p w14:paraId="68CB5641" w14:textId="77777777" w:rsidR="00956946" w:rsidRPr="00956946" w:rsidRDefault="00956946" w:rsidP="001D28F3">
      <w:pPr>
        <w:pStyle w:val="ASUBodyText"/>
        <w:rPr>
          <w:lang w:val="en-US"/>
        </w:rPr>
      </w:pPr>
    </w:p>
    <w:p w14:paraId="7081D5D9" w14:textId="088B9077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=8⋅400+16⋅200=6400,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C10E77B" w14:textId="77777777" w:rsidR="00956946" w:rsidRDefault="00956946" w:rsidP="00956946">
      <w:pPr>
        <w:pStyle w:val="ASUBodyText"/>
        <w:rPr>
          <w:lang w:val="en-US"/>
        </w:rPr>
      </w:pPr>
    </w:p>
    <w:p w14:paraId="504151C8" w14:textId="384E39EC" w:rsidR="00956946" w:rsidRDefault="00956946" w:rsidP="0095694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>
        <w:t xml:space="preserve"> – сумарний час послідовного виконання, ум. од.;</w:t>
      </w:r>
    </w:p>
    <w:p w14:paraId="74EB41E4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8</m:t>
        </m:r>
      </m:oMath>
      <w:r>
        <w:t xml:space="preserve"> – кількість вузлів 4-точкового ДПФ (4 рядкових і 4 стовпцевих);</w:t>
      </w:r>
    </w:p>
    <w:p w14:paraId="523F19D4" w14:textId="1F8D1DDF" w:rsidR="00956946" w:rsidRPr="00956946" w:rsidRDefault="00956946" w:rsidP="00956946">
      <w:pPr>
        <w:pStyle w:val="ASUBodyText"/>
        <w:rPr>
          <w:lang w:val="en-US"/>
        </w:rPr>
      </w:pPr>
      <m:oMath>
        <m:r>
          <w:rPr>
            <w:rFonts w:ascii="Cambria Math" w:hAnsi="Cambria Math"/>
          </w:rPr>
          <m:t>16</m:t>
        </m:r>
      </m:oMath>
      <w:r>
        <w:t xml:space="preserve"> – кількість вузлів </w:t>
      </w:r>
      <w:r>
        <w:rPr>
          <w:rStyle w:val="VerbatimChar"/>
        </w:rPr>
        <w:t>twiddle</w:t>
      </w:r>
      <w:r>
        <w:t>.</w:t>
      </w:r>
    </w:p>
    <w:p w14:paraId="3FF5CF7B" w14:textId="62E8D23A" w:rsidR="008D43BA" w:rsidRDefault="00956946" w:rsidP="001D28F3">
      <w:pPr>
        <w:pStyle w:val="ASUBodyText"/>
        <w:rPr>
          <w:lang w:val="en-US"/>
        </w:rPr>
      </w:pPr>
      <w:r>
        <w:t>Коефіцієнт паралелізму визначається відношенням послідовного часу виконання до критичного шляху (2.12)</w:t>
      </w:r>
      <w:r w:rsidR="008D43BA" w:rsidRPr="00105C7F">
        <w:t>:</w:t>
      </w:r>
    </w:p>
    <w:p w14:paraId="6C3864AE" w14:textId="77777777" w:rsidR="00956946" w:rsidRPr="00956946" w:rsidRDefault="00956946" w:rsidP="001D28F3">
      <w:pPr>
        <w:pStyle w:val="ASUBodyText"/>
        <w:rPr>
          <w:lang w:val="en-US"/>
        </w:rPr>
      </w:pPr>
    </w:p>
    <w:p w14:paraId="54258004" w14:textId="1378CB1A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kr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≈2,9,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F5FF85" w14:textId="77777777" w:rsidR="00956946" w:rsidRDefault="00956946" w:rsidP="00956946">
      <w:pPr>
        <w:pStyle w:val="FirstParagraph"/>
      </w:pPr>
    </w:p>
    <w:p w14:paraId="0821C610" w14:textId="304FDDA0" w:rsidR="00956946" w:rsidRDefault="00956946" w:rsidP="0095694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– коефіцієнт паралелізму;</w:t>
      </w:r>
    </w:p>
    <w:p w14:paraId="12B80CD6" w14:textId="77777777" w:rsidR="00956946" w:rsidRDefault="00000000" w:rsidP="0095694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</m:oMath>
      <w:r w:rsidR="00956946">
        <w:t xml:space="preserve"> – послідовний час виконання згідно з (2.11);</w:t>
      </w:r>
    </w:p>
    <w:p w14:paraId="39D129FC" w14:textId="77777777" w:rsidR="00956946" w:rsidRDefault="00000000" w:rsidP="0095694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="00956946">
        <w:t xml:space="preserve"> – довжина критичного шляху згідно з (2.10),</w:t>
      </w:r>
    </w:p>
    <w:p w14:paraId="3DAD0D98" w14:textId="105FC440" w:rsidR="008D43BA" w:rsidRDefault="008D43BA" w:rsidP="00956946">
      <w:pPr>
        <w:pStyle w:val="ASUBodyText"/>
      </w:pPr>
      <w:r w:rsidRPr="00105C7F">
        <w:t>тобто</w:t>
      </w:r>
      <w:r w:rsidR="001D28F3">
        <w:t xml:space="preserve"> </w:t>
      </w:r>
      <w:r w:rsidRPr="00105C7F">
        <w:t>паралельне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майже</w:t>
      </w:r>
      <w:r w:rsidR="001D28F3">
        <w:t xml:space="preserve"> </w:t>
      </w:r>
      <w:r w:rsidRPr="00105C7F">
        <w:t>трикратне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послідовним</w:t>
      </w:r>
      <w:r w:rsidR="001D28F3">
        <w:t xml:space="preserve"> </w:t>
      </w:r>
      <w:r w:rsidRPr="00105C7F">
        <w:t>обчисленням</w:t>
      </w:r>
      <w:r w:rsidR="00AF7A0B">
        <w:rPr>
          <w:lang w:val="en-US"/>
        </w:rPr>
        <w:t xml:space="preserve"> [29]</w:t>
      </w:r>
      <w:r w:rsidRPr="00105C7F">
        <w:t>.</w:t>
      </w:r>
      <w:r w:rsidR="001D28F3">
        <w:t xml:space="preserve"> </w:t>
      </w:r>
      <w:r w:rsidRPr="00105C7F">
        <w:t>Наведена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враховує</w:t>
      </w:r>
      <w:r w:rsidR="001D28F3">
        <w:t xml:space="preserve"> </w:t>
      </w:r>
      <w:r w:rsidRPr="00105C7F">
        <w:t>затримки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lastRenderedPageBreak/>
        <w:t>внутрішніх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включає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вхідною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source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105C7F">
        <w:rPr>
          <w:rStyle w:val="VerbatimChar"/>
          <w:rFonts w:ascii="Times New Roman" w:hAnsi="Times New Roman" w:cs="Times New Roman"/>
        </w:rPr>
        <w:t>dft4</w:t>
      </w:r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dft4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)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відповідний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4.4.</w:t>
      </w:r>
    </w:p>
    <w:p w14:paraId="20BE2163" w14:textId="14D98A91" w:rsidR="008D43BA" w:rsidRPr="00105C7F" w:rsidRDefault="008D43BA" w:rsidP="001D28F3">
      <w:pPr>
        <w:pStyle w:val="ASUSectionHead"/>
      </w:pPr>
      <w:bookmarkStart w:id="980" w:name="X1a8106e9c6b1210e5d64318a8773dae790c589d"/>
      <w:bookmarkStart w:id="981" w:name="_Toc230636415"/>
      <w:bookmarkEnd w:id="980"/>
      <w:r w:rsidRPr="00105C7F">
        <w:t>2.4.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даних</w:t>
      </w:r>
      <w:bookmarkEnd w:id="981"/>
    </w:p>
    <w:p w14:paraId="39138B3D" w14:textId="3E418D89" w:rsidR="008D43BA" w:rsidRPr="00105C7F" w:rsidRDefault="008D43BA" w:rsidP="00105C7F">
      <w:pPr>
        <w:pStyle w:val="ASUBodyText"/>
      </w:pPr>
      <w:r w:rsidRPr="00105C7F">
        <w:t>Інформаційне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визначається</w:t>
      </w:r>
      <w:r w:rsidR="001D28F3">
        <w:t xml:space="preserve"> </w:t>
      </w:r>
      <w:r w:rsidRPr="00105C7F">
        <w:t>набором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DFG.</w:t>
      </w:r>
    </w:p>
    <w:p w14:paraId="3DD16672" w14:textId="1A561409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структурою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{ 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105C7F">
        <w:t>}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{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105C7F">
        <w:t>}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дійсна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уявна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числа</w:t>
      </w:r>
      <w:r w:rsidR="001D28F3"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re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⋅</m:t>
        </m:r>
        <m:r>
          <m:rPr>
            <m:nor/>
          </m:rPr>
          <m:t>im</m:t>
        </m:r>
      </m:oMath>
      <w:r w:rsidRPr="00105C7F">
        <w:t>,</w:t>
      </w:r>
      <w:r w:rsidR="001D28F3">
        <w:t xml:space="preserve"> </w:t>
      </w:r>
      <w:r w:rsidRPr="00105C7F">
        <w:t>збережені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подвійній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r w:rsidRPr="00105C7F">
        <w:t>(64</w:t>
      </w:r>
      <w:r w:rsidR="001D28F3">
        <w:t xml:space="preserve"> </w:t>
      </w:r>
      <w:r w:rsidRPr="00105C7F">
        <w:t>біти,</w:t>
      </w:r>
      <w:r w:rsidR="001D28F3">
        <w:t xml:space="preserve"> </w:t>
      </w:r>
      <w:r w:rsidRPr="00105C7F">
        <w:t>машинна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2.22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).</w:t>
      </w:r>
    </w:p>
    <w:p w14:paraId="2554019A" w14:textId="5AEEC4E4" w:rsidR="008D43BA" w:rsidRPr="00105C7F" w:rsidRDefault="008D43BA" w:rsidP="001D28F3">
      <w:pPr>
        <w:pStyle w:val="ASUBodyText"/>
      </w:pP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</w:t>
      </w:r>
      <w:r w:rsidR="001D28F3">
        <w:t xml:space="preserve"> </w:t>
      </w:r>
      <w:r w:rsidRPr="00105C7F">
        <w:t>відповідником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переміщується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дугам</w:t>
      </w:r>
      <w:r w:rsidR="001D28F3">
        <w:t xml:space="preserve"> </w:t>
      </w:r>
      <w:r w:rsidRPr="00105C7F">
        <w:t>графа.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2.5.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D28F3">
        <w:rPr>
          <w:rFonts w:eastAsiaTheme="minorEastAsia"/>
        </w:rPr>
        <w:t>t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визначає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момент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готовності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токена: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він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стає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доступним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вузлу</w:t>
      </w:r>
      <w:r w:rsidR="001D28F3">
        <w:rPr>
          <w:rFonts w:eastAsiaTheme="minorEastAsia"/>
        </w:rPr>
        <w:t>-</w:t>
      </w:r>
      <w:r w:rsidRPr="001D28F3">
        <w:rPr>
          <w:rFonts w:eastAsiaTheme="minorEastAsia"/>
        </w:rPr>
        <w:t>приймачу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в</w:t>
      </w:r>
      <w:r w:rsidR="001D28F3">
        <w:rPr>
          <w:rFonts w:eastAsiaTheme="minorEastAsia"/>
        </w:rPr>
        <w:t xml:space="preserve"> </w:t>
      </w:r>
      <w:r w:rsidRPr="001D28F3">
        <w:rPr>
          <w:rFonts w:eastAsiaTheme="minorEastAsia"/>
        </w:rPr>
        <w:t>момент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edge.delay</m:t>
        </m:r>
      </m:oMath>
      <w:r w:rsidRPr="00105C7F">
        <w:t>.</w:t>
      </w:r>
      <w:r w:rsidR="001D28F3">
        <w:t xml:space="preserve"> </w:t>
      </w:r>
      <w:r w:rsidRPr="00105C7F">
        <w:t>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незмінним</w:t>
      </w:r>
      <w:r w:rsidR="001D28F3">
        <w:t xml:space="preserve"> </w:t>
      </w:r>
      <w:r w:rsidRPr="00105C7F">
        <w:t>упродовж</w:t>
      </w:r>
      <w:r w:rsidR="001D28F3">
        <w:t xml:space="preserve"> </w:t>
      </w:r>
      <w:r w:rsidRPr="00105C7F">
        <w:t>усього</w:t>
      </w:r>
      <w:r w:rsidR="001D28F3">
        <w:t xml:space="preserve"> </w:t>
      </w:r>
      <w:r w:rsidRPr="00105C7F">
        <w:t>маршруту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вимірювання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затримки.</w:t>
      </w:r>
    </w:p>
    <w:p w14:paraId="22CE30C9" w14:textId="1FB9B1B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2.5</w:t>
      </w:r>
    </w:p>
    <w:p w14:paraId="5B325F91" w14:textId="1F80F949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Token"/>
      </w:tblPr>
      <w:tblGrid>
        <w:gridCol w:w="877"/>
        <w:gridCol w:w="999"/>
        <w:gridCol w:w="3798"/>
      </w:tblGrid>
      <w:tr w:rsidR="008D43BA" w:rsidRPr="00105C7F" w14:paraId="1CB507DB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0083047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30F294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D6E8FD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67316742" w14:textId="77777777" w:rsidTr="008A1690">
        <w:trPr>
          <w:trHeight w:val="454"/>
          <w:jc w:val="center"/>
        </w:trPr>
        <w:tc>
          <w:tcPr>
            <w:tcW w:w="0" w:type="auto"/>
          </w:tcPr>
          <w:p w14:paraId="67FB1D2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279A045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5AA42BCE" w14:textId="15708DD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Унікальний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</w:p>
        </w:tc>
      </w:tr>
      <w:tr w:rsidR="008D43BA" w:rsidRPr="00105C7F" w14:paraId="20B55A8F" w14:textId="77777777" w:rsidTr="008A1690">
        <w:trPr>
          <w:trHeight w:val="454"/>
          <w:jc w:val="center"/>
        </w:trPr>
        <w:tc>
          <w:tcPr>
            <w:tcW w:w="0" w:type="auto"/>
          </w:tcPr>
          <w:p w14:paraId="6D533E9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value</w:t>
            </w:r>
          </w:p>
        </w:tc>
        <w:tc>
          <w:tcPr>
            <w:tcW w:w="0" w:type="auto"/>
          </w:tcPr>
          <w:p w14:paraId="2D9625F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Complex</w:t>
            </w:r>
          </w:p>
        </w:tc>
        <w:tc>
          <w:tcPr>
            <w:tcW w:w="0" w:type="auto"/>
          </w:tcPr>
          <w:p w14:paraId="743B443A" w14:textId="74AEEA1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Комплексне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значення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</w:p>
        </w:tc>
      </w:tr>
      <w:tr w:rsidR="008D43BA" w:rsidRPr="00105C7F" w14:paraId="7812D914" w14:textId="77777777" w:rsidTr="008A1690">
        <w:trPr>
          <w:trHeight w:val="454"/>
          <w:jc w:val="center"/>
        </w:trPr>
        <w:tc>
          <w:tcPr>
            <w:tcW w:w="0" w:type="auto"/>
          </w:tcPr>
          <w:p w14:paraId="685FF29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</w:t>
            </w:r>
          </w:p>
        </w:tc>
        <w:tc>
          <w:tcPr>
            <w:tcW w:w="0" w:type="auto"/>
          </w:tcPr>
          <w:p w14:paraId="43EA98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19E818F9" w14:textId="1409456A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Логічний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</w:t>
            </w:r>
            <w:r w:rsidR="001D28F3" w:rsidRPr="00F627B1">
              <w:rPr>
                <w:rFonts w:ascii="Times New Roman" w:hAnsi="Times New Roman"/>
                <w:lang w:val="ru-RU"/>
                <w:rPrChange w:id="9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надходження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9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дугу</w:t>
            </w:r>
          </w:p>
        </w:tc>
      </w:tr>
      <w:tr w:rsidR="008D43BA" w:rsidRPr="00105C7F" w14:paraId="0F4A9241" w14:textId="77777777" w:rsidTr="008A1690">
        <w:trPr>
          <w:trHeight w:val="454"/>
          <w:jc w:val="center"/>
        </w:trPr>
        <w:tc>
          <w:tcPr>
            <w:tcW w:w="0" w:type="auto"/>
          </w:tcPr>
          <w:p w14:paraId="061EBF3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originT</w:t>
            </w:r>
            <w:proofErr w:type="spellEnd"/>
          </w:p>
        </w:tc>
        <w:tc>
          <w:tcPr>
            <w:tcW w:w="0" w:type="auto"/>
          </w:tcPr>
          <w:p w14:paraId="6499761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6E535E03" w14:textId="377BC52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народження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</w:tr>
    </w:tbl>
    <w:p w14:paraId="3AD97026" w14:textId="2F30A850" w:rsidR="008D43BA" w:rsidRPr="00105C7F" w:rsidRDefault="008D43BA" w:rsidP="00105C7F">
      <w:pPr>
        <w:pStyle w:val="ASUBodyText"/>
      </w:pP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t xml:space="preserve"> </w:t>
      </w:r>
      <w:r w:rsidRPr="00105C7F">
        <w:t>описує</w:t>
      </w:r>
      <w:r w:rsidR="001D28F3">
        <w:t xml:space="preserve"> </w:t>
      </w:r>
      <w:r w:rsidRPr="00105C7F">
        <w:t>спрямований</w:t>
      </w:r>
      <w:r w:rsidR="001D28F3">
        <w:t xml:space="preserve"> </w:t>
      </w:r>
      <w:r w:rsidRPr="00105C7F">
        <w:t>канал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портами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labelValue</w:t>
      </w:r>
      <w:proofErr w:type="spellEnd"/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2,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несуть</w:t>
      </w:r>
      <w:r w:rsidR="001D28F3">
        <w:t xml:space="preserve"> </w:t>
      </w:r>
      <w:r w:rsidRPr="00105C7F">
        <w:t>мітки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ins w:id="992" w:author="Учетная запись Майкрософт" w:date="2026-05-24T17:35:00Z">
        <w:r w:rsidR="007751E3">
          <w:t xml:space="preserve">      </w:t>
        </w:r>
        <w:r w:rsidR="007751E3" w:rsidRPr="00E56257">
          <w:rPr>
            <w:color w:val="FF0000"/>
          </w:rPr>
          <w:t>Посилання на</w:t>
        </w:r>
      </w:ins>
    </w:p>
    <w:p w14:paraId="42B045E9" w14:textId="31E33270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2.6</w:t>
      </w:r>
    </w:p>
    <w:p w14:paraId="7F76C8E4" w14:textId="73B493EB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Edge"/>
      </w:tblPr>
      <w:tblGrid>
        <w:gridCol w:w="1170"/>
        <w:gridCol w:w="1297"/>
        <w:gridCol w:w="4511"/>
      </w:tblGrid>
      <w:tr w:rsidR="008D43BA" w:rsidRPr="00105C7F" w14:paraId="1E78086C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CF120AB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7F09EE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AC9FB6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7FCCB015" w14:textId="77777777" w:rsidTr="008A1690">
        <w:trPr>
          <w:trHeight w:val="454"/>
          <w:jc w:val="center"/>
        </w:trPr>
        <w:tc>
          <w:tcPr>
            <w:tcW w:w="0" w:type="auto"/>
          </w:tcPr>
          <w:p w14:paraId="7DE7E20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</w:tcPr>
          <w:p w14:paraId="43D671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4CFB7D9" w14:textId="116CEE2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Унікальний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</w:p>
        </w:tc>
      </w:tr>
      <w:tr w:rsidR="008D43BA" w:rsidRPr="00105C7F" w14:paraId="1D39B838" w14:textId="77777777" w:rsidTr="008A1690">
        <w:trPr>
          <w:trHeight w:val="454"/>
          <w:jc w:val="center"/>
        </w:trPr>
        <w:tc>
          <w:tcPr>
            <w:tcW w:w="0" w:type="auto"/>
          </w:tcPr>
          <w:p w14:paraId="6A8C14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from</w:t>
            </w:r>
          </w:p>
        </w:tc>
        <w:tc>
          <w:tcPr>
            <w:tcW w:w="0" w:type="auto"/>
          </w:tcPr>
          <w:p w14:paraId="1B0BDFAE" w14:textId="37CA3DD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{node,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port}</w:t>
            </w:r>
          </w:p>
        </w:tc>
        <w:tc>
          <w:tcPr>
            <w:tcW w:w="0" w:type="auto"/>
          </w:tcPr>
          <w:p w14:paraId="3190DB4C" w14:textId="07AC043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порт-джерело</w:t>
            </w:r>
            <w:proofErr w:type="spellEnd"/>
          </w:p>
        </w:tc>
      </w:tr>
      <w:tr w:rsidR="008D43BA" w:rsidRPr="00105C7F" w14:paraId="5003581B" w14:textId="77777777" w:rsidTr="008A1690">
        <w:trPr>
          <w:trHeight w:val="454"/>
          <w:jc w:val="center"/>
        </w:trPr>
        <w:tc>
          <w:tcPr>
            <w:tcW w:w="0" w:type="auto"/>
          </w:tcPr>
          <w:p w14:paraId="4A5D0C5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to</w:t>
            </w:r>
          </w:p>
        </w:tc>
        <w:tc>
          <w:tcPr>
            <w:tcW w:w="0" w:type="auto"/>
          </w:tcPr>
          <w:p w14:paraId="6EB04BAF" w14:textId="2DE541B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{node,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port}</w:t>
            </w:r>
          </w:p>
        </w:tc>
        <w:tc>
          <w:tcPr>
            <w:tcW w:w="0" w:type="auto"/>
          </w:tcPr>
          <w:p w14:paraId="7C547B19" w14:textId="326C9A0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порт-приймач</w:t>
            </w:r>
            <w:proofErr w:type="spellEnd"/>
          </w:p>
        </w:tc>
      </w:tr>
      <w:tr w:rsidR="008D43BA" w:rsidRPr="00105C7F" w14:paraId="73740246" w14:textId="77777777" w:rsidTr="008A1690">
        <w:trPr>
          <w:trHeight w:val="454"/>
          <w:jc w:val="center"/>
        </w:trPr>
        <w:tc>
          <w:tcPr>
            <w:tcW w:w="0" w:type="auto"/>
          </w:tcPr>
          <w:p w14:paraId="2B57DE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</w:p>
        </w:tc>
        <w:tc>
          <w:tcPr>
            <w:tcW w:w="0" w:type="auto"/>
          </w:tcPr>
          <w:p w14:paraId="6501796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049C18E7" w14:textId="0ADFC06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доставки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(600)</w:t>
            </w:r>
          </w:p>
        </w:tc>
      </w:tr>
      <w:tr w:rsidR="008D43BA" w:rsidRPr="00105C7F" w14:paraId="618E1AFD" w14:textId="77777777" w:rsidTr="008A1690">
        <w:trPr>
          <w:trHeight w:val="454"/>
          <w:jc w:val="center"/>
        </w:trPr>
        <w:tc>
          <w:tcPr>
            <w:tcW w:w="0" w:type="auto"/>
          </w:tcPr>
          <w:p w14:paraId="448825A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label</w:t>
            </w:r>
          </w:p>
        </w:tc>
        <w:tc>
          <w:tcPr>
            <w:tcW w:w="0" w:type="auto"/>
          </w:tcPr>
          <w:p w14:paraId="361932A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string?</w:t>
            </w:r>
          </w:p>
        </w:tc>
        <w:tc>
          <w:tcPr>
            <w:tcW w:w="0" w:type="auto"/>
          </w:tcPr>
          <w:p w14:paraId="7FB86F2D" w14:textId="6A66FDB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9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9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Мітка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9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9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9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ребрі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9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ru-RU"/>
                      <w:rPrChange w:id="1001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  <w:rPrChange w:id="1002" w:author="Учетная запись Майкрософт" w:date="2026-05-24T17:35:00Z">
                            <w:rPr>
                              <w:rFonts w:ascii="Cambria Math" w:hAnsi="Cambria Math"/>
                            </w:rPr>
                          </w:rPrChange>
                        </w:rPr>
                        <m:t>1</m:t>
                      </m:r>
                    </m:sub>
                  </m:sSub>
                </m:sup>
              </m:sSubSup>
            </m:oMath>
            <w:r w:rsidRPr="00F627B1">
              <w:rPr>
                <w:rFonts w:ascii="Times New Roman" w:hAnsi="Times New Roman"/>
                <w:lang w:val="ru-RU"/>
                <w:rPrChange w:id="10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</w:tr>
      <w:tr w:rsidR="008D43BA" w:rsidRPr="00105C7F" w14:paraId="64F6AE95" w14:textId="77777777" w:rsidTr="008A1690">
        <w:trPr>
          <w:trHeight w:val="454"/>
          <w:jc w:val="center"/>
        </w:trPr>
        <w:tc>
          <w:tcPr>
            <w:tcW w:w="0" w:type="auto"/>
          </w:tcPr>
          <w:p w14:paraId="23AE4FA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labelValue</w:t>
            </w:r>
            <w:proofErr w:type="spellEnd"/>
          </w:p>
        </w:tc>
        <w:tc>
          <w:tcPr>
            <w:tcW w:w="0" w:type="auto"/>
          </w:tcPr>
          <w:p w14:paraId="71336BA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Complex?</w:t>
            </w:r>
          </w:p>
        </w:tc>
        <w:tc>
          <w:tcPr>
            <w:tcW w:w="0" w:type="auto"/>
          </w:tcPr>
          <w:p w14:paraId="5CB69ECB" w14:textId="6478914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Числове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значення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поворотного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множника</w:t>
            </w:r>
            <w:proofErr w:type="spellEnd"/>
          </w:p>
        </w:tc>
      </w:tr>
    </w:tbl>
    <w:p w14:paraId="669465FD" w14:textId="21861EF4" w:rsidR="008D43BA" w:rsidRPr="00105C7F" w:rsidRDefault="008D43BA" w:rsidP="00105C7F">
      <w:pPr>
        <w:pStyle w:val="ASUBodyText"/>
      </w:pPr>
      <w:r w:rsidRPr="00105C7F">
        <w:t>Тип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специфікацію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тип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 w:rsidRPr="00F627B1">
        <w:rPr>
          <w:rStyle w:val="VerbatimChar"/>
          <w:rFonts w:ascii="Times New Roman" w:hAnsi="Times New Roman"/>
          <w:lang w:val="uk-UA"/>
          <w:rPrChange w:id="10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0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10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0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F627B1">
        <w:rPr>
          <w:rStyle w:val="VerbatimChar"/>
          <w:rFonts w:ascii="Times New Roman" w:hAnsi="Times New Roman"/>
          <w:lang w:val="uk-UA"/>
          <w:rPrChange w:id="10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0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0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[],</w:t>
      </w:r>
      <w:r w:rsidR="001D28F3" w:rsidRPr="00F627B1">
        <w:rPr>
          <w:rStyle w:val="VerbatimChar"/>
          <w:rFonts w:ascii="Times New Roman" w:hAnsi="Times New Roman"/>
          <w:lang w:val="uk-UA"/>
          <w:rPrChange w:id="10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F627B1">
        <w:rPr>
          <w:rStyle w:val="VerbatimChar"/>
          <w:rFonts w:ascii="Times New Roman" w:hAnsi="Times New Roman"/>
          <w:lang w:val="uk-UA"/>
          <w:rPrChange w:id="10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0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F627B1">
        <w:rPr>
          <w:rStyle w:val="VerbatimChar"/>
          <w:rFonts w:ascii="Times New Roman" w:hAnsi="Times New Roman"/>
          <w:lang w:val="uk-UA"/>
          <w:rPrChange w:id="10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[]}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обчислювача.</w:t>
      </w:r>
      <w:r w:rsidR="001D28F3">
        <w:t xml:space="preserve"> </w:t>
      </w:r>
      <w:r w:rsidRPr="00105C7F">
        <w:t>Поля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2.7.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специфікацій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дуги.</w:t>
      </w:r>
      <w:r w:rsidR="001D28F3">
        <w:t xml:space="preserve"> </w:t>
      </w:r>
      <w:r w:rsidRPr="00105C7F">
        <w:t>Тип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="001D28F3">
        <w:t xml:space="preserve"> </w:t>
      </w:r>
      <w:r w:rsidRPr="00105C7F">
        <w:t>є</w:t>
      </w:r>
      <w:r w:rsidR="001D28F3">
        <w:t xml:space="preserve"> </w:t>
      </w:r>
      <w:proofErr w:type="spellStart"/>
      <w:r w:rsidRPr="00105C7F">
        <w:t>переліковим</w:t>
      </w:r>
      <w:proofErr w:type="spellEnd"/>
      <w:r w:rsidRPr="00105C7F">
        <w:t>: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0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F627B1">
        <w:rPr>
          <w:rStyle w:val="VerbatimChar"/>
          <w:rFonts w:ascii="Times New Roman" w:hAnsi="Times New Roman"/>
          <w:lang w:val="uk-UA"/>
          <w:rPrChange w:id="10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 w:rsidRPr="00F627B1">
        <w:rPr>
          <w:rStyle w:val="VerbatimChar"/>
          <w:rFonts w:ascii="Times New Roman" w:hAnsi="Times New Roman"/>
          <w:lang w:val="uk-UA"/>
          <w:rPrChange w:id="10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10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0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4’</w:t>
      </w:r>
      <w:r w:rsidR="001D28F3" w:rsidRPr="00F627B1">
        <w:rPr>
          <w:rStyle w:val="VerbatimChar"/>
          <w:rFonts w:ascii="Times New Roman" w:hAnsi="Times New Roman"/>
          <w:lang w:val="uk-UA"/>
          <w:rPrChange w:id="10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10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F627B1">
        <w:rPr>
          <w:rStyle w:val="VerbatimChar"/>
          <w:rFonts w:ascii="Times New Roman" w:hAnsi="Times New Roman"/>
          <w:lang w:val="uk-UA"/>
          <w:rPrChange w:id="10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 w:rsidRPr="00F627B1">
        <w:rPr>
          <w:rStyle w:val="VerbatimChar"/>
          <w:rFonts w:ascii="Times New Roman" w:hAnsi="Times New Roman"/>
          <w:lang w:val="uk-UA"/>
          <w:rPrChange w:id="10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10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F627B1">
        <w:rPr>
          <w:rStyle w:val="VerbatimChar"/>
          <w:rFonts w:ascii="Times New Roman" w:hAnsi="Times New Roman"/>
          <w:lang w:val="uk-UA"/>
          <w:rPrChange w:id="10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ключ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шаблоні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вибору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вузла.</w:t>
      </w:r>
    </w:p>
    <w:p w14:paraId="66198F46" w14:textId="0FCFEDA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2.7</w:t>
      </w:r>
    </w:p>
    <w:p w14:paraId="7D9A4DA3" w14:textId="660E750A" w:rsidR="008D43BA" w:rsidRPr="00105C7F" w:rsidRDefault="008D43BA" w:rsidP="00D336C0">
      <w:pPr>
        <w:pStyle w:val="ASUTableName"/>
      </w:pPr>
      <w:r w:rsidRPr="00105C7F">
        <w:t>Поля</w:t>
      </w:r>
      <w:r w:rsidR="001D28F3">
        <w:t xml:space="preserve"> </w:t>
      </w:r>
      <w:r w:rsidRPr="00105C7F">
        <w:t>типу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ля типу NodeSpec"/>
      </w:tblPr>
      <w:tblGrid>
        <w:gridCol w:w="974"/>
        <w:gridCol w:w="1109"/>
        <w:gridCol w:w="3998"/>
      </w:tblGrid>
      <w:tr w:rsidR="008D43BA" w:rsidRPr="00105C7F" w14:paraId="03BFC5E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</w:tcPr>
          <w:p w14:paraId="30E98157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</w:p>
        </w:tc>
        <w:tc>
          <w:tcPr>
            <w:tcW w:w="0" w:type="auto"/>
          </w:tcPr>
          <w:p w14:paraId="0913C385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</w:tcPr>
          <w:p w14:paraId="564081C8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24AA39B7" w14:textId="77777777" w:rsidTr="008A1690">
        <w:trPr>
          <w:trHeight w:val="454"/>
          <w:jc w:val="center"/>
        </w:trPr>
        <w:tc>
          <w:tcPr>
            <w:tcW w:w="0" w:type="auto"/>
          </w:tcPr>
          <w:p w14:paraId="6F17E62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02E4C7E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</w:tcPr>
          <w:p w14:paraId="1DD58DB6" w14:textId="2ACFF3E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</w:tr>
      <w:tr w:rsidR="008D43BA" w:rsidRPr="00105C7F" w14:paraId="52D6DF3F" w14:textId="77777777" w:rsidTr="008A1690">
        <w:trPr>
          <w:trHeight w:val="454"/>
          <w:jc w:val="center"/>
        </w:trPr>
        <w:tc>
          <w:tcPr>
            <w:tcW w:w="0" w:type="auto"/>
          </w:tcPr>
          <w:p w14:paraId="3174ED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kind</w:t>
            </w:r>
          </w:p>
        </w:tc>
        <w:tc>
          <w:tcPr>
            <w:tcW w:w="0" w:type="auto"/>
          </w:tcPr>
          <w:p w14:paraId="6DCC422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NodeKind</w:t>
            </w:r>
            <w:proofErr w:type="spellEnd"/>
          </w:p>
        </w:tc>
        <w:tc>
          <w:tcPr>
            <w:tcW w:w="0" w:type="auto"/>
          </w:tcPr>
          <w:p w14:paraId="5011B844" w14:textId="0E1C971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(source,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dft4,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sink)</w:t>
            </w:r>
          </w:p>
        </w:tc>
      </w:tr>
      <w:tr w:rsidR="008D43BA" w:rsidRPr="00105C7F" w14:paraId="32242AF2" w14:textId="77777777" w:rsidTr="008A1690">
        <w:trPr>
          <w:trHeight w:val="454"/>
          <w:jc w:val="center"/>
        </w:trPr>
        <w:tc>
          <w:tcPr>
            <w:tcW w:w="0" w:type="auto"/>
          </w:tcPr>
          <w:p w14:paraId="183F45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inPorts</w:t>
            </w:r>
            <w:proofErr w:type="spellEnd"/>
          </w:p>
        </w:tc>
        <w:tc>
          <w:tcPr>
            <w:tcW w:w="0" w:type="auto"/>
          </w:tcPr>
          <w:p w14:paraId="4E67D7D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string[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00CF7766" w14:textId="7DDB440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Список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</w:tr>
      <w:tr w:rsidR="008D43BA" w:rsidRPr="00105C7F" w14:paraId="5CE884F4" w14:textId="77777777" w:rsidTr="008A1690">
        <w:trPr>
          <w:trHeight w:val="454"/>
          <w:jc w:val="center"/>
        </w:trPr>
        <w:tc>
          <w:tcPr>
            <w:tcW w:w="0" w:type="auto"/>
          </w:tcPr>
          <w:p w14:paraId="309043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outPorts</w:t>
            </w:r>
            <w:proofErr w:type="spellEnd"/>
          </w:p>
        </w:tc>
        <w:tc>
          <w:tcPr>
            <w:tcW w:w="0" w:type="auto"/>
          </w:tcPr>
          <w:p w14:paraId="29861C8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string[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19012B58" w14:textId="3E55F4E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Список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портів</w:t>
            </w:r>
            <w:proofErr w:type="spellEnd"/>
          </w:p>
        </w:tc>
      </w:tr>
      <w:tr w:rsidR="008D43BA" w:rsidRPr="00105C7F" w14:paraId="64CBA5C2" w14:textId="77777777" w:rsidTr="008A1690">
        <w:trPr>
          <w:trHeight w:val="454"/>
          <w:jc w:val="center"/>
        </w:trPr>
        <w:tc>
          <w:tcPr>
            <w:tcW w:w="0" w:type="auto"/>
          </w:tcPr>
          <w:p w14:paraId="5F416CC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</w:tcPr>
          <w:p w14:paraId="6BF5FD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5711E6AF" w14:textId="7D41DFB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Тривалість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обчислення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(400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або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200)</w:t>
            </w:r>
          </w:p>
        </w:tc>
      </w:tr>
      <w:tr w:rsidR="008D43BA" w:rsidRPr="00105C7F" w14:paraId="2B386783" w14:textId="77777777" w:rsidTr="008A1690">
        <w:trPr>
          <w:trHeight w:val="454"/>
          <w:jc w:val="center"/>
        </w:trPr>
        <w:tc>
          <w:tcPr>
            <w:tcW w:w="0" w:type="auto"/>
          </w:tcPr>
          <w:p w14:paraId="73A2E9A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params</w:t>
            </w:r>
          </w:p>
        </w:tc>
        <w:tc>
          <w:tcPr>
            <w:tcW w:w="0" w:type="auto"/>
          </w:tcPr>
          <w:p w14:paraId="4BEB88C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object?</w:t>
            </w:r>
          </w:p>
        </w:tc>
        <w:tc>
          <w:tcPr>
            <w:tcW w:w="0" w:type="auto"/>
          </w:tcPr>
          <w:p w14:paraId="25EA5E82" w14:textId="09DE3B4C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0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0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Параметри</w:t>
            </w:r>
            <w:r w:rsidR="001D28F3" w:rsidRPr="00F627B1">
              <w:rPr>
                <w:rFonts w:ascii="Times New Roman" w:hAnsi="Times New Roman"/>
                <w:lang w:val="ru-RU"/>
                <w:rPrChange w:id="10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(для</w:t>
            </w:r>
            <w:r w:rsidR="001D28F3" w:rsidRPr="00F627B1">
              <w:rPr>
                <w:rFonts w:ascii="Times New Roman" w:hAnsi="Times New Roman"/>
                <w:lang w:val="ru-RU"/>
                <w:rPrChange w:id="10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</w:t>
            </w:r>
            <w:r w:rsidRPr="00F627B1">
              <w:rPr>
                <w:rFonts w:ascii="Times New Roman" w:hAnsi="Times New Roman"/>
                <w:lang w:val="ru-RU"/>
                <w:rPrChange w:id="10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:</w:t>
            </w:r>
            <w:r w:rsidR="001D28F3" w:rsidRPr="00F627B1">
              <w:rPr>
                <w:rFonts w:ascii="Times New Roman" w:hAnsi="Times New Roman"/>
                <w:lang w:val="ru-RU"/>
                <w:rPrChange w:id="10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03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</m:t>
              </m:r>
              <m:r>
                <w:rPr>
                  <w:rFonts w:ascii="Cambria Math" w:hAnsi="Cambria Math" w:cs="Times New Roman"/>
                </w:rPr>
                <m:t>k</m:t>
              </m:r>
            </m:oMath>
            <w:r w:rsidRPr="00F627B1">
              <w:rPr>
                <w:rFonts w:ascii="Times New Roman" w:hAnsi="Times New Roman"/>
                <w:lang w:val="ru-RU"/>
                <w:rPrChange w:id="10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</w:tr>
    </w:tbl>
    <w:p w14:paraId="2DE7CE9A" w14:textId="103DCB32" w:rsidR="008D43BA" w:rsidRDefault="008D43BA" w:rsidP="00105C7F">
      <w:pPr>
        <w:pStyle w:val="ASUBodyText"/>
        <w:rPr>
          <w:lang w:val="en-US"/>
        </w:rPr>
      </w:pPr>
      <w:r w:rsidRPr="00105C7F">
        <w:t>Алгоритм</w:t>
      </w:r>
      <w:r w:rsidR="001D28F3">
        <w:t xml:space="preserve"> </w:t>
      </w:r>
      <w:r w:rsidRPr="00105C7F">
        <w:t>оперує</w:t>
      </w:r>
      <w:r w:rsidR="001D28F3">
        <w:t xml:space="preserve"> </w:t>
      </w:r>
      <w:r w:rsidRPr="00105C7F">
        <w:t>чотирма</w:t>
      </w:r>
      <w:r w:rsidR="001D28F3">
        <w:t xml:space="preserve"> </w:t>
      </w:r>
      <w:r w:rsidRPr="00105C7F">
        <w:t>матрицями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розміром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956946">
        <w:rPr>
          <w:lang w:val="en-US"/>
        </w:rPr>
        <w:t xml:space="preserve">, </w:t>
      </w:r>
      <w:r w:rsidR="00956946">
        <w:t>зв’язок між якими описує співвідношення (2.13)</w:t>
      </w:r>
      <w:r w:rsidRPr="00105C7F">
        <w:t>:</w:t>
      </w:r>
    </w:p>
    <w:p w14:paraId="66FC8D02" w14:textId="77777777" w:rsidR="00956946" w:rsidRPr="00956946" w:rsidRDefault="00956946" w:rsidP="00105C7F">
      <w:pPr>
        <w:pStyle w:val="ASUBodyText"/>
        <w:rPr>
          <w:lang w:val="en-US"/>
        </w:rPr>
      </w:pPr>
    </w:p>
    <w:p w14:paraId="30EDC4C2" w14:textId="26D24DC3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][</m:t>
                  </m:r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4s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),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r>
                    <m:rPr>
                      <m:nor/>
                    </m:rPr>
                    <m:t>вхідні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дані,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DFT4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][⋅])[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],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r>
                    <m:rPr>
                      <m:nor/>
                    </m:rPr>
                    <m:t>після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стадії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1,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16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</m:t>
                  </m:r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],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r>
                    <m:rPr>
                      <m:nor/>
                    </m:rPr>
                    <m:t>після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стадії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2,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DFT4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[⋅][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])[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].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r>
                    <m:rPr>
                      <m:nor/>
                    </m:rPr>
                    <m:t>вихідний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спектр.</m:t>
                  </m:r>
                </m:e>
              </m:eqAr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2.13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942E9EC" w14:textId="77777777" w:rsidR="00956946" w:rsidRDefault="00956946" w:rsidP="00105C7F">
      <w:pPr>
        <w:pStyle w:val="ASUBodyText"/>
        <w:rPr>
          <w:lang w:val="en-US"/>
        </w:rPr>
      </w:pPr>
    </w:p>
    <w:p w14:paraId="00B69FFA" w14:textId="77777777" w:rsidR="00956946" w:rsidRDefault="00956946" w:rsidP="00956946">
      <w:pPr>
        <w:pStyle w:val="ASUBodyText"/>
      </w:pPr>
      <w:r>
        <w:t xml:space="preserve">де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t xml:space="preserve"> – вхідна матриця, побудована за формулою (2.3);</w:t>
      </w:r>
    </w:p>
    <w:p w14:paraId="7923E952" w14:textId="77777777" w:rsidR="00956946" w:rsidRDefault="00956946" w:rsidP="00956946">
      <w:pPr>
        <w:pStyle w:val="ASUBodyText"/>
      </w:pPr>
      <m:oMath>
        <m:r>
          <m:rPr>
            <m:sty m:val="bi"/>
          </m:rPr>
          <w:rPr>
            <w:rFonts w:ascii="Cambria Math" w:hAnsi="Cambria Math"/>
          </w:rPr>
          <m:t>G</m:t>
        </m:r>
      </m:oMath>
      <w:r>
        <w:t xml:space="preserve"> – матриця рядкових ДПФ, побудована за формулою (2.5);</w:t>
      </w:r>
    </w:p>
    <w:p w14:paraId="71BAF522" w14:textId="77777777" w:rsidR="00956946" w:rsidRDefault="00956946" w:rsidP="00956946">
      <w:pPr>
        <w:pStyle w:val="ASUBodyText"/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</w:rPr>
          <w:lastRenderedPageBreak/>
          <m:t>H</m:t>
        </m:r>
      </m:oMath>
      <w:r>
        <w:t xml:space="preserve"> – матриця після множення на поворотні множники, побудована за формулою (2.6);</w:t>
      </w:r>
    </w:p>
    <w:p w14:paraId="13654412" w14:textId="1031487F" w:rsidR="00956946" w:rsidRPr="00956946" w:rsidRDefault="00956946" w:rsidP="00956946">
      <w:pPr>
        <w:pStyle w:val="ASUBodyText"/>
        <w:rPr>
          <w:lang w:val="en-US"/>
        </w:rPr>
      </w:pPr>
      <w:proofErr w:type="gramStart"/>
      <w:r w:rsidRPr="00956946">
        <w:rPr>
          <w:lang w:val="en-US"/>
        </w:rPr>
        <w:t>X(</w:t>
      </w:r>
      <w:proofErr w:type="gramEnd"/>
      <w:r w:rsidRPr="00956946">
        <w:rPr>
          <w:rFonts w:ascii="Cambria Math" w:hAnsi="Cambria Math" w:cs="Cambria Math"/>
          <w:lang w:val="en-US"/>
        </w:rPr>
        <w:t>⋅</w:t>
      </w:r>
      <w:r w:rsidRPr="00956946">
        <w:rPr>
          <w:lang w:val="en-US"/>
        </w:rPr>
        <w:t xml:space="preserve">) – </w:t>
      </w:r>
      <w:proofErr w:type="spellStart"/>
      <w:r w:rsidRPr="00956946">
        <w:rPr>
          <w:lang w:val="en-US"/>
        </w:rPr>
        <w:t>вихідний</w:t>
      </w:r>
      <w:proofErr w:type="spellEnd"/>
      <w:r w:rsidRPr="00956946">
        <w:rPr>
          <w:lang w:val="en-US"/>
        </w:rPr>
        <w:t xml:space="preserve"> 16-точковий спектр, </w:t>
      </w:r>
      <w:proofErr w:type="spellStart"/>
      <w:r w:rsidRPr="00956946">
        <w:rPr>
          <w:lang w:val="en-US"/>
        </w:rPr>
        <w:t>обчислений</w:t>
      </w:r>
      <w:proofErr w:type="spellEnd"/>
      <w:r w:rsidRPr="00956946">
        <w:rPr>
          <w:lang w:val="en-US"/>
        </w:rPr>
        <w:t xml:space="preserve"> за </w:t>
      </w:r>
      <w:proofErr w:type="spellStart"/>
      <w:r w:rsidRPr="00956946">
        <w:rPr>
          <w:lang w:val="en-US"/>
        </w:rPr>
        <w:t>формулою</w:t>
      </w:r>
      <w:proofErr w:type="spellEnd"/>
      <w:r w:rsidRPr="00956946">
        <w:rPr>
          <w:lang w:val="en-US"/>
        </w:rPr>
        <w:t xml:space="preserve"> (2.7).</w:t>
      </w:r>
    </w:p>
    <w:p w14:paraId="3694ACD1" w14:textId="77777777" w:rsidR="00956946" w:rsidRPr="00956946" w:rsidRDefault="00956946" w:rsidP="00105C7F">
      <w:pPr>
        <w:pStyle w:val="ASUBodyText"/>
        <w:rPr>
          <w:lang w:val="en-US"/>
        </w:rPr>
      </w:pPr>
    </w:p>
    <w:p w14:paraId="2CA22603" w14:textId="38F362BE" w:rsidR="008D43BA" w:rsidRPr="00105C7F" w:rsidRDefault="008D43BA" w:rsidP="001D28F3">
      <w:pPr>
        <w:pStyle w:val="ASUBodyText"/>
      </w:pPr>
      <w:r w:rsidRPr="00105C7F">
        <w:t>Для</w:t>
      </w:r>
      <w:r w:rsidR="001D28F3">
        <w:t xml:space="preserve"> </w:t>
      </w:r>
      <w:r w:rsidRPr="00105C7F">
        <w:t>контрольної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використано</w:t>
      </w:r>
      <w:r w:rsidR="001D28F3">
        <w:t xml:space="preserve"> </w:t>
      </w:r>
      <w:r w:rsidRPr="00105C7F">
        <w:t>лінійний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Pr="00105C7F">
        <w:t>.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рядка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перших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2.8.</w:t>
      </w:r>
      <w:r w:rsidR="001D28F3">
        <w:t xml:space="preserve"> </w:t>
      </w:r>
      <w:r w:rsidRPr="00105C7F">
        <w:t>Точне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  <m:e>
            <m:r>
              <w:rPr>
                <w:rFonts w:ascii="Cambria Math" w:hAnsi="Cambria Math"/>
              </w:rPr>
              <m:t>n</m:t>
            </m:r>
          </m:e>
        </m:nary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3.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][⋅]</m:t>
        </m:r>
      </m:oMath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.</w:t>
      </w:r>
    </w:p>
    <w:p w14:paraId="63990B44" w14:textId="7412C9AD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2.8</w:t>
      </w:r>
    </w:p>
    <w:p w14:paraId="0152292B" w14:textId="0B0CD37F" w:rsidR="008D43BA" w:rsidRPr="00105C7F" w:rsidRDefault="008D43BA" w:rsidP="00D336C0">
      <w:pPr>
        <w:pStyle w:val="ASUTableName"/>
      </w:pPr>
      <w:r w:rsidRPr="00105C7F">
        <w:t>Проміжні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оміжні значення алгоритму для x(n) = n, рядок r = 0"/>
      </w:tblPr>
      <w:tblGrid>
        <w:gridCol w:w="1814"/>
        <w:gridCol w:w="1124"/>
        <w:gridCol w:w="1414"/>
        <w:gridCol w:w="1414"/>
        <w:gridCol w:w="1414"/>
      </w:tblGrid>
      <w:tr w:rsidR="008D43BA" w:rsidRPr="00105C7F" w14:paraId="5A74ECED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1149FD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Матриця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43D837" w14:textId="329D7AB2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CA6DCE" w14:textId="588D52C8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8E3432D" w14:textId="6192AC33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4F481" w14:textId="39878A3B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Індекс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3</w:t>
            </w:r>
          </w:p>
        </w:tc>
      </w:tr>
      <w:tr w:rsidR="008D43BA" w:rsidRPr="00105C7F" w14:paraId="1A5371C2" w14:textId="77777777" w:rsidTr="008A1690">
        <w:trPr>
          <w:trHeight w:val="397"/>
          <w:jc w:val="center"/>
        </w:trPr>
        <w:tc>
          <w:tcPr>
            <w:tcW w:w="0" w:type="auto"/>
          </w:tcPr>
          <w:p w14:paraId="52B227C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17ADA5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BC3A0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1AE132C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8</m:t>
                </m:r>
              </m:oMath>
            </m:oMathPara>
          </w:p>
        </w:tc>
        <w:tc>
          <w:tcPr>
            <w:tcW w:w="0" w:type="auto"/>
          </w:tcPr>
          <w:p w14:paraId="4C66AEF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</m:t>
                </m:r>
              </m:oMath>
            </m:oMathPara>
          </w:p>
        </w:tc>
      </w:tr>
      <w:tr w:rsidR="008D43BA" w:rsidRPr="00105C7F" w14:paraId="199413A9" w14:textId="77777777" w:rsidTr="008A1690">
        <w:trPr>
          <w:trHeight w:val="397"/>
          <w:jc w:val="center"/>
        </w:trPr>
        <w:tc>
          <w:tcPr>
            <w:tcW w:w="0" w:type="auto"/>
          </w:tcPr>
          <w:p w14:paraId="0E3FD72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422DA51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6C227C5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020885B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1BFED09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</w:tr>
      <w:tr w:rsidR="008D43BA" w:rsidRPr="00105C7F" w14:paraId="56EF32A9" w14:textId="77777777" w:rsidTr="008A1690">
        <w:trPr>
          <w:trHeight w:val="397"/>
          <w:jc w:val="center"/>
        </w:trPr>
        <w:tc>
          <w:tcPr>
            <w:tcW w:w="0" w:type="auto"/>
          </w:tcPr>
          <w:p w14:paraId="60C301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[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][⋅]</m:t>
                </m:r>
              </m:oMath>
            </m:oMathPara>
          </w:p>
        </w:tc>
        <w:tc>
          <w:tcPr>
            <w:tcW w:w="0" w:type="auto"/>
          </w:tcPr>
          <w:p w14:paraId="3426136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33C390F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  <w:tc>
          <w:tcPr>
            <w:tcW w:w="0" w:type="auto"/>
          </w:tcPr>
          <w:p w14:paraId="709E1EB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7D0C2B8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8j</m:t>
                </m:r>
              </m:oMath>
            </m:oMathPara>
          </w:p>
        </w:tc>
      </w:tr>
      <w:tr w:rsidR="008D43BA" w:rsidRPr="00105C7F" w14:paraId="6D408190" w14:textId="77777777" w:rsidTr="008A1690">
        <w:trPr>
          <w:trHeight w:val="397"/>
          <w:jc w:val="center"/>
        </w:trPr>
        <w:tc>
          <w:tcPr>
            <w:tcW w:w="0" w:type="auto"/>
          </w:tcPr>
          <w:p w14:paraId="31775C08" w14:textId="596CDA0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…</m:t>
              </m:r>
              <m:r>
                <w:rPr>
                  <w:rFonts w:ascii="Cambria Math" w:hAnsi="Cambria Math" w:cs="Times New Roman"/>
                </w:rPr>
                <m:t>3</m:t>
              </m:r>
            </m:oMath>
          </w:p>
        </w:tc>
        <w:tc>
          <w:tcPr>
            <w:tcW w:w="0" w:type="auto"/>
          </w:tcPr>
          <w:p w14:paraId="4B12623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0j</m:t>
                </m:r>
              </m:oMath>
            </m:oMathPara>
          </w:p>
        </w:tc>
        <w:tc>
          <w:tcPr>
            <w:tcW w:w="0" w:type="auto"/>
          </w:tcPr>
          <w:p w14:paraId="1B4DCFF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40j</m:t>
                </m:r>
              </m:oMath>
            </m:oMathPara>
          </w:p>
        </w:tc>
        <w:tc>
          <w:tcPr>
            <w:tcW w:w="0" w:type="auto"/>
          </w:tcPr>
          <w:p w14:paraId="1330DC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19j</m:t>
                </m:r>
              </m:oMath>
            </m:oMathPara>
          </w:p>
        </w:tc>
        <w:tc>
          <w:tcPr>
            <w:tcW w:w="0" w:type="auto"/>
          </w:tcPr>
          <w:p w14:paraId="5491824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12j</m:t>
                </m:r>
              </m:oMath>
            </m:oMathPara>
          </w:p>
        </w:tc>
      </w:tr>
    </w:tbl>
    <w:p w14:paraId="5EB756FD" w14:textId="7D8A37A2" w:rsidR="008D43BA" w:rsidRPr="00105C7F" w:rsidRDefault="008D43BA" w:rsidP="0017163C">
      <w:pPr>
        <w:pStyle w:val="ASUSectionHead"/>
      </w:pPr>
      <w:bookmarkStart w:id="1035" w:name="Xcd238668ad118f5c941097fa2a256159b3b67a3"/>
      <w:bookmarkStart w:id="1036" w:name="_Toc230636416"/>
      <w:bookmarkEnd w:id="1035"/>
      <w:r w:rsidRPr="00105C7F">
        <w:t>2.5.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даними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інтеграції</w:t>
      </w:r>
      <w:bookmarkEnd w:id="1036"/>
    </w:p>
    <w:p w14:paraId="3A91147B" w14:textId="63B75772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частини,</w:t>
      </w:r>
      <w:r w:rsidR="001D28F3">
        <w:t xml:space="preserve"> </w:t>
      </w:r>
      <w:r w:rsidRPr="00105C7F">
        <w:t>класичні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мережевої</w:t>
      </w:r>
      <w:r w:rsidR="001D28F3">
        <w:t xml:space="preserve"> </w:t>
      </w:r>
      <w:r w:rsidRPr="00105C7F">
        <w:t>інтеграції</w:t>
      </w:r>
      <w:r w:rsidR="001D28F3">
        <w:t xml:space="preserve"> </w:t>
      </w:r>
      <w:r w:rsidRPr="00105C7F">
        <w:t>(REST</w:t>
      </w:r>
      <w:r w:rsidR="001D28F3">
        <w:t xml:space="preserve"> </w:t>
      </w:r>
      <w:r w:rsidRPr="00105C7F">
        <w:t>API,</w:t>
      </w:r>
      <w:r w:rsidR="001D28F3">
        <w:t xml:space="preserve"> </w:t>
      </w:r>
      <w:proofErr w:type="spellStart"/>
      <w:r w:rsidRPr="00105C7F">
        <w:t>WebSocket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gRPC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застосовуються.</w:t>
      </w:r>
      <w:r w:rsidR="001D28F3">
        <w:t xml:space="preserve"> </w:t>
      </w:r>
      <w:r w:rsidRPr="00105C7F">
        <w:t>Координація</w:t>
      </w:r>
      <w:r w:rsidR="001D28F3">
        <w:t xml:space="preserve"> </w:t>
      </w:r>
      <w:r w:rsidRPr="00105C7F">
        <w:t>підсистем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i/>
          <w:iCs/>
        </w:rPr>
        <w:t>внутрішній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подійний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канал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i/>
          <w:iCs/>
        </w:rPr>
        <w:t>реактивне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сховище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стану</w:t>
      </w:r>
      <w:r w:rsidRPr="00105C7F">
        <w:t>.</w:t>
      </w:r>
    </w:p>
    <w:p w14:paraId="6ACB9417" w14:textId="70D361B5" w:rsidR="008D43BA" w:rsidRPr="00105C7F" w:rsidRDefault="008D43BA" w:rsidP="00105C7F">
      <w:pPr>
        <w:pStyle w:val="ASUBodyText"/>
      </w:pP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публікує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подій,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внутрішній</w:t>
      </w:r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2.9).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шаблон</w:t>
      </w:r>
      <w:r w:rsidR="001D28F3">
        <w:t xml:space="preserve"> </w:t>
      </w:r>
      <w:r w:rsidRPr="00105C7F">
        <w:t>Publisher/</w:t>
      </w:r>
      <w:proofErr w:type="spellStart"/>
      <w:r w:rsidRPr="00105C7F">
        <w:t>Subscriber</w:t>
      </w:r>
      <w:proofErr w:type="spellEnd"/>
      <w:r w:rsidRPr="00105C7F">
        <w:t>:</w:t>
      </w:r>
      <w:r w:rsidR="001D28F3">
        <w:t xml:space="preserve"> </w:t>
      </w:r>
      <w:r w:rsidRPr="00105C7F">
        <w:t>видавець</w:t>
      </w:r>
      <w:r w:rsidR="001D28F3">
        <w:t xml:space="preserve"> </w:t>
      </w:r>
      <w:r w:rsidRPr="00105C7F">
        <w:t>(ядро)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прямих</w:t>
      </w:r>
      <w:r w:rsidR="001D28F3">
        <w:t xml:space="preserve"> </w:t>
      </w:r>
      <w:r w:rsidRPr="00105C7F">
        <w:t>посилань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підписників,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список</w:t>
      </w:r>
      <w:r w:rsidR="001D28F3">
        <w:t xml:space="preserve"> </w:t>
      </w:r>
      <w:r w:rsidRPr="00105C7F">
        <w:t>зареєстрованих</w:t>
      </w:r>
      <w:r w:rsidR="001D28F3">
        <w:t xml:space="preserve"> </w:t>
      </w:r>
      <w:r w:rsidRPr="00105C7F">
        <w:t>обробників.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ізоляцію</w:t>
      </w:r>
      <w:r w:rsidR="001D28F3">
        <w:t xml:space="preserve"> </w:t>
      </w:r>
      <w:r w:rsidRPr="00105C7F">
        <w:t>бізнес-логіки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додавати</w:t>
      </w:r>
      <w:r w:rsidR="001D28F3">
        <w:t xml:space="preserve"> </w:t>
      </w:r>
      <w:r w:rsidRPr="00105C7F">
        <w:t>нові</w:t>
      </w:r>
      <w:r w:rsidR="001D28F3">
        <w:t xml:space="preserve"> </w:t>
      </w:r>
      <w:r w:rsidRPr="00105C7F">
        <w:t>підписники</w:t>
      </w:r>
      <w:r w:rsidR="001D28F3">
        <w:t xml:space="preserve"> </w:t>
      </w:r>
      <w:r w:rsidRPr="00105C7F">
        <w:t>(наприклад,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proofErr w:type="spellStart"/>
      <w:r w:rsidRPr="00105C7F">
        <w:t>event</w:t>
      </w:r>
      <w:proofErr w:type="spellEnd"/>
      <w:r w:rsidR="001D28F3">
        <w:t xml:space="preserve"> </w:t>
      </w:r>
      <w:proofErr w:type="spellStart"/>
      <w:r w:rsidRPr="00105C7F">
        <w:t>log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файл)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модифікації</w:t>
      </w:r>
      <w:r w:rsidR="001D28F3">
        <w:t xml:space="preserve"> </w:t>
      </w:r>
      <w:r w:rsidRPr="00105C7F">
        <w:t>ядра.</w:t>
      </w:r>
    </w:p>
    <w:p w14:paraId="1EFD154B" w14:textId="70605B4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2.9</w:t>
      </w:r>
    </w:p>
    <w:p w14:paraId="6E26971D" w14:textId="142755B0" w:rsidR="008D43BA" w:rsidRPr="00105C7F" w:rsidRDefault="008D43BA" w:rsidP="00D336C0">
      <w:pPr>
        <w:pStyle w:val="ASUTableName"/>
      </w:pPr>
      <w:r w:rsidRPr="00105C7F">
        <w:t>Події</w:t>
      </w:r>
      <w:r w:rsidR="001D28F3">
        <w:t xml:space="preserve"> </w:t>
      </w:r>
      <w:r w:rsidRPr="00105C7F">
        <w:t>шини</w:t>
      </w:r>
      <w:r w:rsidR="001D28F3">
        <w:t xml:space="preserve"> </w:t>
      </w:r>
      <w:r w:rsidRPr="00105C7F">
        <w:t>симуляції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дії шини симуляції"/>
      </w:tblPr>
      <w:tblGrid>
        <w:gridCol w:w="1048"/>
        <w:gridCol w:w="2560"/>
        <w:gridCol w:w="5736"/>
      </w:tblGrid>
      <w:tr w:rsidR="008D43BA" w:rsidRPr="00105C7F" w14:paraId="1FDBA387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22E2AF2" w14:textId="77777777" w:rsidR="008D43BA" w:rsidRPr="008A1690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r w:rsidRPr="008A1690">
              <w:rPr>
                <w:rFonts w:ascii="Times New Roman" w:hAnsi="Times New Roman" w:cs="Times New Roman"/>
                <w:b/>
                <w:bCs/>
              </w:rPr>
              <w:lastRenderedPageBreak/>
              <w:t>Подія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324D2D" w14:textId="4D16E123" w:rsidR="008D43BA" w:rsidRPr="008A1690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Умова</w:t>
            </w:r>
            <w:proofErr w:type="spellEnd"/>
            <w:r w:rsidR="001D28F3" w:rsidRPr="008A16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виникнення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C760DB" w14:textId="77777777" w:rsidR="008D43BA" w:rsidRPr="008A1690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A1690">
              <w:rPr>
                <w:rFonts w:ascii="Times New Roman" w:hAnsi="Times New Roman" w:cs="Times New Roman"/>
                <w:b/>
                <w:bCs/>
              </w:rPr>
              <w:t>Підписники</w:t>
            </w:r>
            <w:proofErr w:type="spellEnd"/>
          </w:p>
        </w:tc>
      </w:tr>
      <w:tr w:rsidR="008D43BA" w:rsidRPr="00105C7F" w14:paraId="01025BFF" w14:textId="77777777" w:rsidTr="008A1690">
        <w:trPr>
          <w:trHeight w:val="454"/>
          <w:jc w:val="center"/>
        </w:trPr>
        <w:tc>
          <w:tcPr>
            <w:tcW w:w="0" w:type="auto"/>
          </w:tcPr>
          <w:p w14:paraId="481D302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onToken</w:t>
            </w:r>
            <w:proofErr w:type="spellEnd"/>
          </w:p>
        </w:tc>
        <w:tc>
          <w:tcPr>
            <w:tcW w:w="0" w:type="auto"/>
          </w:tcPr>
          <w:p w14:paraId="22CD5EA0" w14:textId="3173AF6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0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0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Токен</w:t>
            </w:r>
            <w:r w:rsidR="001D28F3" w:rsidRPr="00F627B1">
              <w:rPr>
                <w:rFonts w:ascii="Times New Roman" w:hAnsi="Times New Roman"/>
                <w:lang w:val="ru-RU"/>
                <w:rPrChange w:id="10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надійшов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10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дугу</w:t>
            </w:r>
            <w:r w:rsidR="001D28F3" w:rsidRPr="00F627B1">
              <w:rPr>
                <w:rFonts w:ascii="Times New Roman" w:hAnsi="Times New Roman"/>
                <w:lang w:val="ru-RU"/>
                <w:rPrChange w:id="10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04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∈</m:t>
              </m:r>
              <m:r>
                <w:rPr>
                  <w:rFonts w:ascii="Cambria Math" w:hAnsi="Cambria Math" w:cs="Times New Roman"/>
                </w:rPr>
                <m:t>E</m:t>
              </m:r>
            </m:oMath>
          </w:p>
        </w:tc>
        <w:tc>
          <w:tcPr>
            <w:tcW w:w="0" w:type="auto"/>
          </w:tcPr>
          <w:p w14:paraId="3BB3EFC6" w14:textId="73BCDF6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черг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Metrics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(queue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size)</w:t>
            </w:r>
          </w:p>
        </w:tc>
      </w:tr>
      <w:tr w:rsidR="008D43BA" w:rsidRPr="00105C7F" w14:paraId="76D2039B" w14:textId="77777777" w:rsidTr="008A1690">
        <w:trPr>
          <w:trHeight w:val="454"/>
          <w:jc w:val="center"/>
        </w:trPr>
        <w:tc>
          <w:tcPr>
            <w:tcW w:w="0" w:type="auto"/>
          </w:tcPr>
          <w:p w14:paraId="528FE9A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</w:p>
        </w:tc>
        <w:tc>
          <w:tcPr>
            <w:tcW w:w="0" w:type="auto"/>
          </w:tcPr>
          <w:p w14:paraId="760479D9" w14:textId="689FA96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Активовано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вузол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r>
                <w:rPr>
                  <w:rFonts w:ascii="Cambria Math" w:hAnsi="Cambria Math" w:cs="Times New Roman"/>
                </w:rPr>
                <m:t>V</m:t>
              </m:r>
            </m:oMath>
          </w:p>
        </w:tc>
        <w:tc>
          <w:tcPr>
            <w:tcW w:w="0" w:type="auto"/>
          </w:tcPr>
          <w:p w14:paraId="24C363A2" w14:textId="5DDA67C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експоненційне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затухання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92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див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підрозд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2.6)</w:t>
            </w:r>
          </w:p>
        </w:tc>
      </w:tr>
      <w:tr w:rsidR="008D43BA" w:rsidRPr="00105C7F" w14:paraId="7C301A09" w14:textId="77777777" w:rsidTr="008A1690">
        <w:trPr>
          <w:trHeight w:val="454"/>
          <w:jc w:val="center"/>
        </w:trPr>
        <w:tc>
          <w:tcPr>
            <w:tcW w:w="0" w:type="auto"/>
          </w:tcPr>
          <w:p w14:paraId="71E155A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onOutput</w:t>
            </w:r>
            <w:proofErr w:type="spellEnd"/>
          </w:p>
        </w:tc>
        <w:tc>
          <w:tcPr>
            <w:tcW w:w="0" w:type="auto"/>
          </w:tcPr>
          <w:p w14:paraId="6C9EF94C" w14:textId="2041FE9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надійшов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9CEC389" w14:textId="6A7F69B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SpectrumView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Metrics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(throughput,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latency)</w:t>
            </w:r>
          </w:p>
        </w:tc>
      </w:tr>
    </w:tbl>
    <w:p w14:paraId="78B5C7BF" w14:textId="77777777" w:rsidR="007751E3" w:rsidRDefault="007751E3" w:rsidP="00105C7F">
      <w:pPr>
        <w:pStyle w:val="ASUBodyText"/>
        <w:rPr>
          <w:ins w:id="1047" w:author="Учетная запись Майкрософт" w:date="2026-05-24T17:35:00Z"/>
        </w:rPr>
      </w:pPr>
    </w:p>
    <w:p w14:paraId="5C63BF1B" w14:textId="27641193" w:rsidR="008D43BA" w:rsidRPr="00105C7F" w:rsidRDefault="008D43BA" w:rsidP="00105C7F">
      <w:pPr>
        <w:pStyle w:val="ASUBodyText"/>
      </w:pPr>
      <w:r w:rsidRPr="00105C7F">
        <w:t>Стан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централізований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сховищі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групи</w:t>
      </w:r>
      <w:r w:rsidR="001D28F3">
        <w:t xml:space="preserve"> </w:t>
      </w:r>
      <w:r w:rsidRPr="00105C7F">
        <w:t>полів:</w:t>
      </w:r>
    </w:p>
    <w:p w14:paraId="79A7681D" w14:textId="36A767F6" w:rsidR="008D43BA" w:rsidRPr="00105C7F" w:rsidRDefault="008D43BA" w:rsidP="001D28F3">
      <w:pPr>
        <w:pStyle w:val="ASUBulletList"/>
      </w:pPr>
      <w:r w:rsidRPr="00105C7F">
        <w:rPr>
          <w:iCs/>
        </w:rPr>
        <w:t>Стан</w:t>
      </w:r>
      <w:r w:rsidR="001D28F3">
        <w:rPr>
          <w:iCs/>
        </w:rPr>
        <w:t xml:space="preserve"> </w:t>
      </w:r>
      <w:r w:rsidRPr="00105C7F">
        <w:rPr>
          <w:iCs/>
        </w:rPr>
        <w:t>графа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queues: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Token[]&gt;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nodeBusy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  <w:lang w:val="uk-UA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</w:t>
      </w:r>
      <w:r w:rsidRPr="00105C7F">
        <w:t>;</w:t>
      </w:r>
    </w:p>
    <w:p w14:paraId="265223A9" w14:textId="1319479C" w:rsidR="008D43BA" w:rsidRPr="00105C7F" w:rsidRDefault="008D43BA" w:rsidP="001D28F3">
      <w:pPr>
        <w:pStyle w:val="ASUBulletList"/>
      </w:pPr>
      <w:r w:rsidRPr="00105C7F">
        <w:rPr>
          <w:iCs/>
        </w:rPr>
        <w:t>Стан</w:t>
      </w:r>
      <w:r w:rsidR="001D28F3">
        <w:rPr>
          <w:iCs/>
        </w:rPr>
        <w:t xml:space="preserve"> </w:t>
      </w:r>
      <w:r w:rsidRPr="00105C7F">
        <w:rPr>
          <w:iCs/>
        </w:rPr>
        <w:t>виконання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status: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’IDLE’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’RUNNING’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’PAUSED’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’DONE’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;</w:t>
      </w:r>
    </w:p>
    <w:p w14:paraId="382EDF70" w14:textId="0E8ABF78" w:rsidR="008D43BA" w:rsidRPr="00105C7F" w:rsidRDefault="008D43BA" w:rsidP="001D28F3">
      <w:pPr>
        <w:pStyle w:val="ASUBulletList"/>
      </w:pPr>
      <w:r w:rsidRPr="00105C7F">
        <w:rPr>
          <w:iCs/>
        </w:rPr>
        <w:t>Метрики</w:t>
      </w:r>
      <w:r w:rsidRPr="00105C7F">
        <w:t>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throughputEMA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queueSizeEMA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activity: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</w:t>
      </w:r>
      <w:r w:rsidRPr="00105C7F">
        <w:t>;</w:t>
      </w:r>
    </w:p>
    <w:p w14:paraId="793EABBE" w14:textId="096B1687" w:rsidR="008D43BA" w:rsidRPr="00105C7F" w:rsidRDefault="008D43BA" w:rsidP="001D28F3">
      <w:pPr>
        <w:pStyle w:val="ASUBulletList"/>
      </w:pPr>
      <w:r w:rsidRPr="00105C7F">
        <w:rPr>
          <w:iCs/>
        </w:rPr>
        <w:t>Результат</w:t>
      </w:r>
      <w:r w:rsidRPr="00105C7F">
        <w:t>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spectrum: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Complex[16]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eventLog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Event[]</w:t>
      </w:r>
      <w:r w:rsidRPr="00105C7F">
        <w:t>.</w:t>
      </w:r>
    </w:p>
    <w:p w14:paraId="744F92FA" w14:textId="1898880C" w:rsidR="008D43BA" w:rsidRPr="00105C7F" w:rsidRDefault="008D43BA" w:rsidP="00D2071F">
      <w:pPr>
        <w:pStyle w:val="ASUBodyText"/>
      </w:pPr>
      <w:r w:rsidRPr="00105C7F">
        <w:t>UI-компоненти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допомогою</w:t>
      </w:r>
      <w:r w:rsidR="001D28F3">
        <w:t xml:space="preserve"> </w:t>
      </w:r>
      <w:r w:rsidRPr="00105C7F">
        <w:t>селекторів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перемальовується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підписаних</w:t>
      </w:r>
      <w:r w:rsidR="001D28F3">
        <w:t xml:space="preserve"> </w:t>
      </w:r>
      <w:r w:rsidRPr="00105C7F">
        <w:t>полів,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стабільні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(NF3)</w:t>
      </w:r>
      <w:r w:rsidR="001D28F3">
        <w:t xml:space="preserve"> </w:t>
      </w:r>
      <w:r w:rsidRPr="00105C7F">
        <w:t>навіть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інтенсивному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подій.</w:t>
      </w:r>
    </w:p>
    <w:p w14:paraId="2BC683DF" w14:textId="2B9D2472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підтримки</w:t>
      </w:r>
      <w:r w:rsidR="001D28F3">
        <w:t xml:space="preserve"> </w:t>
      </w:r>
      <w:r w:rsidRPr="00105C7F">
        <w:t>повторюваних</w:t>
      </w:r>
      <w:r w:rsidR="001D28F3">
        <w:t xml:space="preserve"> </w:t>
      </w:r>
      <w:r w:rsidRPr="00105C7F">
        <w:t>демонстраційних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(UC1)</w:t>
      </w:r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механізм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JSON-об’єкт,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,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початкову</w:t>
      </w:r>
      <w:r w:rsidR="001D28F3">
        <w:t xml:space="preserve"> </w:t>
      </w:r>
      <w:r w:rsidRPr="00105C7F">
        <w:t>швидкість</w:t>
      </w:r>
      <w:r w:rsidR="001D28F3">
        <w:t xml:space="preserve"> </w:t>
      </w:r>
      <w:r w:rsidRPr="00105C7F">
        <w:t>симуляції.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зберігаються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ключем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simulator</w:t>
      </w:r>
      <w:r w:rsidRPr="00F627B1">
        <w:rPr>
          <w:rStyle w:val="VerbatimChar"/>
          <w:rFonts w:ascii="Times New Roman" w:hAnsi="Times New Roman"/>
          <w:lang w:val="uk-UA"/>
          <w:rPrChange w:id="10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presets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завантажуються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окремий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PresetSelector</w:t>
      </w:r>
      <w:proofErr w:type="spellEnd"/>
      <w:r w:rsidRPr="00105C7F">
        <w:t>.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журналу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(UC9)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стандартним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Blob</w:t>
      </w:r>
      <w:r w:rsidR="001D28F3" w:rsidRPr="00F627B1">
        <w:rPr>
          <w:rStyle w:val="VerbatimChar"/>
          <w:rFonts w:ascii="Times New Roman" w:hAnsi="Times New Roman"/>
          <w:lang w:val="uk-UA"/>
          <w:rPrChange w:id="10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0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10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URL</w:t>
      </w:r>
      <w:r w:rsidRPr="00F627B1">
        <w:rPr>
          <w:rStyle w:val="VerbatimChar"/>
          <w:rFonts w:ascii="Times New Roman" w:hAnsi="Times New Roman"/>
          <w:lang w:val="uk-UA"/>
          <w:rPrChange w:id="10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createObjectURL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принципу</w:t>
      </w:r>
      <w:r w:rsidR="001D28F3">
        <w:t xml:space="preserve"> </w:t>
      </w:r>
      <w:r w:rsidRPr="00105C7F">
        <w:t>конфіденційності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1.4).</w:t>
      </w:r>
    </w:p>
    <w:p w14:paraId="79BDD002" w14:textId="566EDED9" w:rsidR="008D43BA" w:rsidRPr="00105C7F" w:rsidRDefault="008D43BA" w:rsidP="00D2071F">
      <w:pPr>
        <w:pStyle w:val="ASUSectionHead"/>
      </w:pPr>
      <w:bookmarkStart w:id="1053" w:name="X7bbc68d42b10b5c417bba592a2604c867cb2c07"/>
      <w:bookmarkStart w:id="1054" w:name="_Toc230636417"/>
      <w:bookmarkEnd w:id="1053"/>
      <w:r w:rsidRPr="00105C7F">
        <w:t>2.6.</w:t>
      </w:r>
      <w:r w:rsidR="001D28F3">
        <w:t xml:space="preserve"> </w:t>
      </w:r>
      <w:r w:rsidRPr="00105C7F">
        <w:t>Інтерфейс</w:t>
      </w:r>
      <w:r w:rsidR="001D28F3">
        <w:t xml:space="preserve"> </w:t>
      </w:r>
      <w:r w:rsidRPr="00105C7F">
        <w:t>користувача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взаємодія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системою</w:t>
      </w:r>
      <w:bookmarkEnd w:id="1054"/>
    </w:p>
    <w:p w14:paraId="01E1E04E" w14:textId="2B2C2287" w:rsidR="008D43BA" w:rsidRPr="00105C7F" w:rsidRDefault="008D43BA" w:rsidP="00105C7F">
      <w:pPr>
        <w:pStyle w:val="ASUBodyText"/>
      </w:pPr>
      <w:r w:rsidRPr="00105C7F">
        <w:t>Інтерфейс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proofErr w:type="spellStart"/>
      <w:r w:rsidRPr="00105C7F">
        <w:t>спроєктовано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rPr>
          <w:i/>
          <w:iCs/>
        </w:rPr>
        <w:t>інформаційної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ієрархії</w:t>
      </w:r>
      <w:r w:rsidRPr="00105C7F">
        <w:t>:</w:t>
      </w:r>
      <w:r w:rsidR="001D28F3">
        <w:t xml:space="preserve"> </w:t>
      </w:r>
      <w:r w:rsidRPr="00105C7F">
        <w:t>найбільша</w:t>
      </w:r>
      <w:r w:rsidR="001D28F3">
        <w:t xml:space="preserve"> </w:t>
      </w:r>
      <w:r w:rsidRPr="00105C7F">
        <w:t>площа</w:t>
      </w:r>
      <w:r w:rsidR="001D28F3">
        <w:t xml:space="preserve"> </w:t>
      </w:r>
      <w:r w:rsidRPr="00105C7F">
        <w:t>екрана</w:t>
      </w:r>
      <w:r w:rsidR="001D28F3">
        <w:t xml:space="preserve"> </w:t>
      </w:r>
      <w:r w:rsidRPr="00105C7F">
        <w:t>відводиться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центральний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lastRenderedPageBreak/>
        <w:t>дослідження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допоміжні</w:t>
      </w:r>
      <w:r w:rsidR="001D28F3">
        <w:t xml:space="preserve"> </w:t>
      </w:r>
      <w:r w:rsidRPr="00105C7F">
        <w:t>панелі</w:t>
      </w:r>
      <w:r w:rsidR="001D28F3">
        <w:t xml:space="preserve"> </w:t>
      </w:r>
      <w:r w:rsidRPr="00105C7F">
        <w:t>(метрики,</w:t>
      </w:r>
      <w:r w:rsidR="001D28F3">
        <w:t xml:space="preserve"> </w:t>
      </w:r>
      <w:r w:rsidRPr="00105C7F">
        <w:t>спектр,</w:t>
      </w:r>
      <w:r w:rsidR="001D28F3">
        <w:t xml:space="preserve"> </w:t>
      </w:r>
      <w:r w:rsidRPr="00105C7F">
        <w:t>керування)</w:t>
      </w:r>
      <w:r w:rsidR="001D28F3">
        <w:t xml:space="preserve"> </w:t>
      </w:r>
      <w:r w:rsidRPr="00105C7F">
        <w:t>розміщуються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периметру,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перекриваючи</w:t>
      </w:r>
      <w:r w:rsidR="001D28F3">
        <w:t xml:space="preserve"> </w:t>
      </w:r>
      <w:r w:rsidRPr="00105C7F">
        <w:t>граф.</w:t>
      </w:r>
    </w:p>
    <w:p w14:paraId="5166C250" w14:textId="13B22D77" w:rsidR="008D43BA" w:rsidRPr="00105C7F" w:rsidRDefault="008D43BA" w:rsidP="00105C7F">
      <w:pPr>
        <w:pStyle w:val="ASUBodyText"/>
      </w:pPr>
      <w:r w:rsidRPr="00105C7F">
        <w:t>Головний</w:t>
      </w:r>
      <w:r w:rsidR="001D28F3">
        <w:t xml:space="preserve"> </w:t>
      </w:r>
      <w:r w:rsidRPr="00105C7F">
        <w:t>екран</w:t>
      </w:r>
      <w:r w:rsidR="001D28F3">
        <w:t xml:space="preserve"> </w:t>
      </w:r>
      <w:r w:rsidRPr="00105C7F">
        <w:t>розділено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зони:</w:t>
      </w:r>
    </w:p>
    <w:p w14:paraId="6E3956D2" w14:textId="4ABA08A0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Центральна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зона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GraphView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полотно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анімованими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Користувач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перетягувати</w:t>
      </w:r>
      <w:r w:rsidR="001D28F3">
        <w:t xml:space="preserve"> </w:t>
      </w:r>
      <w:r w:rsidRPr="00105C7F">
        <w:t>вузли,</w:t>
      </w:r>
      <w:r w:rsidR="001D28F3">
        <w:t xml:space="preserve"> </w:t>
      </w:r>
      <w:r w:rsidRPr="00105C7F">
        <w:t>змінювати</w:t>
      </w:r>
      <w:r w:rsidR="001D28F3">
        <w:t xml:space="preserve"> </w:t>
      </w:r>
      <w:r w:rsidRPr="00105C7F">
        <w:t>масштаб</w:t>
      </w:r>
      <w:r w:rsidR="001D28F3">
        <w:t xml:space="preserve"> </w:t>
      </w:r>
      <w:r w:rsidRPr="00105C7F">
        <w:t>колесом</w:t>
      </w:r>
      <w:r w:rsidR="001D28F3">
        <w:t xml:space="preserve"> </w:t>
      </w:r>
      <w:r w:rsidRPr="00105C7F">
        <w:t>миші,</w:t>
      </w:r>
      <w:r w:rsidR="001D28F3">
        <w:t xml:space="preserve"> </w:t>
      </w:r>
      <w:proofErr w:type="spellStart"/>
      <w:r w:rsidRPr="00105C7F">
        <w:t>клікати</w:t>
      </w:r>
      <w:proofErr w:type="spellEnd"/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вузлу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перегляду</w:t>
      </w:r>
      <w:r w:rsidR="001D28F3">
        <w:t xml:space="preserve"> </w:t>
      </w:r>
      <w:r w:rsidRPr="00105C7F">
        <w:t>поточних</w:t>
      </w:r>
      <w:r w:rsidR="001D28F3">
        <w:t xml:space="preserve"> </w:t>
      </w:r>
      <w:r w:rsidRPr="00105C7F">
        <w:t>значень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входах/виходах.</w:t>
      </w:r>
    </w:p>
    <w:p w14:paraId="28C4AC61" w14:textId="4B240450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Верхня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Controls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«Пуск»,</w:t>
      </w:r>
      <w:r w:rsidR="001D28F3">
        <w:t xml:space="preserve"> </w:t>
      </w:r>
      <w:r w:rsidRPr="00105C7F">
        <w:t>«Пауза»,</w:t>
      </w:r>
      <w:r w:rsidR="001D28F3">
        <w:t xml:space="preserve"> </w:t>
      </w:r>
      <w:r w:rsidRPr="00105C7F">
        <w:t>«Крок»,</w:t>
      </w:r>
      <w:r w:rsidR="001D28F3">
        <w:t xml:space="preserve"> </w:t>
      </w:r>
      <w:r w:rsidRPr="00105C7F">
        <w:t>«Скидання»,</w:t>
      </w:r>
      <w:r w:rsidR="001D28F3">
        <w:t xml:space="preserve"> </w:t>
      </w:r>
      <w:r w:rsidRPr="00105C7F">
        <w:t>повзунок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w:r w:rsidRPr="00105C7F">
        <w:t>швидкості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Pr="00105C7F">
        <w:t>),</w:t>
      </w:r>
      <w:r w:rsidR="001D28F3">
        <w:t xml:space="preserve"> </w:t>
      </w:r>
      <w:r w:rsidRPr="00105C7F">
        <w:t>селектор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Pr="00105C7F">
        <w:t>/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Pr="00105C7F">
        <w:t>.</w:t>
      </w:r>
    </w:p>
    <w:p w14:paraId="1C15C2E8" w14:textId="47AD691A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Права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SpectrumView</w:t>
      </w:r>
      <w:proofErr w:type="spellEnd"/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+</w:t>
      </w:r>
      <w:r w:rsidR="001D28F3" w:rsidRPr="00D2071F">
        <w:rPr>
          <w:b/>
          <w:bCs/>
        </w:rPr>
        <w:t xml:space="preserve"> </w:t>
      </w:r>
      <w:proofErr w:type="spellStart"/>
      <w:r w:rsidRPr="00D2071F">
        <w:rPr>
          <w:b/>
          <w:bCs/>
        </w:rPr>
        <w:t>Metrics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стовпчикова</w:t>
      </w:r>
      <w:r w:rsidR="001D28F3">
        <w:t xml:space="preserve"> </w:t>
      </w:r>
      <w:r w:rsidRPr="00105C7F">
        <w:t>діаграма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лінійному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логарифмічному</w:t>
      </w:r>
      <w:r w:rsidR="001D28F3">
        <w:t xml:space="preserve"> </w:t>
      </w:r>
      <w:r w:rsidRPr="00105C7F">
        <w:t>масштабі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числових</w:t>
      </w:r>
      <w:r w:rsidR="001D28F3">
        <w:t xml:space="preserve"> </w:t>
      </w:r>
      <w:r w:rsidRPr="00105C7F">
        <w:t>індикатори</w:t>
      </w:r>
      <w:r w:rsidR="001D28F3">
        <w:t xml:space="preserve"> </w:t>
      </w:r>
      <w:r w:rsidRPr="00105C7F">
        <w:t>(</w:t>
      </w:r>
      <w:proofErr w:type="spellStart"/>
      <w:r w:rsidRPr="00105C7F">
        <w:t>throughput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latency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queue</w:t>
      </w:r>
      <w:proofErr w:type="spellEnd"/>
      <w:r w:rsidR="001D28F3">
        <w:t xml:space="preserve"> </w:t>
      </w:r>
      <w:proofErr w:type="spellStart"/>
      <w:r w:rsidRPr="00105C7F">
        <w:t>size</w:t>
      </w:r>
      <w:proofErr w:type="spellEnd"/>
      <w:r w:rsidRPr="00105C7F">
        <w:t>).</w:t>
      </w:r>
    </w:p>
    <w:p w14:paraId="09E30491" w14:textId="14AA4649" w:rsidR="008D43BA" w:rsidRPr="00105C7F" w:rsidRDefault="008D43BA" w:rsidP="00D2071F">
      <w:pPr>
        <w:pStyle w:val="ASUNumberedList"/>
        <w:numPr>
          <w:ilvl w:val="0"/>
          <w:numId w:val="39"/>
        </w:numPr>
      </w:pPr>
      <w:r w:rsidRPr="00D2071F">
        <w:rPr>
          <w:b/>
          <w:bCs/>
        </w:rPr>
        <w:t>Нижня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панель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(</w:t>
      </w:r>
      <w:proofErr w:type="spellStart"/>
      <w:r w:rsidRPr="00D2071F">
        <w:rPr>
          <w:b/>
          <w:bCs/>
        </w:rPr>
        <w:t>TerminalOutput</w:t>
      </w:r>
      <w:proofErr w:type="spellEnd"/>
      <w:r w:rsidRPr="00D2071F">
        <w:rPr>
          <w:b/>
          <w:bCs/>
        </w:rPr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часі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фільтрації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можливістю</w:t>
      </w:r>
      <w:r w:rsidR="001D28F3">
        <w:t xml:space="preserve"> </w:t>
      </w:r>
      <w:r w:rsidRPr="00105C7F">
        <w:t>експорту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файл.</w:t>
      </w:r>
    </w:p>
    <w:p w14:paraId="6532F0B0" w14:textId="6FC78434" w:rsidR="008D43BA" w:rsidRPr="00105C7F" w:rsidRDefault="008D43BA" w:rsidP="00D2071F">
      <w:pPr>
        <w:pStyle w:val="ASUBodyText"/>
      </w:pPr>
      <w:r w:rsidRPr="00105C7F">
        <w:t>Базовий</w:t>
      </w:r>
      <w:r w:rsidR="001D28F3">
        <w:t xml:space="preserve"> </w:t>
      </w:r>
      <w:proofErr w:type="spellStart"/>
      <w:r w:rsidRPr="00105C7F">
        <w:t>user-flow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студента</w:t>
      </w:r>
      <w:r w:rsidR="001D28F3">
        <w:t xml:space="preserve"> </w:t>
      </w:r>
      <w:r w:rsidRPr="00105C7F">
        <w:t>(UC3)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кроків,</w:t>
      </w:r>
      <w:r w:rsidR="001D28F3">
        <w:t xml:space="preserve"> </w:t>
      </w:r>
      <w:r w:rsidRPr="00105C7F">
        <w:t>доступних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кліків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головного</w:t>
      </w:r>
      <w:r w:rsidR="001D28F3">
        <w:t xml:space="preserve"> </w:t>
      </w:r>
      <w:r w:rsidRPr="00105C7F">
        <w:t>екрана</w:t>
      </w:r>
      <w:r w:rsidR="001D28F3">
        <w:t xml:space="preserve"> </w:t>
      </w:r>
      <w:r w:rsidRPr="00105C7F">
        <w:t>(NF8):</w:t>
      </w:r>
    </w:p>
    <w:p w14:paraId="6E486AC0" w14:textId="0B124F1D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Вибір</w:t>
      </w:r>
      <w:r w:rsidR="001D28F3">
        <w:t xml:space="preserve"> </w:t>
      </w:r>
      <w:proofErr w:type="spellStart"/>
      <w:r w:rsidRPr="00105C7F">
        <w:t>пресету</w:t>
      </w:r>
      <w:proofErr w:type="spellEnd"/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власних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InputEditor</w:t>
      </w:r>
      <w:proofErr w:type="spellEnd"/>
      <w:r w:rsidRPr="00105C7F">
        <w:t>;</w:t>
      </w:r>
    </w:p>
    <w:p w14:paraId="6B342748" w14:textId="796CEFC8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Натискання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«Пуск»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починає</w:t>
      </w:r>
      <w:r w:rsidR="001D28F3">
        <w:t xml:space="preserve"> </w:t>
      </w:r>
      <w:r w:rsidRPr="00105C7F">
        <w:t>викликати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0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циклі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m:oMath>
        <m:r>
          <w:rPr>
            <w:rFonts w:ascii="Cambria Math" w:hAnsi="Cambria Math"/>
          </w:rPr>
          <m:t>dτ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16.67</m:t>
        </m:r>
      </m:oMath>
      <w:r w:rsidR="001D28F3">
        <w:t xml:space="preserve"> </w:t>
      </w:r>
      <w:r w:rsidRPr="00105C7F">
        <w:t>мс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 w:rsidR="001D28F3">
        <w:t xml:space="preserve"> </w:t>
      </w:r>
      <w:proofErr w:type="spellStart"/>
      <w:r w:rsidRPr="00105C7F">
        <w:t>speed</w:t>
      </w:r>
      <w:proofErr w:type="spellEnd"/>
      <w:r w:rsidRPr="00105C7F">
        <w:t>;</w:t>
      </w:r>
    </w:p>
    <w:p w14:paraId="4AD3E5C6" w14:textId="601B39BD" w:rsidR="008D43BA" w:rsidRPr="00105C7F" w:rsidRDefault="008D43BA" w:rsidP="00D2071F">
      <w:pPr>
        <w:pStyle w:val="ASUNumberedList"/>
        <w:numPr>
          <w:ilvl w:val="0"/>
          <w:numId w:val="40"/>
        </w:numPr>
      </w:pPr>
      <w:r w:rsidRPr="00105C7F">
        <w:t>Спостереження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рухом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GraphView</w:t>
      </w:r>
      <w:proofErr w:type="spellEnd"/>
      <w:r w:rsidRPr="00105C7F">
        <w:t>,</w:t>
      </w:r>
      <w:r w:rsidR="001D28F3">
        <w:t xml:space="preserve"> </w:t>
      </w:r>
      <w:r w:rsidRPr="00105C7F">
        <w:t>зміною</w:t>
      </w:r>
      <w:r w:rsidR="001D28F3">
        <w:t xml:space="preserve"> </w:t>
      </w:r>
      <w:r w:rsidRPr="00105C7F">
        <w:t>метрик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поступовим</w:t>
      </w:r>
      <w:r w:rsidR="001D28F3">
        <w:t xml:space="preserve"> </w:t>
      </w:r>
      <w:r w:rsidRPr="00105C7F">
        <w:t>заповненням</w:t>
      </w:r>
      <w:r w:rsidR="001D28F3">
        <w:t xml:space="preserve"> </w:t>
      </w:r>
      <w:proofErr w:type="spellStart"/>
      <w:r w:rsidRPr="00105C7F">
        <w:t>SpectrumView</w:t>
      </w:r>
      <w:proofErr w:type="spellEnd"/>
      <w:r w:rsidRPr="00105C7F">
        <w:t>.</w:t>
      </w:r>
    </w:p>
    <w:p w14:paraId="3E22B712" w14:textId="6D468D83" w:rsidR="008D43BA" w:rsidRPr="00105C7F" w:rsidRDefault="008D43BA" w:rsidP="00D2071F">
      <w:pPr>
        <w:pStyle w:val="ASUBodyText"/>
      </w:pP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паузи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proofErr w:type="spellStart"/>
      <w:r w:rsidRPr="00105C7F">
        <w:rPr>
          <w:i/>
          <w:iCs/>
        </w:rPr>
        <w:t>Step</w:t>
      </w:r>
      <w:proofErr w:type="spellEnd"/>
      <w:r w:rsidRPr="00105C7F">
        <w:t>,</w:t>
      </w:r>
      <w:r w:rsidR="001D28F3">
        <w:t xml:space="preserve"> </w:t>
      </w:r>
      <w:r w:rsidRPr="00105C7F">
        <w:t>одне</w:t>
      </w:r>
      <w:r w:rsidR="001D28F3">
        <w:t xml:space="preserve"> </w:t>
      </w:r>
      <w:r w:rsidRPr="00105C7F">
        <w:t>натискання</w:t>
      </w:r>
      <w:r w:rsidR="001D28F3">
        <w:t xml:space="preserve"> </w:t>
      </w:r>
      <w:r w:rsidRPr="00105C7F">
        <w:t>ініціює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виклик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0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детально</w:t>
      </w:r>
      <w:r w:rsidR="001D28F3">
        <w:t xml:space="preserve"> </w:t>
      </w:r>
      <w:r w:rsidRPr="00105C7F">
        <w:t>дослідити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алгоритму.</w:t>
      </w:r>
    </w:p>
    <w:p w14:paraId="54D5F4B8" w14:textId="538D0F3C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підсилення</w:t>
      </w:r>
      <w:r w:rsidR="001D28F3">
        <w:t xml:space="preserve"> </w:t>
      </w:r>
      <w:r w:rsidRPr="00105C7F">
        <w:t>сприйняття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допоміжні</w:t>
      </w:r>
      <w:r w:rsidR="001D28F3">
        <w:t xml:space="preserve"> </w:t>
      </w:r>
      <w:r w:rsidRPr="00105C7F">
        <w:t>візуальні</w:t>
      </w:r>
      <w:r w:rsidR="001D28F3">
        <w:t xml:space="preserve"> </w:t>
      </w:r>
      <w:r w:rsidRPr="00105C7F">
        <w:t>механізми:</w:t>
      </w:r>
    </w:p>
    <w:p w14:paraId="2F1A261D" w14:textId="08048BC5" w:rsidR="008D43BA" w:rsidRPr="00105C7F" w:rsidRDefault="008D43BA" w:rsidP="00D2071F">
      <w:pPr>
        <w:pStyle w:val="ASUBulletList"/>
      </w:pPr>
      <w:r w:rsidRPr="00105C7F">
        <w:rPr>
          <w:b/>
          <w:bCs/>
        </w:rPr>
        <w:lastRenderedPageBreak/>
        <w:t>Анімація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токенів.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кружечок,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переміщується</w:t>
      </w:r>
      <w:r w:rsidR="001D28F3">
        <w:t xml:space="preserve"> </w:t>
      </w:r>
      <w:r w:rsidRPr="00105C7F">
        <w:t>по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інтервалі</w:t>
      </w:r>
      <w:r w:rsidR="001D28F3">
        <w:t xml:space="preserve"> </w:t>
      </w:r>
      <w:r w:rsidRPr="00105C7F">
        <w:t>часу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delay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плавною</w:t>
      </w:r>
      <w:r w:rsidR="001D28F3">
        <w:t xml:space="preserve"> </w:t>
      </w:r>
      <w:r w:rsidRPr="00105C7F">
        <w:t>інтерполяцією</w:t>
      </w:r>
      <w:r w:rsidR="001D28F3">
        <w:t xml:space="preserve"> </w:t>
      </w:r>
      <w:r w:rsidRPr="00105C7F">
        <w:t>позиції.</w:t>
      </w:r>
      <w:r w:rsidR="001D28F3">
        <w:t xml:space="preserve"> </w:t>
      </w:r>
      <w:r w:rsidRPr="00105C7F">
        <w:t>Числове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(дійсна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уявна</w:t>
      </w:r>
      <w:r w:rsidR="001D28F3">
        <w:t xml:space="preserve"> </w:t>
      </w:r>
      <w:r w:rsidRPr="00105C7F">
        <w:t>частини)</w:t>
      </w:r>
      <w:r w:rsidR="001D28F3">
        <w:t xml:space="preserve"> </w:t>
      </w:r>
      <w:r w:rsidRPr="00105C7F">
        <w:t>виводяться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кружечку.</w:t>
      </w:r>
    </w:p>
    <w:p w14:paraId="1934F643" w14:textId="310C3DB9" w:rsidR="008D43BA" w:rsidRPr="00956946" w:rsidRDefault="008D43BA" w:rsidP="00D2071F">
      <w:pPr>
        <w:pStyle w:val="ASUBulletList"/>
      </w:pPr>
      <w:r w:rsidRPr="00105C7F">
        <w:rPr>
          <w:b/>
          <w:bCs/>
        </w:rPr>
        <w:t>Теплова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карта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активності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вузлів.</w:t>
      </w:r>
      <w:r w:rsidR="001D28F3">
        <w:t xml:space="preserve"> </w:t>
      </w:r>
      <w:r w:rsidRPr="00105C7F">
        <w:t>Заливка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модулюється</w:t>
      </w:r>
      <w:r w:rsidR="001D28F3">
        <w:t xml:space="preserve"> </w:t>
      </w:r>
      <w:r w:rsidRPr="00105C7F">
        <w:t>значенням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оновлюється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експоненціальним</w:t>
      </w:r>
      <w:r w:rsidR="001D28F3">
        <w:t xml:space="preserve"> </w:t>
      </w:r>
      <w:r w:rsidRPr="00105C7F">
        <w:t>законом</w:t>
      </w:r>
      <w:r w:rsidR="00956946">
        <w:rPr>
          <w:lang w:val="en-US"/>
        </w:rPr>
        <w:t xml:space="preserve"> (3.1)</w:t>
      </w:r>
      <w:r w:rsidRPr="00105C7F">
        <w:t>:</w:t>
      </w:r>
    </w:p>
    <w:p w14:paraId="29F8582C" w14:textId="77777777" w:rsidR="00956946" w:rsidRPr="00105C7F" w:rsidRDefault="00956946" w:rsidP="00956946">
      <w:pPr>
        <w:pStyle w:val="ASUBulletList"/>
        <w:numPr>
          <w:ilvl w:val="0"/>
          <w:numId w:val="0"/>
        </w:numPr>
        <w:ind w:left="709"/>
      </w:pPr>
    </w:p>
    <w:p w14:paraId="1FD82602" w14:textId="145AFC65" w:rsidR="008D43BA" w:rsidRPr="00956946" w:rsidRDefault="00000000" w:rsidP="00D2071F">
      <w:pPr>
        <w:pStyle w:val="ASUBulletList"/>
        <w:numPr>
          <w:ilvl w:val="0"/>
          <w:numId w:val="0"/>
        </w:numPr>
        <w:ind w:left="709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 α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4294E2F" w14:textId="77777777" w:rsidR="00956946" w:rsidRPr="00956946" w:rsidRDefault="00956946" w:rsidP="00D2071F">
      <w:pPr>
        <w:pStyle w:val="ASUBulletList"/>
        <w:numPr>
          <w:ilvl w:val="0"/>
          <w:numId w:val="0"/>
        </w:numPr>
        <w:ind w:left="709"/>
        <w:rPr>
          <w:lang w:val="en-US"/>
        </w:rPr>
      </w:pPr>
    </w:p>
    <w:p w14:paraId="6FEBDAAF" w14:textId="77777777" w:rsidR="00956946" w:rsidRDefault="00956946" w:rsidP="0095694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значення активності </w:t>
      </w:r>
      <m:oMath>
        <m:r>
          <w:rPr>
            <w:rFonts w:ascii="Cambria Math" w:hAnsi="Cambria Math"/>
          </w:rPr>
          <m:t>i</m:t>
        </m:r>
      </m:oMath>
      <w:r>
        <w:t xml:space="preserve">-го вузла на кадрі </w:t>
      </w:r>
      <m:oMath>
        <m:r>
          <w:rPr>
            <w:rFonts w:ascii="Cambria Math" w:hAnsi="Cambria Math"/>
          </w:rPr>
          <m:t>τ</m:t>
        </m:r>
      </m:oMath>
      <w:r>
        <w:t>;</w:t>
      </w:r>
    </w:p>
    <w:p w14:paraId="46314D6E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>
        <w:t xml:space="preserve"> – коефіцієнт експоненціального затухання;</w:t>
      </w:r>
    </w:p>
    <w:p w14:paraId="6C74577D" w14:textId="77777777" w:rsidR="00956946" w:rsidRPr="00956946" w:rsidRDefault="00956946" w:rsidP="00956946">
      <w:pPr>
        <w:pStyle w:val="ASUBodyText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при подіях </w:t>
      </w:r>
      <w:proofErr w:type="spellStart"/>
      <w:r>
        <w:rPr>
          <w:rStyle w:val="VerbatimChar"/>
        </w:rPr>
        <w:t>onFire</w:t>
      </w:r>
      <w:proofErr w:type="spellEnd"/>
      <w:r>
        <w:t xml:space="preserve"> вузла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в інших випадках.</w:t>
      </w:r>
    </w:p>
    <w:p w14:paraId="164A7921" w14:textId="27BAE0C6" w:rsidR="00956946" w:rsidRDefault="00956946" w:rsidP="00956946">
      <w:pPr>
        <w:pStyle w:val="ASUBodyText"/>
      </w:pPr>
      <w:r>
        <w:t>Вузли, що нещодавно часто активувалися, відображаються яскравішими.</w:t>
      </w:r>
    </w:p>
    <w:p w14:paraId="4E62F21A" w14:textId="19897554" w:rsidR="008D43BA" w:rsidRPr="00105C7F" w:rsidRDefault="008D43BA" w:rsidP="00D2071F">
      <w:pPr>
        <w:pStyle w:val="ASUBulletList"/>
      </w:pPr>
      <w:r w:rsidRPr="00105C7F">
        <w:rPr>
          <w:b/>
          <w:bCs/>
        </w:rPr>
        <w:t>Стан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busy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вузлах.</w:t>
      </w:r>
      <w:r w:rsidR="001D28F3">
        <w:t xml:space="preserve"> </w:t>
      </w:r>
      <w:r w:rsidRPr="00105C7F">
        <w:t>Поки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перебуває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стані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nor/>
          </m:rPr>
          <m:t>busy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τ</m:t>
        </m:r>
      </m:oMath>
      <w:r w:rsidRPr="00105C7F">
        <w:t>),</w:t>
      </w:r>
      <w:r w:rsidR="001D28F3">
        <w:t xml:space="preserve"> </w:t>
      </w:r>
      <w:r w:rsidRPr="00105C7F">
        <w:t>навколо</w:t>
      </w:r>
      <w:r w:rsidR="001D28F3">
        <w:t xml:space="preserve"> </w:t>
      </w:r>
      <w:r w:rsidRPr="00105C7F">
        <w:t>нього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кільцевий</w:t>
      </w:r>
      <w:r w:rsidR="001D28F3">
        <w:t xml:space="preserve"> </w:t>
      </w:r>
      <w:r w:rsidRPr="00105C7F">
        <w:t>індикатор</w:t>
      </w:r>
      <w:r w:rsidR="001D28F3">
        <w:t xml:space="preserve"> </w:t>
      </w:r>
      <w:r w:rsidRPr="00105C7F">
        <w:t>прогресу,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вузла.</w:t>
      </w:r>
    </w:p>
    <w:p w14:paraId="44EEAA42" w14:textId="5D3CB6DB" w:rsidR="008D43BA" w:rsidRDefault="008D43BA" w:rsidP="00D2071F">
      <w:pPr>
        <w:pStyle w:val="ASUBodyText"/>
      </w:pPr>
      <w:r w:rsidRPr="00105C7F">
        <w:t>Загальний</w:t>
      </w:r>
      <w:r w:rsidR="001D28F3">
        <w:t xml:space="preserve"> </w:t>
      </w:r>
      <w:r w:rsidRPr="00105C7F">
        <w:t>вигляд</w:t>
      </w:r>
      <w:r w:rsidR="001D28F3">
        <w:t xml:space="preserve"> </w:t>
      </w:r>
      <w:r w:rsidRPr="00105C7F">
        <w:t>інтерфейсу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2.5.</w:t>
      </w:r>
    </w:p>
    <w:p w14:paraId="7B91DE7E" w14:textId="56C3F03A" w:rsidR="00743B3E" w:rsidRPr="00F627B1" w:rsidRDefault="00743B3E" w:rsidP="00743B3E">
      <w:pPr>
        <w:pStyle w:val="ASUBodyText"/>
        <w:jc w:val="center"/>
        <w:rPr>
          <w:lang w:val="ru-RU"/>
          <w:rPrChange w:id="1057" w:author="Учетная запись Майкрософт" w:date="2026-05-24T17:35:00Z">
            <w:rPr>
              <w:lang w:val="en-US"/>
            </w:rPr>
          </w:rPrChange>
        </w:rPr>
      </w:pPr>
      <w:r>
        <w:rPr>
          <w:lang w:val="en-US"/>
        </w:rPr>
        <w:t>XXX</w:t>
      </w:r>
    </w:p>
    <w:p w14:paraId="13068583" w14:textId="454914DD" w:rsidR="008D43BA" w:rsidRPr="00105C7F" w:rsidRDefault="008D43BA" w:rsidP="00743B3E">
      <w:pPr>
        <w:pStyle w:val="ASUFigureCaption"/>
      </w:pPr>
      <w:bookmarkStart w:id="1058" w:name="X8bc0d69109dea8c0791268fdcf3be0892611a6e"/>
      <w:bookmarkEnd w:id="1058"/>
      <w:r w:rsidRPr="00105C7F">
        <w:t>Рис.</w:t>
      </w:r>
      <w:r w:rsidR="001D28F3">
        <w:t xml:space="preserve"> </w:t>
      </w:r>
      <w:r w:rsidRPr="00105C7F">
        <w:t>2.5.</w:t>
      </w:r>
      <w:r w:rsidR="001D28F3">
        <w:t xml:space="preserve"> </w:t>
      </w:r>
      <w:r w:rsidRPr="00105C7F">
        <w:t>Макет</w:t>
      </w:r>
      <w:r w:rsidR="001D28F3">
        <w:t xml:space="preserve"> </w:t>
      </w:r>
      <w:proofErr w:type="spellStart"/>
      <w:r w:rsidRPr="00105C7F">
        <w:t>iнтерфейсу</w:t>
      </w:r>
      <w:proofErr w:type="spellEnd"/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</w:p>
    <w:p w14:paraId="7C3CBCC4" w14:textId="01567E7F" w:rsidR="008D43BA" w:rsidRPr="00105C7F" w:rsidRDefault="008D43BA" w:rsidP="0017163C">
      <w:pPr>
        <w:pStyle w:val="ASUSectionHead"/>
      </w:pPr>
      <w:bookmarkStart w:id="1059" w:name="_Toc230636418"/>
      <w:r w:rsidRPr="00105C7F">
        <w:t>2.7.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</w:t>
      </w:r>
      <w:bookmarkEnd w:id="1059"/>
    </w:p>
    <w:p w14:paraId="4122A4AA" w14:textId="0199C1A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другому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proofErr w:type="spellStart"/>
      <w:r w:rsidRPr="00105C7F">
        <w:t>спроєктовано</w:t>
      </w:r>
      <w:proofErr w:type="spellEnd"/>
      <w:r w:rsidR="001D28F3">
        <w:t xml:space="preserve"> </w:t>
      </w:r>
      <w:r w:rsidRPr="00105C7F">
        <w:t>програмне</w:t>
      </w:r>
      <w:r w:rsidR="001D28F3">
        <w:t xml:space="preserve"> </w:t>
      </w:r>
      <w:r w:rsidRPr="00105C7F">
        <w:t>рішення,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вимогам,</w:t>
      </w:r>
      <w:r w:rsidR="001D28F3">
        <w:t xml:space="preserve"> </w:t>
      </w:r>
      <w:r w:rsidRPr="00105C7F">
        <w:t>сформульованим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1.5.</w:t>
      </w:r>
    </w:p>
    <w:p w14:paraId="6913D22A" w14:textId="323F4219" w:rsidR="008D43BA" w:rsidRPr="00105C7F" w:rsidRDefault="008D43BA" w:rsidP="00105C7F">
      <w:pPr>
        <w:pStyle w:val="ASUBodyText"/>
      </w:pPr>
      <w:r w:rsidRPr="00105C7F">
        <w:rPr>
          <w:i/>
          <w:iCs/>
        </w:rPr>
        <w:t>Обрано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підхід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частини,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NF2</w:t>
      </w:r>
      <w:r w:rsidR="001D28F3">
        <w:t xml:space="preserve"> </w:t>
      </w:r>
      <w:r w:rsidRPr="00105C7F">
        <w:t>(відгук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мс),</w:t>
      </w:r>
      <w:r w:rsidR="001D28F3">
        <w:t xml:space="preserve"> </w:t>
      </w:r>
      <w:r w:rsidRPr="00105C7F">
        <w:t>NF4</w:t>
      </w:r>
      <w:r w:rsidR="001D28F3">
        <w:t xml:space="preserve"> </w:t>
      </w:r>
      <w:r w:rsidRPr="00105C7F">
        <w:t>(портативність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Firefox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),</w:t>
      </w:r>
      <w:r w:rsidR="001D28F3">
        <w:t xml:space="preserve"> </w:t>
      </w:r>
      <w:r w:rsidRPr="00105C7F">
        <w:t>NF7</w:t>
      </w:r>
      <w:r w:rsidR="001D28F3">
        <w:t xml:space="preserve"> </w:t>
      </w:r>
      <w:r w:rsidRPr="00105C7F">
        <w:t>(робота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(детермінованість).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обґрунтований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компроміс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продуктивністю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lastRenderedPageBreak/>
        <w:t>супроводжуваністю</w:t>
      </w:r>
      <w:proofErr w:type="spellEnd"/>
      <w:r w:rsidR="001D28F3">
        <w:t xml:space="preserve"> </w:t>
      </w:r>
      <w:r w:rsidRPr="00105C7F">
        <w:t>коду.</w:t>
      </w:r>
      <w:r w:rsidR="001D28F3">
        <w:t xml:space="preserve"> </w:t>
      </w:r>
      <w:r w:rsidRPr="00105C7F">
        <w:t>Застосовано</w:t>
      </w:r>
      <w:r w:rsidR="001D28F3">
        <w:t xml:space="preserve"> </w:t>
      </w:r>
      <w:r w:rsidRPr="00105C7F">
        <w:t>шаблони</w:t>
      </w:r>
      <w:r w:rsidR="001D28F3">
        <w:t xml:space="preserve"> </w:t>
      </w:r>
      <w:proofErr w:type="spellStart"/>
      <w:r w:rsidRPr="00105C7F">
        <w:t>Observer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State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Strategy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Facade</w:t>
      </w:r>
      <w:proofErr w:type="spellEnd"/>
      <w:r w:rsidRPr="00105C7F">
        <w:t>;</w:t>
      </w:r>
      <w:r w:rsidR="001D28F3">
        <w:t xml:space="preserve"> </w:t>
      </w:r>
      <w:r w:rsidRPr="00105C7F">
        <w:t>зв’язок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рішеннями</w:t>
      </w:r>
      <w:r w:rsidR="001D28F3">
        <w:t xml:space="preserve"> </w:t>
      </w:r>
      <w:r w:rsidRPr="00105C7F">
        <w:t>показано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2.1.</w:t>
      </w:r>
    </w:p>
    <w:p w14:paraId="38728F3E" w14:textId="44B54CBA" w:rsidR="008D43BA" w:rsidRPr="00105C7F" w:rsidRDefault="008D43BA" w:rsidP="00105C7F">
      <w:pPr>
        <w:pStyle w:val="ASUBodyText"/>
      </w:pPr>
      <w:r w:rsidRPr="00105C7F">
        <w:rPr>
          <w:i/>
          <w:iCs/>
        </w:rPr>
        <w:t>Побудовано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математичну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модель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вигляді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80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прямого</w:t>
      </w:r>
      <w:r w:rsidR="001D28F3">
        <w:t xml:space="preserve"> </w:t>
      </w:r>
      <w:r w:rsidRPr="00105C7F">
        <w:t>ДПФ.</w:t>
      </w:r>
      <w:r w:rsidR="001D28F3">
        <w:t xml:space="preserve"> </w:t>
      </w:r>
      <w:r w:rsidRPr="00105C7F">
        <w:t>Сформульовано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правилом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часовою</w:t>
      </w:r>
      <w:r w:rsidR="001D28F3">
        <w:t xml:space="preserve"> </w:t>
      </w:r>
      <w:r w:rsidRPr="00105C7F">
        <w:t>семантикою,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псевдокод</w:t>
      </w:r>
      <w:r w:rsidR="001D28F3">
        <w:t xml:space="preserve"> </w:t>
      </w:r>
      <w:r w:rsidRPr="00105C7F">
        <w:t>планувальника.</w:t>
      </w:r>
    </w:p>
    <w:p w14:paraId="1DEE0C47" w14:textId="78683CDC" w:rsidR="008D43BA" w:rsidRPr="00105C7F" w:rsidRDefault="008D43BA" w:rsidP="00105C7F">
      <w:pPr>
        <w:pStyle w:val="ASUBodyText"/>
      </w:pPr>
      <w:proofErr w:type="spellStart"/>
      <w:r w:rsidRPr="00105C7F">
        <w:rPr>
          <w:i/>
          <w:iCs/>
        </w:rPr>
        <w:t>Спроєктовано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архітектуру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системи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рівнях</w:t>
      </w:r>
      <w:r w:rsidR="001D28F3">
        <w:t xml:space="preserve"> </w:t>
      </w:r>
      <w:r w:rsidRPr="00105C7F">
        <w:t>C4</w:t>
      </w:r>
      <w:r w:rsidR="001D28F3">
        <w:t xml:space="preserve"> </w:t>
      </w:r>
      <w:proofErr w:type="spellStart"/>
      <w:r w:rsidRPr="00105C7F">
        <w:t>Context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Container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декомпозицією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підсистеми</w:t>
      </w:r>
      <w:r w:rsidR="001D28F3">
        <w:t xml:space="preserve"> </w:t>
      </w:r>
      <w:r w:rsidRPr="00105C7F">
        <w:t>(</w:t>
      </w:r>
      <w:proofErr w:type="spellStart"/>
      <w:r w:rsidRPr="00105C7F">
        <w:t>Simulation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Graph</w:t>
      </w:r>
      <w:proofErr w:type="spellEnd"/>
      <w:r w:rsidR="001D28F3">
        <w:t xml:space="preserve"> </w:t>
      </w:r>
      <w:proofErr w:type="spellStart"/>
      <w:r w:rsidRPr="00105C7F">
        <w:t>Generator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State</w:t>
      </w:r>
      <w:proofErr w:type="spellEnd"/>
      <w:r w:rsidR="001D28F3">
        <w:t xml:space="preserve"> </w:t>
      </w:r>
      <w:proofErr w:type="spellStart"/>
      <w:r w:rsidRPr="00105C7F">
        <w:t>Store</w:t>
      </w:r>
      <w:proofErr w:type="spellEnd"/>
      <w:r w:rsidRPr="00105C7F">
        <w:t>,</w:t>
      </w:r>
      <w:r w:rsidR="001D28F3">
        <w:t xml:space="preserve"> </w:t>
      </w:r>
      <w:r w:rsidRPr="00105C7F">
        <w:t>UI</w:t>
      </w:r>
      <w:r w:rsidR="001D28F3">
        <w:t xml:space="preserve"> </w:t>
      </w:r>
      <w:proofErr w:type="spellStart"/>
      <w:r w:rsidRPr="00105C7F">
        <w:t>Layer</w:t>
      </w:r>
      <w:proofErr w:type="spellEnd"/>
      <w:r w:rsidRPr="00105C7F">
        <w:t>).</w:t>
      </w:r>
      <w:r w:rsidR="001D28F3">
        <w:t xml:space="preserve"> </w:t>
      </w:r>
      <w:r w:rsidRPr="00105C7F">
        <w:t>Деталізовано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обчислювача: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однаковою</w:t>
      </w:r>
      <w:r w:rsidR="001D28F3">
        <w:t xml:space="preserve"> </w:t>
      </w:r>
      <w:r w:rsidRPr="00105C7F">
        <w:t>затримкою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2200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передавання;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,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4.4).</w:t>
      </w:r>
    </w:p>
    <w:p w14:paraId="5059AF99" w14:textId="57CF2330" w:rsidR="008D43BA" w:rsidRPr="00105C7F" w:rsidRDefault="008D43BA" w:rsidP="00105C7F">
      <w:pPr>
        <w:pStyle w:val="ASUBodyText"/>
      </w:pPr>
      <w:r w:rsidRPr="00105C7F">
        <w:rPr>
          <w:i/>
          <w:iCs/>
        </w:rPr>
        <w:t>Визначено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структури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даних: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DFG.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подаються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proofErr w:type="spellStart"/>
      <w:r w:rsidRPr="00105C7F">
        <w:t>double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відносно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даними:</w:t>
      </w:r>
      <w:r w:rsidR="001D28F3">
        <w:t xml:space="preserve"> </w:t>
      </w:r>
      <w:r w:rsidRPr="00105C7F">
        <w:t>внутрішня</w:t>
      </w:r>
      <w:r w:rsidR="001D28F3">
        <w:t xml:space="preserve"> </w:t>
      </w:r>
      <w:r w:rsidRPr="00105C7F">
        <w:t>шина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ізоляції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ядра,</w:t>
      </w:r>
      <w:r w:rsidR="001D28F3">
        <w:t xml:space="preserve"> </w:t>
      </w:r>
      <w:r w:rsidRPr="00105C7F">
        <w:t>реактивне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повторюваних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[</w:t>
      </w:r>
      <w:r w:rsidR="00AF7A0B">
        <w:rPr>
          <w:lang w:val="en-US"/>
        </w:rPr>
        <w:t>10</w:t>
      </w:r>
      <w:r w:rsidRPr="00105C7F">
        <w:t>].</w:t>
      </w:r>
    </w:p>
    <w:p w14:paraId="1BB25614" w14:textId="3FEDC030" w:rsidR="008D43BA" w:rsidRPr="00105C7F" w:rsidRDefault="008D43BA" w:rsidP="00105C7F">
      <w:pPr>
        <w:pStyle w:val="ASUBodyText"/>
      </w:pPr>
      <w:proofErr w:type="spellStart"/>
      <w:r w:rsidRPr="00105C7F">
        <w:rPr>
          <w:i/>
          <w:iCs/>
        </w:rPr>
        <w:t>Спроєктовано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інформаційною</w:t>
      </w:r>
      <w:r w:rsidR="001D28F3">
        <w:t xml:space="preserve"> </w:t>
      </w:r>
      <w:r w:rsidRPr="00105C7F">
        <w:t>ієрархією,</w:t>
      </w:r>
      <w:r w:rsidR="001D28F3">
        <w:t xml:space="preserve"> </w:t>
      </w:r>
      <w:r w:rsidRPr="00105C7F">
        <w:t>трьома</w:t>
      </w:r>
      <w:r w:rsidR="001D28F3">
        <w:t xml:space="preserve"> </w:t>
      </w:r>
      <w:r w:rsidRPr="00105C7F">
        <w:t>візуальними</w:t>
      </w:r>
      <w:r w:rsidR="001D28F3">
        <w:t xml:space="preserve"> </w:t>
      </w:r>
      <w:r w:rsidRPr="00105C7F">
        <w:t>механізмами</w:t>
      </w:r>
      <w:r w:rsidR="001D28F3">
        <w:t xml:space="preserve"> </w:t>
      </w:r>
      <w:r w:rsidRPr="00105C7F">
        <w:t>відображення</w:t>
      </w:r>
      <w:r w:rsidR="001D28F3">
        <w:t xml:space="preserve"> </w:t>
      </w:r>
      <w:r w:rsidRPr="00105C7F">
        <w:t>потокової</w:t>
      </w:r>
      <w:r w:rsidR="001D28F3">
        <w:t xml:space="preserve"> </w:t>
      </w:r>
      <w:r w:rsidRPr="00105C7F">
        <w:t>природи</w:t>
      </w:r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базовим</w:t>
      </w:r>
      <w:r w:rsidR="001D28F3">
        <w:t xml:space="preserve"> </w:t>
      </w:r>
      <w:proofErr w:type="spellStart"/>
      <w:r w:rsidRPr="00105C7F">
        <w:t>user-flow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кліків</w:t>
      </w:r>
      <w:proofErr w:type="spellEnd"/>
      <w:r w:rsidR="001D28F3">
        <w:t xml:space="preserve"> </w:t>
      </w:r>
      <w:r w:rsidRPr="00105C7F">
        <w:t>(NF8).</w:t>
      </w:r>
    </w:p>
    <w:p w14:paraId="239CFA69" w14:textId="02188427" w:rsidR="00683694" w:rsidRDefault="008D43BA" w:rsidP="00105C7F">
      <w:pPr>
        <w:pStyle w:val="ASUBodyText"/>
      </w:pPr>
      <w:r w:rsidRPr="00105C7F">
        <w:t>Описані</w:t>
      </w:r>
      <w:r w:rsidR="001D28F3">
        <w:t xml:space="preserve"> </w:t>
      </w:r>
      <w:r w:rsidRPr="00105C7F">
        <w:t>проєктні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утворюють</w:t>
      </w:r>
      <w:r w:rsidR="001D28F3">
        <w:t xml:space="preserve"> </w:t>
      </w:r>
      <w:r w:rsidRPr="00105C7F">
        <w:t>повне</w:t>
      </w:r>
      <w:r w:rsidR="001D28F3">
        <w:t xml:space="preserve"> </w:t>
      </w:r>
      <w:r w:rsidRPr="00105C7F">
        <w:t>технічне</w:t>
      </w:r>
      <w:r w:rsidR="001D28F3">
        <w:t xml:space="preserve"> </w:t>
      </w:r>
      <w:r w:rsidRPr="00105C7F">
        <w:t>завдання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подається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3.</w:t>
      </w:r>
    </w:p>
    <w:p w14:paraId="019278E8" w14:textId="77777777" w:rsidR="00683694" w:rsidRDefault="00683694">
      <w:r>
        <w:br w:type="page"/>
      </w:r>
    </w:p>
    <w:p w14:paraId="583F4A03" w14:textId="51AE0319" w:rsidR="008D43BA" w:rsidRPr="00105C7F" w:rsidRDefault="008D43BA" w:rsidP="005454B3">
      <w:pPr>
        <w:pStyle w:val="ASUChapterHead"/>
        <w:spacing w:before="0" w:after="0"/>
      </w:pPr>
      <w:bookmarkStart w:id="1060" w:name="Xb318da8362366e318c175a774743ed9d944e7a3"/>
      <w:bookmarkStart w:id="1061" w:name="_Toc230636419"/>
      <w:bookmarkEnd w:id="1060"/>
      <w:r w:rsidRPr="00105C7F">
        <w:lastRenderedPageBreak/>
        <w:t>РОЗДІЛ</w:t>
      </w:r>
      <w:r w:rsidR="001D28F3">
        <w:t xml:space="preserve"> </w:t>
      </w:r>
      <w:r w:rsidRPr="00105C7F">
        <w:t>3</w:t>
      </w:r>
      <w:del w:id="1062" w:author="Учетная запись Майкрософт" w:date="2026-05-24T17:35:00Z">
        <w:r w:rsidRPr="00105C7F">
          <w:delText>.</w:delText>
        </w:r>
      </w:del>
      <w:r w:rsidR="00683694">
        <w:rPr>
          <w:lang w:val="en-US"/>
        </w:rPr>
        <w:t xml:space="preserve">. </w:t>
      </w:r>
      <w:r w:rsidRPr="00105C7F">
        <w:t>РЕАЛІЗАЦІЯ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РІШЕННЯ</w:t>
      </w:r>
      <w:bookmarkEnd w:id="1061"/>
    </w:p>
    <w:p w14:paraId="0F0733F4" w14:textId="0F628A41" w:rsidR="008D43BA" w:rsidRPr="00105C7F" w:rsidRDefault="008D43BA" w:rsidP="0017163C">
      <w:pPr>
        <w:pStyle w:val="ASUSectionHead"/>
      </w:pPr>
      <w:bookmarkStart w:id="1063" w:name="X730c05323598ba45792da5fe42961130cedb25e"/>
      <w:bookmarkStart w:id="1064" w:name="_Toc230636420"/>
      <w:bookmarkEnd w:id="1063"/>
      <w:r w:rsidRPr="00105C7F">
        <w:t>3.1.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технологій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інструментів</w:t>
      </w:r>
      <w:r w:rsidR="001D28F3">
        <w:t xml:space="preserve"> </w:t>
      </w:r>
      <w:r w:rsidRPr="00105C7F">
        <w:t>розробки</w:t>
      </w:r>
      <w:bookmarkEnd w:id="1064"/>
    </w:p>
    <w:p w14:paraId="2260C978" w14:textId="28410641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архітектурні</w:t>
      </w:r>
      <w:r w:rsidR="001D28F3">
        <w:t xml:space="preserve"> </w:t>
      </w:r>
      <w:r w:rsidRPr="00105C7F">
        <w:t>рішення:</w:t>
      </w:r>
      <w:r w:rsidR="001D28F3">
        <w:t xml:space="preserve"> </w:t>
      </w:r>
      <w:r w:rsidRPr="00105C7F">
        <w:t>клієнтський</w:t>
      </w:r>
      <w:r w:rsidR="001D28F3">
        <w:t xml:space="preserve"> </w:t>
      </w:r>
      <w:r w:rsidRPr="00105C7F">
        <w:t>SPA,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Pr="00105C7F">
        <w:t>,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спеціалізована</w:t>
      </w:r>
      <w:r w:rsidR="001D28F3">
        <w:t xml:space="preserve"> </w:t>
      </w:r>
      <w:r w:rsidRPr="00105C7F">
        <w:t>бібліотека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цьому</w:t>
      </w:r>
      <w:r w:rsidR="001D28F3">
        <w:t xml:space="preserve"> </w:t>
      </w:r>
      <w:r w:rsidRPr="00105C7F">
        <w:t>підрозділі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конкретні</w:t>
      </w:r>
      <w:r w:rsidR="001D28F3">
        <w:t xml:space="preserve"> </w:t>
      </w:r>
      <w:r w:rsidRPr="00105C7F">
        <w:t>технології,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їхні</w:t>
      </w:r>
      <w:r w:rsidR="001D28F3">
        <w:t xml:space="preserve"> </w:t>
      </w:r>
      <w:r w:rsidRPr="00105C7F">
        <w:t>версії,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зазначені</w:t>
      </w:r>
      <w:r w:rsidR="001D28F3">
        <w:t xml:space="preserve"> </w:t>
      </w:r>
      <w:r w:rsidRPr="00105C7F">
        <w:t>архітектурні</w:t>
      </w:r>
      <w:r w:rsidR="001D28F3">
        <w:t xml:space="preserve"> </w:t>
      </w:r>
      <w:r w:rsidRPr="00105C7F">
        <w:t>рішення.</w:t>
      </w:r>
    </w:p>
    <w:p w14:paraId="761DD26A" w14:textId="3FFADA82" w:rsidR="008D43BA" w:rsidRPr="00105C7F" w:rsidRDefault="008D43BA" w:rsidP="00105C7F">
      <w:pPr>
        <w:pStyle w:val="ASUBodyText"/>
      </w:pPr>
      <w:r w:rsidRPr="00105C7F">
        <w:t>Основною</w:t>
      </w:r>
      <w:r w:rsidR="001D28F3">
        <w:t xml:space="preserve"> </w:t>
      </w:r>
      <w:r w:rsidRPr="00105C7F">
        <w:t>мовою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обрано</w:t>
      </w:r>
      <w:r w:rsidR="001D28F3">
        <w:t xml:space="preserve"> </w:t>
      </w:r>
      <w:proofErr w:type="spellStart"/>
      <w:r w:rsidRPr="00105C7F">
        <w:rPr>
          <w:b/>
          <w:bCs/>
        </w:rPr>
        <w:t>TypeScript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5.x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надбудову</w:t>
      </w:r>
      <w:r w:rsidR="001D28F3">
        <w:t xml:space="preserve"> </w:t>
      </w:r>
      <w:r w:rsidRPr="00105C7F">
        <w:t>над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статичною</w:t>
      </w:r>
      <w:r w:rsidR="001D28F3">
        <w:t xml:space="preserve"> </w:t>
      </w:r>
      <w:r w:rsidRPr="00105C7F">
        <w:t>типізацією.</w:t>
      </w:r>
      <w:r w:rsidR="001D28F3">
        <w:t xml:space="preserve"> </w:t>
      </w:r>
      <w:r w:rsidRPr="00105C7F">
        <w:t>Мова</w:t>
      </w:r>
      <w:r w:rsidR="001D28F3">
        <w:t xml:space="preserve"> </w:t>
      </w:r>
      <w:r w:rsidRPr="00105C7F">
        <w:t>компілюється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стандартизований</w:t>
      </w:r>
      <w:r w:rsidR="001D28F3">
        <w:t xml:space="preserve"> </w:t>
      </w:r>
      <w:proofErr w:type="spellStart"/>
      <w:r w:rsidRPr="00105C7F">
        <w:rPr>
          <w:b/>
          <w:bCs/>
        </w:rPr>
        <w:t>ECMAScript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2020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(ES11)</w:t>
      </w:r>
      <w:r w:rsidRPr="00105C7F">
        <w:t>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сучасними</w:t>
      </w:r>
      <w:r w:rsidR="001D28F3">
        <w:t xml:space="preserve"> </w:t>
      </w:r>
      <w:r w:rsidRPr="00105C7F">
        <w:t>браузерами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додаткових</w:t>
      </w:r>
      <w:r w:rsidR="001D28F3">
        <w:t xml:space="preserve"> </w:t>
      </w:r>
      <w:proofErr w:type="spellStart"/>
      <w:r w:rsidRPr="00105C7F">
        <w:t>polyfill’ів</w:t>
      </w:r>
      <w:proofErr w:type="spellEnd"/>
      <w:r w:rsidR="001D28F3">
        <w:t xml:space="preserve"> </w:t>
      </w:r>
      <w:r w:rsidRPr="00105C7F">
        <w:t>(NF4).</w:t>
      </w:r>
      <w:r w:rsidR="001D28F3">
        <w:t xml:space="preserve"> </w:t>
      </w:r>
      <w:r w:rsidRPr="00105C7F">
        <w:t>Статична</w:t>
      </w:r>
      <w:r w:rsidR="001D28F3">
        <w:t xml:space="preserve"> </w:t>
      </w:r>
      <w:r w:rsidRPr="00105C7F">
        <w:t>типізація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виявляти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компіляції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об’єкта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t xml:space="preserve"> </w:t>
      </w:r>
      <w:r w:rsidRPr="00105C7F">
        <w:t>замість</w:t>
      </w:r>
      <w:r w:rsidR="001D28F3">
        <w:t xml:space="preserve"> </w:t>
      </w:r>
      <w:r w:rsidRPr="00105C7F">
        <w:t>числа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неправильної</w:t>
      </w:r>
      <w:r w:rsidR="001D28F3">
        <w:t xml:space="preserve"> </w:t>
      </w:r>
      <w:r w:rsidRPr="00105C7F">
        <w:t>форми</w:t>
      </w:r>
      <w:r w:rsidR="001D28F3">
        <w:t xml:space="preserve"> </w:t>
      </w:r>
      <w:r w:rsidRPr="00105C7F">
        <w:t>комплексного</w:t>
      </w:r>
      <w:r w:rsidR="001D28F3">
        <w:t xml:space="preserve"> </w:t>
      </w:r>
      <w:r w:rsidRPr="00105C7F">
        <w:t>значення,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критично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дотримання</w:t>
      </w:r>
      <w:r w:rsidR="001D28F3">
        <w:t xml:space="preserve"> </w:t>
      </w:r>
      <w:r w:rsidRPr="00105C7F">
        <w:t>NF1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).</w:t>
      </w:r>
      <w:r w:rsidR="001D28F3">
        <w:t xml:space="preserve"> </w:t>
      </w:r>
      <w:r w:rsidRPr="00105C7F">
        <w:t>Цільовим</w:t>
      </w:r>
      <w:r w:rsidR="001D28F3">
        <w:t xml:space="preserve"> </w:t>
      </w:r>
      <w:r w:rsidRPr="00105C7F">
        <w:t>середовищем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браузерний</w:t>
      </w:r>
      <w:r w:rsidR="001D28F3">
        <w:t xml:space="preserve"> </w:t>
      </w:r>
      <w:r w:rsidRPr="00105C7F">
        <w:t>рушій</w:t>
      </w:r>
      <w:r w:rsidR="001D28F3">
        <w:t xml:space="preserve"> </w:t>
      </w:r>
      <w:proofErr w:type="spellStart"/>
      <w:r w:rsidRPr="00105C7F">
        <w:t>JavaScript</w:t>
      </w:r>
      <w:proofErr w:type="spellEnd"/>
      <w:r w:rsidR="001D28F3">
        <w:t xml:space="preserve"> </w:t>
      </w:r>
      <w:r w:rsidRPr="00105C7F">
        <w:t>(V8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SpiderMonkey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Firefox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підтримкою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Canvas</w:t>
      </w:r>
      <w:proofErr w:type="spellEnd"/>
      <w:r w:rsidR="001D28F3">
        <w:t xml:space="preserve"> </w:t>
      </w:r>
      <w:r w:rsidRPr="00105C7F">
        <w:t>API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[</w:t>
      </w:r>
      <w:r w:rsidR="00AF7A0B">
        <w:rPr>
          <w:lang w:val="en-US"/>
        </w:rPr>
        <w:t>10</w:t>
      </w:r>
      <w:r w:rsidRPr="00105C7F">
        <w:t>].</w:t>
      </w:r>
    </w:p>
    <w:p w14:paraId="711E13D5" w14:textId="45B8E539" w:rsidR="008D43BA" w:rsidRPr="00105C7F" w:rsidRDefault="008D43BA" w:rsidP="00105C7F">
      <w:pPr>
        <w:pStyle w:val="ASUBodyText"/>
      </w:pP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бібліотек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версіями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призначенням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3.1.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маршрутизацію,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ресурсів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статичну</w:t>
      </w:r>
      <w:r w:rsidR="001D28F3">
        <w:t xml:space="preserve"> </w:t>
      </w:r>
      <w:r w:rsidRPr="00105C7F">
        <w:t>збірку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(режим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</w:t>
      </w:r>
      <w:r w:rsidRPr="00F627B1">
        <w:rPr>
          <w:rStyle w:val="VerbatimChar"/>
          <w:rFonts w:ascii="Times New Roman" w:hAnsi="Times New Roman"/>
          <w:lang w:val="uk-UA"/>
          <w:rPrChange w:id="10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0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0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export</w:t>
      </w:r>
      <w:r w:rsidRPr="00F627B1">
        <w:rPr>
          <w:rStyle w:val="VerbatimChar"/>
          <w:rFonts w:ascii="Times New Roman" w:hAnsi="Times New Roman"/>
          <w:lang w:val="uk-UA"/>
          <w:rPrChange w:id="10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t>).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сторінки</w:t>
      </w:r>
      <w:r w:rsidR="001D28F3">
        <w:t xml:space="preserve"> </w:t>
      </w:r>
      <w:r w:rsidRPr="00105C7F">
        <w:t>позначені</w:t>
      </w:r>
      <w:r w:rsidR="001D28F3">
        <w:t xml:space="preserve"> </w:t>
      </w:r>
      <w:r w:rsidRPr="00105C7F">
        <w:t>директивою</w:t>
      </w:r>
      <w:r w:rsidR="001D28F3"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10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use</w:t>
      </w:r>
      <w:r w:rsidR="001D28F3" w:rsidRPr="00CA549B">
        <w:rPr>
          <w:rStyle w:val="VerbatimChar"/>
          <w:rFonts w:ascii="Times New Roman" w:hAnsi="Times New Roman"/>
          <w:lang w:val="uk-UA"/>
          <w:rPrChange w:id="10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client</w:t>
      </w:r>
      <w:r w:rsidRPr="00CA549B">
        <w:rPr>
          <w:rStyle w:val="VerbatimChar"/>
          <w:rFonts w:ascii="Times New Roman" w:hAnsi="Times New Roman"/>
          <w:lang w:val="uk-UA"/>
          <w:rPrChange w:id="10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-цикл</w:t>
      </w:r>
      <w:r w:rsidR="001D28F3">
        <w:t xml:space="preserve"> </w:t>
      </w:r>
      <w:r w:rsidRPr="00105C7F">
        <w:t>несумісний</w:t>
      </w:r>
      <w:r w:rsidR="001D28F3">
        <w:t xml:space="preserve"> </w:t>
      </w:r>
      <w:r w:rsidRPr="00105C7F">
        <w:t>зі</w:t>
      </w:r>
      <w:r w:rsidR="001D28F3">
        <w:t xml:space="preserve"> </w:t>
      </w:r>
      <w:proofErr w:type="spellStart"/>
      <w:r w:rsidRPr="00105C7F">
        <w:t>server-side</w:t>
      </w:r>
      <w:proofErr w:type="spellEnd"/>
      <w:r w:rsidR="001D28F3">
        <w:t xml:space="preserve"> </w:t>
      </w:r>
      <w:proofErr w:type="spellStart"/>
      <w:r w:rsidRPr="00105C7F">
        <w:t>rendering</w:t>
      </w:r>
      <w:proofErr w:type="spellEnd"/>
      <w:r w:rsidRPr="00105C7F">
        <w:t>.</w:t>
      </w:r>
    </w:p>
    <w:p w14:paraId="29EBBECD" w14:textId="79D0F7F7" w:rsidR="008D43BA" w:rsidRPr="00105C7F" w:rsidRDefault="008D43BA" w:rsidP="00105C7F">
      <w:pPr>
        <w:pStyle w:val="ASUBodyText"/>
      </w:pP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надає</w:t>
      </w:r>
      <w:r w:rsidR="001D28F3">
        <w:t xml:space="preserve"> </w:t>
      </w:r>
      <w:r w:rsidRPr="00105C7F">
        <w:t>готові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r w:rsidRPr="00105C7F">
        <w:t>перетягування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масштабування,</w:t>
      </w:r>
      <w:r w:rsidR="001D28F3">
        <w:t xml:space="preserve"> </w:t>
      </w:r>
      <w:r w:rsidRPr="00105C7F">
        <w:t>анімованих</w:t>
      </w:r>
      <w:r w:rsidR="001D28F3">
        <w:t xml:space="preserve"> </w:t>
      </w:r>
      <w:proofErr w:type="spellStart"/>
      <w:r w:rsidRPr="00105C7F">
        <w:t>ребер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кастомних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105C7F">
        <w:t>/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формальну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2.4).</w:t>
      </w:r>
    </w:p>
    <w:p w14:paraId="54039204" w14:textId="595DE36B" w:rsidR="008D43BA" w:rsidRPr="00105C7F" w:rsidRDefault="008D43BA" w:rsidP="00105C7F">
      <w:pPr>
        <w:pStyle w:val="ASUBodyText"/>
      </w:pP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легка</w:t>
      </w:r>
      <w:r w:rsidR="001D28F3">
        <w:t xml:space="preserve"> </w:t>
      </w:r>
      <w:r w:rsidRPr="00105C7F">
        <w:t>альтернатива</w:t>
      </w:r>
      <w:r w:rsidR="001D28F3">
        <w:t xml:space="preserve"> </w:t>
      </w:r>
      <w:proofErr w:type="spellStart"/>
      <w:r w:rsidRPr="00105C7F">
        <w:t>Redux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шаблонного</w:t>
      </w:r>
      <w:r w:rsidR="001D28F3">
        <w:t xml:space="preserve"> </w:t>
      </w:r>
      <w:r w:rsidRPr="00105C7F">
        <w:t>коду</w:t>
      </w:r>
      <w:r w:rsidR="001D28F3">
        <w:t xml:space="preserve"> </w:t>
      </w:r>
      <w:proofErr w:type="spellStart"/>
      <w:r w:rsidRPr="00105C7F">
        <w:t>редьюсерів</w:t>
      </w:r>
      <w:proofErr w:type="spellEnd"/>
      <w:r w:rsidRPr="00105C7F">
        <w:t>.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хук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useSimStore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0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selector</w:t>
      </w:r>
      <w:r w:rsidRPr="00F627B1">
        <w:rPr>
          <w:rStyle w:val="VerbatimChar"/>
          <w:rFonts w:ascii="Times New Roman" w:hAnsi="Times New Roman"/>
          <w:lang w:val="uk-UA"/>
          <w:rPrChange w:id="10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мемоїзацією</w:t>
      </w:r>
      <w:proofErr w:type="spellEnd"/>
      <w:r w:rsidRPr="00105C7F">
        <w:t>.</w:t>
      </w:r>
    </w:p>
    <w:p w14:paraId="28059199" w14:textId="6AA62F10" w:rsidR="008D43BA" w:rsidRPr="00105C7F" w:rsidRDefault="008D43BA" w:rsidP="00105C7F">
      <w:pPr>
        <w:pStyle w:val="ASUBodyText"/>
      </w:pPr>
      <w:r w:rsidRPr="00105C7F">
        <w:t>fft.js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виключно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референтна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залучається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алгоритму.</w:t>
      </w:r>
    </w:p>
    <w:p w14:paraId="78AF74DE" w14:textId="36DC1607" w:rsidR="008D43BA" w:rsidRPr="00105C7F" w:rsidRDefault="008D43BA" w:rsidP="00D336C0">
      <w:pPr>
        <w:pStyle w:val="ASUTableCaption"/>
      </w:pPr>
      <w:r w:rsidRPr="00105C7F">
        <w:lastRenderedPageBreak/>
        <w:t>Таблиця</w:t>
      </w:r>
      <w:r w:rsidR="001D28F3">
        <w:t xml:space="preserve"> </w:t>
      </w:r>
      <w:r w:rsidRPr="00105C7F">
        <w:t>3.1</w:t>
      </w:r>
    </w:p>
    <w:p w14:paraId="7E236420" w14:textId="6F1B690F" w:rsidR="008D43BA" w:rsidRPr="00105C7F" w:rsidRDefault="008D43BA" w:rsidP="00D336C0">
      <w:pPr>
        <w:pStyle w:val="ASUTableName"/>
      </w:pPr>
      <w:r w:rsidRPr="00105C7F">
        <w:t>Технологічний</w:t>
      </w:r>
      <w:r w:rsidR="001D28F3">
        <w:t xml:space="preserve"> </w:t>
      </w:r>
      <w:r w:rsidRPr="00105C7F">
        <w:t>стек</w:t>
      </w:r>
      <w:r w:rsidR="001D28F3">
        <w:t xml:space="preserve"> </w:t>
      </w:r>
      <w:r w:rsidRPr="00105C7F">
        <w:t>реалізації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ехнологічний стек реалізації"/>
      </w:tblPr>
      <w:tblGrid>
        <w:gridCol w:w="2826"/>
        <w:gridCol w:w="887"/>
        <w:gridCol w:w="5613"/>
      </w:tblGrid>
      <w:tr w:rsidR="008D43BA" w:rsidRPr="00105C7F" w14:paraId="78CCB849" w14:textId="77777777" w:rsidTr="008A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571F7EB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Технологія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40F32D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Версія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BDC21D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60F3D6A2" w14:textId="77777777" w:rsidTr="008A1690">
        <w:trPr>
          <w:trHeight w:val="454"/>
          <w:jc w:val="center"/>
        </w:trPr>
        <w:tc>
          <w:tcPr>
            <w:tcW w:w="0" w:type="auto"/>
          </w:tcPr>
          <w:p w14:paraId="60C6BBF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TypeScript</w:t>
            </w:r>
          </w:p>
        </w:tc>
        <w:tc>
          <w:tcPr>
            <w:tcW w:w="0" w:type="auto"/>
          </w:tcPr>
          <w:p w14:paraId="432688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5.x</w:t>
            </w:r>
          </w:p>
        </w:tc>
        <w:tc>
          <w:tcPr>
            <w:tcW w:w="0" w:type="auto"/>
          </w:tcPr>
          <w:p w14:paraId="38604996" w14:textId="4A931A4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Статично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типізована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реалізації</w:t>
            </w:r>
          </w:p>
        </w:tc>
      </w:tr>
      <w:tr w:rsidR="008D43BA" w:rsidRPr="00105C7F" w14:paraId="425BA6CF" w14:textId="77777777" w:rsidTr="008A1690">
        <w:trPr>
          <w:trHeight w:val="454"/>
          <w:jc w:val="center"/>
        </w:trPr>
        <w:tc>
          <w:tcPr>
            <w:tcW w:w="0" w:type="auto"/>
          </w:tcPr>
          <w:p w14:paraId="057DE8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</w:tcPr>
          <w:p w14:paraId="4A420D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14.x</w:t>
            </w:r>
          </w:p>
        </w:tc>
        <w:tc>
          <w:tcPr>
            <w:tcW w:w="0" w:type="auto"/>
          </w:tcPr>
          <w:p w14:paraId="630E9AF5" w14:textId="295FA3E6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0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Pr="00F627B1">
              <w:rPr>
                <w:rFonts w:ascii="Times New Roman" w:hAnsi="Times New Roman"/>
                <w:lang w:val="ru-RU"/>
                <w:rPrChange w:id="10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-фреймворк,</w:t>
            </w:r>
            <w:r w:rsidR="001D28F3" w:rsidRPr="00F627B1">
              <w:rPr>
                <w:rFonts w:ascii="Times New Roman" w:hAnsi="Times New Roman"/>
                <w:lang w:val="ru-RU"/>
                <w:rPrChange w:id="10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статичний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експорт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</w:p>
        </w:tc>
      </w:tr>
      <w:tr w:rsidR="008D43BA" w:rsidRPr="00105C7F" w14:paraId="1342DA2A" w14:textId="77777777" w:rsidTr="008A1690">
        <w:trPr>
          <w:trHeight w:val="454"/>
          <w:jc w:val="center"/>
        </w:trPr>
        <w:tc>
          <w:tcPr>
            <w:tcW w:w="0" w:type="auto"/>
          </w:tcPr>
          <w:p w14:paraId="511B2C1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</w:p>
        </w:tc>
        <w:tc>
          <w:tcPr>
            <w:tcW w:w="0" w:type="auto"/>
          </w:tcPr>
          <w:p w14:paraId="1A764BF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18.x</w:t>
            </w:r>
          </w:p>
        </w:tc>
        <w:tc>
          <w:tcPr>
            <w:tcW w:w="0" w:type="auto"/>
          </w:tcPr>
          <w:p w14:paraId="474DEB26" w14:textId="20EFD3F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Реактивний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рендеринг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UI-компонентів</w:t>
            </w:r>
          </w:p>
        </w:tc>
      </w:tr>
      <w:tr w:rsidR="008D43BA" w:rsidRPr="00105C7F" w14:paraId="33452D3A" w14:textId="77777777" w:rsidTr="008A1690">
        <w:trPr>
          <w:trHeight w:val="454"/>
          <w:jc w:val="center"/>
        </w:trPr>
        <w:tc>
          <w:tcPr>
            <w:tcW w:w="0" w:type="auto"/>
          </w:tcPr>
          <w:p w14:paraId="06B82A12" w14:textId="2AB9B28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@xyflow/react</w:t>
            </w:r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23299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12.x</w:t>
            </w:r>
          </w:p>
        </w:tc>
        <w:tc>
          <w:tcPr>
            <w:tcW w:w="0" w:type="auto"/>
          </w:tcPr>
          <w:p w14:paraId="4A36CC37" w14:textId="38870C2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Інтерактивна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візуалізація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1FA5F28B" w14:textId="77777777" w:rsidTr="008A1690">
        <w:trPr>
          <w:trHeight w:val="454"/>
          <w:jc w:val="center"/>
        </w:trPr>
        <w:tc>
          <w:tcPr>
            <w:tcW w:w="0" w:type="auto"/>
          </w:tcPr>
          <w:p w14:paraId="7FE4DC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Zustand</w:t>
            </w:r>
            <w:proofErr w:type="spellEnd"/>
          </w:p>
        </w:tc>
        <w:tc>
          <w:tcPr>
            <w:tcW w:w="0" w:type="auto"/>
          </w:tcPr>
          <w:p w14:paraId="09E5E06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52DDBCEF" w14:textId="2E88E20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Централізоване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реактивне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сховище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стану</w:t>
            </w:r>
            <w:proofErr w:type="spellEnd"/>
          </w:p>
        </w:tc>
      </w:tr>
      <w:tr w:rsidR="008D43BA" w:rsidRPr="00105C7F" w14:paraId="6AC2D031" w14:textId="77777777" w:rsidTr="008A1690">
        <w:trPr>
          <w:trHeight w:val="454"/>
          <w:jc w:val="center"/>
        </w:trPr>
        <w:tc>
          <w:tcPr>
            <w:tcW w:w="0" w:type="auto"/>
          </w:tcPr>
          <w:p w14:paraId="3C56908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Comlink</w:t>
            </w:r>
            <w:proofErr w:type="spellEnd"/>
          </w:p>
        </w:tc>
        <w:tc>
          <w:tcPr>
            <w:tcW w:w="0" w:type="auto"/>
          </w:tcPr>
          <w:p w14:paraId="5FF3FA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2DD8A1C5" w14:textId="1958B6F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RPC-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обгортка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Workers</w:t>
            </w:r>
          </w:p>
        </w:tc>
      </w:tr>
      <w:tr w:rsidR="008D43BA" w:rsidRPr="00105C7F" w14:paraId="78AEF674" w14:textId="77777777" w:rsidTr="008A1690">
        <w:trPr>
          <w:trHeight w:val="454"/>
          <w:jc w:val="center"/>
        </w:trPr>
        <w:tc>
          <w:tcPr>
            <w:tcW w:w="0" w:type="auto"/>
          </w:tcPr>
          <w:p w14:paraId="4EB9C88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fft.js</w:t>
            </w:r>
          </w:p>
        </w:tc>
        <w:tc>
          <w:tcPr>
            <w:tcW w:w="0" w:type="auto"/>
          </w:tcPr>
          <w:p w14:paraId="484EF65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184DB895" w14:textId="6DA2592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0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0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Референтна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реалізація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ДПФ</w:t>
            </w:r>
            <w:r w:rsidR="001D28F3" w:rsidRPr="00F627B1">
              <w:rPr>
                <w:rFonts w:ascii="Times New Roman" w:hAnsi="Times New Roman"/>
                <w:lang w:val="ru-RU"/>
                <w:rPrChange w:id="10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10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верифікації</w:t>
            </w:r>
            <w:proofErr w:type="spellEnd"/>
          </w:p>
        </w:tc>
      </w:tr>
      <w:tr w:rsidR="008D43BA" w:rsidRPr="00105C7F" w14:paraId="1FDA1A9F" w14:textId="77777777" w:rsidTr="008A1690">
        <w:trPr>
          <w:trHeight w:val="454"/>
          <w:jc w:val="center"/>
        </w:trPr>
        <w:tc>
          <w:tcPr>
            <w:tcW w:w="0" w:type="auto"/>
          </w:tcPr>
          <w:p w14:paraId="6B31C78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Vitest</w:t>
            </w:r>
            <w:proofErr w:type="spellEnd"/>
          </w:p>
        </w:tc>
        <w:tc>
          <w:tcPr>
            <w:tcW w:w="0" w:type="auto"/>
          </w:tcPr>
          <w:p w14:paraId="6FC0B54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4.x</w:t>
            </w:r>
          </w:p>
        </w:tc>
        <w:tc>
          <w:tcPr>
            <w:tcW w:w="0" w:type="auto"/>
          </w:tcPr>
          <w:p w14:paraId="4EF81F6B" w14:textId="539079E4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0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0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Фреймворк</w:t>
            </w:r>
            <w:r w:rsidR="001D28F3" w:rsidRPr="00F627B1">
              <w:rPr>
                <w:rFonts w:ascii="Times New Roman" w:hAnsi="Times New Roman"/>
                <w:lang w:val="ru-RU"/>
                <w:rPrChange w:id="10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модульного</w:t>
            </w:r>
            <w:r w:rsidR="001D28F3" w:rsidRPr="00F627B1">
              <w:rPr>
                <w:rFonts w:ascii="Times New Roman" w:hAnsi="Times New Roman"/>
                <w:lang w:val="ru-RU"/>
                <w:rPrChange w:id="10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0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й</w:t>
            </w:r>
            <w:r w:rsidR="001D28F3" w:rsidRPr="00F627B1">
              <w:rPr>
                <w:rFonts w:ascii="Times New Roman" w:hAnsi="Times New Roman"/>
                <w:lang w:val="ru-RU"/>
                <w:rPrChange w:id="10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0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інтеграційного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0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1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тестування</w:t>
            </w:r>
          </w:p>
        </w:tc>
      </w:tr>
      <w:tr w:rsidR="008D43BA" w:rsidRPr="00105C7F" w14:paraId="335CCFAC" w14:textId="77777777" w:rsidTr="008A1690">
        <w:trPr>
          <w:trHeight w:val="454"/>
          <w:jc w:val="center"/>
        </w:trPr>
        <w:tc>
          <w:tcPr>
            <w:tcW w:w="0" w:type="auto"/>
          </w:tcPr>
          <w:p w14:paraId="0D3C1B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ESLint</w:t>
            </w:r>
            <w:proofErr w:type="spellEnd"/>
          </w:p>
        </w:tc>
        <w:tc>
          <w:tcPr>
            <w:tcW w:w="0" w:type="auto"/>
          </w:tcPr>
          <w:p w14:paraId="56084EF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8.x</w:t>
            </w:r>
          </w:p>
        </w:tc>
        <w:tc>
          <w:tcPr>
            <w:tcW w:w="0" w:type="auto"/>
          </w:tcPr>
          <w:p w14:paraId="17C9CA26" w14:textId="1FC8EA91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1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1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Статичний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1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1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аналіз</w:t>
            </w:r>
            <w:r w:rsidR="001D28F3" w:rsidRPr="00F627B1">
              <w:rPr>
                <w:rFonts w:ascii="Times New Roman" w:hAnsi="Times New Roman"/>
                <w:lang w:val="ru-RU"/>
                <w:rPrChange w:id="11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1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коду,</w:t>
            </w:r>
            <w:r w:rsidR="001D28F3" w:rsidRPr="00F627B1">
              <w:rPr>
                <w:rFonts w:ascii="Times New Roman" w:hAnsi="Times New Roman"/>
                <w:lang w:val="ru-RU"/>
                <w:rPrChange w:id="11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1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правила</w:t>
            </w:r>
            <w:r w:rsidR="001D28F3" w:rsidRPr="00F627B1">
              <w:rPr>
                <w:rFonts w:ascii="Times New Roman" w:hAnsi="Times New Roman"/>
                <w:lang w:val="ru-RU"/>
                <w:rPrChange w:id="11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1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стилю</w:t>
            </w:r>
          </w:p>
        </w:tc>
      </w:tr>
      <w:tr w:rsidR="008D43BA" w:rsidRPr="00105C7F" w14:paraId="169F31CF" w14:textId="77777777" w:rsidTr="008A1690">
        <w:trPr>
          <w:trHeight w:val="454"/>
          <w:jc w:val="center"/>
        </w:trPr>
        <w:tc>
          <w:tcPr>
            <w:tcW w:w="0" w:type="auto"/>
          </w:tcPr>
          <w:p w14:paraId="0A97D85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Prettier</w:t>
            </w:r>
          </w:p>
        </w:tc>
        <w:tc>
          <w:tcPr>
            <w:tcW w:w="0" w:type="auto"/>
          </w:tcPr>
          <w:p w14:paraId="7E5380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3.x</w:t>
            </w:r>
          </w:p>
        </w:tc>
        <w:tc>
          <w:tcPr>
            <w:tcW w:w="0" w:type="auto"/>
          </w:tcPr>
          <w:p w14:paraId="646876B7" w14:textId="58853A5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Автоматичне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форматування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коду</w:t>
            </w:r>
          </w:p>
        </w:tc>
      </w:tr>
    </w:tbl>
    <w:p w14:paraId="50334813" w14:textId="77777777" w:rsidR="00225FF4" w:rsidRDefault="00225FF4" w:rsidP="00105C7F">
      <w:pPr>
        <w:pStyle w:val="ASUBodyText"/>
        <w:rPr>
          <w:ins w:id="1111" w:author="Учетная запись Майкрософт" w:date="2026-05-24T17:35:00Z"/>
        </w:rPr>
      </w:pPr>
    </w:p>
    <w:p w14:paraId="7446982E" w14:textId="058FEDED" w:rsidR="008D43BA" w:rsidRPr="00105C7F" w:rsidRDefault="008D43BA" w:rsidP="00105C7F">
      <w:pPr>
        <w:pStyle w:val="ASUBodyText"/>
      </w:pPr>
      <w:r w:rsidRPr="00105C7F">
        <w:t>Розробка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редакторі</w:t>
      </w:r>
      <w:r w:rsidR="001D28F3">
        <w:t xml:space="preserve"> </w:t>
      </w:r>
      <w:proofErr w:type="spellStart"/>
      <w:r w:rsidRPr="00105C7F">
        <w:rPr>
          <w:b/>
          <w:bCs/>
        </w:rPr>
        <w:t>Web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Storm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розширеннями</w:t>
      </w:r>
      <w:r w:rsidR="001D28F3">
        <w:t xml:space="preserve"> </w:t>
      </w:r>
      <w:proofErr w:type="spellStart"/>
      <w:r w:rsidRPr="00105C7F">
        <w:t>ESLint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.</w:t>
      </w:r>
      <w:r w:rsidR="001D28F3">
        <w:t xml:space="preserve"> </w:t>
      </w:r>
      <w:proofErr w:type="spellStart"/>
      <w:r w:rsidRPr="00105C7F">
        <w:t>Pre</w:t>
      </w:r>
      <w:proofErr w:type="spellEnd"/>
      <w:r w:rsidRPr="00105C7F">
        <w:t>-</w:t>
      </w:r>
      <w:proofErr w:type="spellStart"/>
      <w:r w:rsidRPr="00105C7F">
        <w:t>commit</w:t>
      </w:r>
      <w:proofErr w:type="spellEnd"/>
      <w:r w:rsidRPr="00105C7F">
        <w:t>-хуки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husky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lint</w:t>
      </w:r>
      <w:r w:rsidRPr="00F627B1">
        <w:rPr>
          <w:rStyle w:val="VerbatimChar"/>
          <w:rFonts w:ascii="Times New Roman" w:hAnsi="Times New Roman"/>
          <w:lang w:val="uk-UA"/>
          <w:rPrChange w:id="11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staged</w:t>
      </w:r>
      <w:r w:rsidRPr="00105C7F">
        <w:t>:</w:t>
      </w:r>
      <w:r w:rsidR="001D28F3">
        <w:t xml:space="preserve"> </w:t>
      </w:r>
      <w:r w:rsidRPr="00105C7F">
        <w:t>перед</w:t>
      </w:r>
      <w:r w:rsidR="001D28F3">
        <w:t xml:space="preserve"> </w:t>
      </w:r>
      <w:r w:rsidRPr="00105C7F">
        <w:t>кожним</w:t>
      </w:r>
      <w:r w:rsidR="001D28F3">
        <w:t xml:space="preserve"> </w:t>
      </w:r>
      <w:proofErr w:type="spellStart"/>
      <w:r w:rsidRPr="00105C7F">
        <w:t>коммітом</w:t>
      </w:r>
      <w:proofErr w:type="spellEnd"/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запускаються</w:t>
      </w:r>
      <w:r w:rsidR="001D28F3">
        <w:t xml:space="preserve"> </w:t>
      </w:r>
      <w:proofErr w:type="spellStart"/>
      <w:r w:rsidRPr="00105C7F">
        <w:t>ESLint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змінених</w:t>
      </w:r>
      <w:r w:rsidR="001D28F3">
        <w:t xml:space="preserve"> </w:t>
      </w:r>
      <w:r w:rsidRPr="00105C7F">
        <w:t>файлів.</w:t>
      </w:r>
    </w:p>
    <w:p w14:paraId="53490F93" w14:textId="44405192" w:rsidR="008D43BA" w:rsidRPr="00105C7F" w:rsidRDefault="008D43BA" w:rsidP="00105C7F">
      <w:pPr>
        <w:pStyle w:val="ASUBodyText"/>
      </w:pPr>
      <w:r w:rsidRPr="00105C7F">
        <w:t>Менеджер</w:t>
      </w:r>
      <w:r w:rsidR="001D28F3">
        <w:t xml:space="preserve"> </w:t>
      </w:r>
      <w:r w:rsidRPr="00105C7F">
        <w:t>пакетів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rPr>
          <w:b/>
          <w:bCs/>
        </w:rPr>
        <w:t>npm</w:t>
      </w:r>
      <w:proofErr w:type="spellEnd"/>
      <w:r w:rsidRPr="00105C7F">
        <w:t>: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package</w:t>
      </w:r>
      <w:r w:rsidRPr="00F627B1">
        <w:rPr>
          <w:rStyle w:val="VerbatimChar"/>
          <w:rFonts w:ascii="Times New Roman" w:hAnsi="Times New Roman"/>
          <w:lang w:val="uk-UA"/>
          <w:rPrChange w:id="11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lock</w:t>
      </w:r>
      <w:r w:rsidRPr="00F627B1">
        <w:rPr>
          <w:rStyle w:val="VerbatimChar"/>
          <w:rFonts w:ascii="Times New Roman" w:hAnsi="Times New Roman"/>
          <w:lang w:val="uk-UA"/>
          <w:rPrChange w:id="11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машинах.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proofErr w:type="spellStart"/>
      <w:r w:rsidRPr="00105C7F">
        <w:rPr>
          <w:b/>
          <w:bCs/>
        </w:rPr>
        <w:t>Git</w:t>
      </w:r>
      <w:proofErr w:type="spellEnd"/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стратегією</w:t>
      </w:r>
      <w:r w:rsidR="001D28F3">
        <w:t xml:space="preserve"> </w:t>
      </w:r>
      <w:proofErr w:type="spellStart"/>
      <w:r w:rsidRPr="00105C7F">
        <w:rPr>
          <w:i/>
          <w:iCs/>
        </w:rPr>
        <w:t>trunk-based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development</w:t>
      </w:r>
      <w:proofErr w:type="spellEnd"/>
      <w:r w:rsidRPr="00105C7F">
        <w:t>:</w:t>
      </w:r>
      <w:r w:rsidR="001D28F3">
        <w:t xml:space="preserve"> </w:t>
      </w:r>
      <w:r w:rsidRPr="00105C7F">
        <w:t>основна</w:t>
      </w:r>
      <w:r w:rsidR="001D28F3">
        <w:t xml:space="preserve"> </w:t>
      </w:r>
      <w:r w:rsidRPr="00105C7F">
        <w:t>розробка</w:t>
      </w:r>
      <w:r w:rsidR="001D28F3">
        <w:t xml:space="preserve"> </w:t>
      </w:r>
      <w:r w:rsidRPr="00105C7F">
        <w:t>ведеться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гілці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</w:t>
      </w:r>
      <w:r w:rsidRPr="00105C7F">
        <w:t>,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великих</w:t>
      </w:r>
      <w:r w:rsidR="001D28F3">
        <w:t xml:space="preserve"> </w:t>
      </w:r>
      <w:r w:rsidRPr="00105C7F">
        <w:t>змін</w:t>
      </w:r>
      <w:r w:rsidR="001D28F3">
        <w:t xml:space="preserve"> </w:t>
      </w:r>
      <w:r w:rsidRPr="00105C7F">
        <w:t>створюються</w:t>
      </w:r>
      <w:r w:rsidR="001D28F3">
        <w:t xml:space="preserve"> </w:t>
      </w:r>
      <w:r w:rsidRPr="00105C7F">
        <w:t>короткоживучі</w:t>
      </w:r>
      <w:r w:rsidR="001D28F3">
        <w:t xml:space="preserve"> </w:t>
      </w:r>
      <w:proofErr w:type="spellStart"/>
      <w:r w:rsidRPr="00105C7F">
        <w:t>feature</w:t>
      </w:r>
      <w:proofErr w:type="spellEnd"/>
      <w:r w:rsidRPr="00105C7F">
        <w:t>-гілки.</w:t>
      </w:r>
      <w:r w:rsidR="001D28F3">
        <w:t xml:space="preserve"> </w:t>
      </w:r>
      <w:r w:rsidRPr="00105C7F">
        <w:t>Репозиторій</w:t>
      </w:r>
      <w:r w:rsidR="001D28F3">
        <w:t xml:space="preserve"> </w:t>
      </w:r>
      <w:r w:rsidRPr="00105C7F">
        <w:t>розміщений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GitHub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опційно</w:t>
      </w:r>
      <w:proofErr w:type="spellEnd"/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rPr>
          <w:b/>
          <w:bCs/>
        </w:rPr>
        <w:t>GitHub</w:t>
      </w:r>
      <w:proofErr w:type="spellEnd"/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Actions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автоматичного</w:t>
      </w:r>
      <w:r w:rsidR="001D28F3">
        <w:t xml:space="preserve"> </w:t>
      </w:r>
      <w:r w:rsidRPr="00105C7F">
        <w:t>запуску</w:t>
      </w:r>
      <w:r w:rsidR="001D28F3">
        <w:t xml:space="preserve"> </w:t>
      </w:r>
      <w:r w:rsidRPr="00105C7F">
        <w:t>модульних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лінтерів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proofErr w:type="spellStart"/>
      <w:r w:rsidRPr="00105C7F">
        <w:t>push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3.4).</w:t>
      </w:r>
    </w:p>
    <w:p w14:paraId="34E765C7" w14:textId="76E424D4" w:rsidR="008D43BA" w:rsidRPr="00105C7F" w:rsidRDefault="008D43BA" w:rsidP="0017163C">
      <w:pPr>
        <w:pStyle w:val="ASUSectionHead"/>
      </w:pPr>
      <w:bookmarkStart w:id="1115" w:name="X167ffd08ffc49c19e5d17ce877b0967d41b68f7"/>
      <w:bookmarkStart w:id="1116" w:name="_Toc230636421"/>
      <w:bookmarkEnd w:id="1115"/>
      <w:r w:rsidRPr="00105C7F">
        <w:t>3.2.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організація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</w:t>
      </w:r>
      <w:bookmarkEnd w:id="1116"/>
    </w:p>
    <w:p w14:paraId="2C3841EF" w14:textId="41D8BFB4" w:rsidR="008D43BA" w:rsidRPr="00105C7F" w:rsidRDefault="008D43BA" w:rsidP="00105C7F">
      <w:pPr>
        <w:pStyle w:val="ASUBodyText"/>
      </w:pPr>
      <w:r w:rsidRPr="00105C7F">
        <w:t>Структура</w:t>
      </w:r>
      <w:r w:rsidR="001D28F3">
        <w:t xml:space="preserve"> </w:t>
      </w:r>
      <w:r w:rsidRPr="00105C7F">
        <w:t>кореневого</w:t>
      </w:r>
      <w:r w:rsidR="001D28F3">
        <w:t xml:space="preserve"> </w:t>
      </w:r>
      <w:r w:rsidRPr="00105C7F">
        <w:t>каталогу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організована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стандартом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окремими</w:t>
      </w:r>
      <w:r w:rsidR="001D28F3">
        <w:t xml:space="preserve"> </w:t>
      </w:r>
      <w:r w:rsidRPr="00105C7F">
        <w:t>директоріями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документації</w:t>
      </w:r>
      <w:r w:rsidR="001D28F3">
        <w:t xml:space="preserve"> </w:t>
      </w:r>
      <w:r w:rsidRPr="00105C7F">
        <w:t>(рис.</w:t>
      </w:r>
      <w:r w:rsidR="001D28F3">
        <w:t xml:space="preserve"> </w:t>
      </w:r>
      <w:r w:rsidRPr="00105C7F">
        <w:t>3.1).</w:t>
      </w:r>
    </w:p>
    <w:p w14:paraId="054641F9" w14:textId="6F364D32" w:rsidR="008D43BA" w:rsidRPr="00105C7F" w:rsidRDefault="008D43BA" w:rsidP="00105C7F">
      <w:pPr>
        <w:pStyle w:val="ASUBodyText"/>
      </w:pPr>
      <w:r w:rsidRPr="00225FF4">
        <w:rPr>
          <w:b/>
          <w:i/>
          <w:rPrChange w:id="1117" w:author="Учетная запись Майкрософт" w:date="2026-05-24T17:35:00Z">
            <w:rPr/>
          </w:rPrChange>
        </w:rPr>
        <w:t>Рис.</w:t>
      </w:r>
      <w:r w:rsidR="001D28F3" w:rsidRPr="00225FF4">
        <w:rPr>
          <w:b/>
          <w:i/>
          <w:rPrChange w:id="1118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19" w:author="Учетная запись Майкрософт" w:date="2026-05-24T17:35:00Z">
            <w:rPr/>
          </w:rPrChange>
        </w:rPr>
        <w:t>3.1.</w:t>
      </w:r>
      <w:r w:rsidR="001D28F3" w:rsidRPr="00225FF4">
        <w:rPr>
          <w:b/>
          <w:i/>
          <w:rPrChange w:id="1120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21" w:author="Учетная запись Майкрософт" w:date="2026-05-24T17:35:00Z">
            <w:rPr/>
          </w:rPrChange>
        </w:rPr>
        <w:t>Структура</w:t>
      </w:r>
      <w:r w:rsidR="001D28F3" w:rsidRPr="00225FF4">
        <w:rPr>
          <w:b/>
          <w:i/>
          <w:rPrChange w:id="1122" w:author="Учетная запись Майкрософт" w:date="2026-05-24T17:35:00Z">
            <w:rPr/>
          </w:rPrChange>
        </w:rPr>
        <w:t xml:space="preserve"> </w:t>
      </w:r>
      <w:proofErr w:type="spellStart"/>
      <w:r w:rsidRPr="00225FF4">
        <w:rPr>
          <w:b/>
          <w:i/>
          <w:rPrChange w:id="1123" w:author="Учетная запись Майкрософт" w:date="2026-05-24T17:35:00Z">
            <w:rPr/>
          </w:rPrChange>
        </w:rPr>
        <w:t>директорiй</w:t>
      </w:r>
      <w:proofErr w:type="spellEnd"/>
      <w:r w:rsidR="001D28F3" w:rsidRPr="00225FF4">
        <w:rPr>
          <w:b/>
          <w:i/>
          <w:rPrChange w:id="1124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25" w:author="Учетная запись Майкрософт" w:date="2026-05-24T17:35:00Z">
            <w:rPr/>
          </w:rPrChange>
        </w:rPr>
        <w:t>проєкту.</w:t>
      </w:r>
      <w:r w:rsidR="001D28F3" w:rsidRPr="00225FF4">
        <w:rPr>
          <w:b/>
          <w:i/>
          <w:rPrChange w:id="1126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27" w:author="Учетная запись Майкрософт" w:date="2026-05-24T17:35:00Z">
            <w:rPr/>
          </w:rPrChange>
        </w:rPr>
        <w:t>Джерело:</w:t>
      </w:r>
      <w:r w:rsidR="001D28F3" w:rsidRPr="00225FF4">
        <w:rPr>
          <w:b/>
          <w:i/>
          <w:rPrChange w:id="1128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29" w:author="Учетная запись Майкрософт" w:date="2026-05-24T17:35:00Z">
            <w:rPr/>
          </w:rPrChange>
        </w:rPr>
        <w:t>розроблено</w:t>
      </w:r>
      <w:r w:rsidR="001D28F3" w:rsidRPr="00225FF4">
        <w:rPr>
          <w:b/>
          <w:i/>
          <w:rPrChange w:id="1130" w:author="Учетная запись Майкрософт" w:date="2026-05-24T17:35:00Z">
            <w:rPr/>
          </w:rPrChange>
        </w:rPr>
        <w:t xml:space="preserve"> </w:t>
      </w:r>
      <w:r w:rsidRPr="00225FF4">
        <w:rPr>
          <w:b/>
          <w:i/>
          <w:rPrChange w:id="1131" w:author="Учетная запись Майкрософт" w:date="2026-05-24T17:35:00Z">
            <w:rPr/>
          </w:rPrChange>
        </w:rPr>
        <w:t>автором</w:t>
      </w:r>
      <w:r w:rsidRPr="00105C7F">
        <w:t>.</w:t>
      </w:r>
    </w:p>
    <w:p w14:paraId="735DA041" w14:textId="267F312D" w:rsidR="008D43BA" w:rsidRPr="00105C7F" w:rsidRDefault="008D43BA" w:rsidP="00105C7F">
      <w:pPr>
        <w:pStyle w:val="ASUBodyText"/>
      </w:pPr>
      <w:r w:rsidRPr="00105C7F">
        <w:lastRenderedPageBreak/>
        <w:t>Декомпозиція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модулі</w:t>
      </w:r>
      <w:r w:rsidR="001D28F3">
        <w:t xml:space="preserve"> </w:t>
      </w:r>
      <w:r w:rsidRPr="00105C7F">
        <w:t>виконана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rPr>
          <w:i/>
          <w:iCs/>
        </w:rPr>
        <w:t>розподілу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шарами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відповідальності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архітектурі</w:t>
      </w:r>
      <w:r w:rsidR="001D28F3">
        <w:t xml:space="preserve"> </w:t>
      </w:r>
      <w:proofErr w:type="spellStart"/>
      <w:r w:rsidRPr="00105C7F">
        <w:t>Container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1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будь-яких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UI:</w:t>
      </w:r>
      <w:r w:rsidR="001D28F3">
        <w:t xml:space="preserve"> </w:t>
      </w:r>
      <w:r w:rsidRPr="00105C7F">
        <w:t>воно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імпортоване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batch</w:t>
      </w:r>
      <w:proofErr w:type="spellEnd"/>
      <w:r w:rsidRPr="00105C7F">
        <w:t>-обчислень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в</w:t>
      </w:r>
      <w:r w:rsidR="001D28F3">
        <w:t xml:space="preserve"> </w:t>
      </w:r>
      <w:proofErr w:type="spellStart"/>
      <w:r w:rsidRPr="00105C7F">
        <w:t>unit</w:t>
      </w:r>
      <w:proofErr w:type="spellEnd"/>
      <w:r w:rsidRPr="00105C7F">
        <w:t>-тестах;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1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генерацію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інтерактивної</w:t>
      </w:r>
      <w:r w:rsidR="001D28F3">
        <w:t xml:space="preserve"> </w:t>
      </w:r>
      <w:r w:rsidRPr="00105C7F">
        <w:t>візуалізації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.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components</w:t>
      </w:r>
      <w:r w:rsidRPr="00F627B1">
        <w:rPr>
          <w:rStyle w:val="VerbatimChar"/>
          <w:rFonts w:ascii="Times New Roman" w:hAnsi="Times New Roman"/>
          <w:lang w:val="uk-UA"/>
          <w:rPrChange w:id="11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UI-компоненти,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залежать</w:t>
      </w:r>
      <w:r w:rsidR="001D28F3">
        <w:t xml:space="preserve"> </w:t>
      </w:r>
      <w:r w:rsidRPr="00105C7F">
        <w:t>від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(панелі</w:t>
      </w:r>
      <w:r w:rsidR="001D28F3">
        <w:t xml:space="preserve"> </w:t>
      </w:r>
      <w:r w:rsidRPr="00105C7F">
        <w:t>керування,</w:t>
      </w:r>
      <w:r w:rsidR="001D28F3">
        <w:t xml:space="preserve"> </w:t>
      </w:r>
      <w:r w:rsidRPr="00105C7F">
        <w:t>метрики,</w:t>
      </w:r>
      <w:r w:rsidR="001D28F3">
        <w:t xml:space="preserve"> </w:t>
      </w:r>
      <w:r w:rsidRPr="00105C7F">
        <w:t>спектр);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1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реактивний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інтеграцію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ядром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t>Директорія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11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чисті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побічних</w:t>
      </w:r>
      <w:r w:rsidR="001D28F3">
        <w:t xml:space="preserve"> </w:t>
      </w:r>
      <w:r w:rsidRPr="00105C7F">
        <w:t>ефектів,</w:t>
      </w:r>
      <w:r w:rsidR="001D28F3">
        <w:t xml:space="preserve"> </w:t>
      </w:r>
      <w:r w:rsidRPr="00105C7F">
        <w:t>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workers</w:t>
      </w:r>
      <w:r w:rsidRPr="00F627B1">
        <w:rPr>
          <w:rStyle w:val="VerbatimChar"/>
          <w:rFonts w:ascii="Times New Roman" w:hAnsi="Times New Roman"/>
          <w:lang w:val="uk-UA"/>
          <w:rPrChange w:id="11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фонових</w:t>
      </w:r>
      <w:r w:rsidR="001D28F3">
        <w:t xml:space="preserve"> </w:t>
      </w:r>
      <w:r w:rsidRPr="00105C7F">
        <w:t>обчислень.</w:t>
      </w:r>
      <w:r w:rsidR="001D28F3">
        <w:t xml:space="preserve"> </w:t>
      </w:r>
      <w:r w:rsidRPr="00105C7F">
        <w:t>Така</w:t>
      </w:r>
      <w:r w:rsidR="001D28F3">
        <w:t xml:space="preserve"> </w:t>
      </w:r>
      <w:r w:rsidRPr="00105C7F">
        <w:t>організація</w:t>
      </w:r>
      <w:r w:rsidR="001D28F3">
        <w:t xml:space="preserve"> </w:t>
      </w:r>
      <w:r w:rsidRPr="00105C7F">
        <w:t>спрощує</w:t>
      </w:r>
      <w:r w:rsidR="001D28F3">
        <w:t xml:space="preserve"> </w:t>
      </w:r>
      <w:r w:rsidRPr="00105C7F">
        <w:t>ізольоване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полегшує</w:t>
      </w:r>
      <w:r w:rsidR="001D28F3">
        <w:t xml:space="preserve"> </w:t>
      </w:r>
      <w:r w:rsidRPr="00105C7F">
        <w:t>пошук</w:t>
      </w:r>
      <w:r w:rsidR="001D28F3">
        <w:t xml:space="preserve"> </w:t>
      </w:r>
      <w:r w:rsidRPr="00105C7F">
        <w:t>місць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внесення</w:t>
      </w:r>
      <w:r w:rsidR="001D28F3">
        <w:t xml:space="preserve"> </w:t>
      </w:r>
      <w:r w:rsidRPr="00105C7F">
        <w:t>змін.</w:t>
      </w:r>
    </w:p>
    <w:p w14:paraId="69D9E3A8" w14:textId="5A60EA07" w:rsidR="008D43BA" w:rsidRPr="00105C7F" w:rsidRDefault="008D43BA" w:rsidP="00105C7F">
      <w:pPr>
        <w:pStyle w:val="ASUBodyText"/>
      </w:pPr>
      <w:r w:rsidRPr="00105C7F">
        <w:t>Відповідність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архітектури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коду</w:t>
      </w:r>
      <w:r w:rsidR="001D28F3">
        <w:t xml:space="preserve"> </w:t>
      </w:r>
      <w:r w:rsidRPr="00105C7F">
        <w:t>зведена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</w:t>
      </w:r>
      <w:ins w:id="1144" w:author="Учетная запись Майкрософт" w:date="2026-05-24T17:35:00Z">
        <w:r w:rsidR="00225FF4" w:rsidRPr="00225FF4">
          <w:rPr>
            <w:color w:val="FF0000"/>
          </w:rPr>
          <w:t>.</w:t>
        </w:r>
      </w:ins>
      <w:r w:rsidR="001D28F3" w:rsidRPr="00225FF4">
        <w:rPr>
          <w:color w:val="FF0000"/>
          <w:rPrChange w:id="1145" w:author="Учетная запись Майкрософт" w:date="2026-05-24T17:35:00Z">
            <w:rPr/>
          </w:rPrChange>
        </w:rPr>
        <w:t xml:space="preserve"> </w:t>
      </w:r>
      <w:r w:rsidRPr="00105C7F">
        <w:t>3.2.</w:t>
      </w:r>
    </w:p>
    <w:p w14:paraId="66FFA295" w14:textId="3445CA8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3.2</w:t>
      </w:r>
    </w:p>
    <w:p w14:paraId="780D2650" w14:textId="29BF9C3A" w:rsidR="008D43BA" w:rsidRPr="00105C7F" w:rsidRDefault="008D43BA" w:rsidP="00D336C0">
      <w:pPr>
        <w:pStyle w:val="ASUTableName"/>
      </w:pPr>
      <w:r w:rsidRPr="00105C7F">
        <w:t>Відповідність</w:t>
      </w:r>
      <w:r w:rsidR="001D28F3">
        <w:t xml:space="preserve"> </w:t>
      </w:r>
      <w:r w:rsidRPr="00105C7F">
        <w:t>«Компонент</w:t>
      </w:r>
      <w:r w:rsidR="001D28F3"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Модуль/файл»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Відповідність «Компонент \rightarrow Модуль/файл»"/>
      </w:tblPr>
      <w:tblGrid>
        <w:gridCol w:w="2428"/>
        <w:gridCol w:w="3229"/>
        <w:gridCol w:w="3687"/>
      </w:tblGrid>
      <w:tr w:rsidR="008D43BA" w:rsidRPr="00105C7F" w14:paraId="4D7C196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2F05EA8" w14:textId="38BC622C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Компонент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архітектури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(2.3)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6BF92B" w14:textId="3920289F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Модуль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/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42D1EB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Роль</w:t>
            </w:r>
            <w:proofErr w:type="spellEnd"/>
          </w:p>
        </w:tc>
      </w:tr>
      <w:tr w:rsidR="008D43BA" w:rsidRPr="00105C7F" w14:paraId="24409623" w14:textId="77777777" w:rsidTr="000E4C03">
        <w:trPr>
          <w:trHeight w:val="454"/>
          <w:jc w:val="center"/>
        </w:trPr>
        <w:tc>
          <w:tcPr>
            <w:tcW w:w="0" w:type="auto"/>
          </w:tcPr>
          <w:p w14:paraId="2CE7A07F" w14:textId="56D85E8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4D04E9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5077F00A" w14:textId="152A224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Клас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метод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542266D8" w14:textId="77777777" w:rsidTr="000E4C03">
        <w:trPr>
          <w:trHeight w:val="454"/>
          <w:jc w:val="center"/>
        </w:trPr>
        <w:tc>
          <w:tcPr>
            <w:tcW w:w="0" w:type="auto"/>
          </w:tcPr>
          <w:p w14:paraId="5CCC82C5" w14:textId="738A2CE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2CC1B96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1EF2653C" w14:textId="47BA384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FIFO-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черги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дугах</w:t>
            </w:r>
            <w:proofErr w:type="spellEnd"/>
          </w:p>
        </w:tc>
      </w:tr>
      <w:tr w:rsidR="008D43BA" w:rsidRPr="00105C7F" w14:paraId="3604055B" w14:textId="77777777" w:rsidTr="000E4C03">
        <w:trPr>
          <w:trHeight w:val="454"/>
          <w:jc w:val="center"/>
        </w:trPr>
        <w:tc>
          <w:tcPr>
            <w:tcW w:w="0" w:type="auto"/>
          </w:tcPr>
          <w:p w14:paraId="46D04136" w14:textId="61E35FF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Simulation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</w:tcPr>
          <w:p w14:paraId="3E629F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types.ts</w:t>
            </w:r>
            <w:proofErr w:type="spellEnd"/>
          </w:p>
        </w:tc>
        <w:tc>
          <w:tcPr>
            <w:tcW w:w="0" w:type="auto"/>
          </w:tcPr>
          <w:p w14:paraId="6880F355" w14:textId="08B904D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Token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Edge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NodeSpec</w:t>
            </w:r>
            <w:proofErr w:type="spellEnd"/>
          </w:p>
        </w:tc>
      </w:tr>
      <w:tr w:rsidR="008D43BA" w:rsidRPr="00105C7F" w14:paraId="4D0E6431" w14:textId="77777777" w:rsidTr="000E4C03">
        <w:trPr>
          <w:trHeight w:val="454"/>
          <w:jc w:val="center"/>
        </w:trPr>
        <w:tc>
          <w:tcPr>
            <w:tcW w:w="0" w:type="auto"/>
          </w:tcPr>
          <w:p w14:paraId="534E491A" w14:textId="6C6CDFF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Graph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0" w:type="auto"/>
          </w:tcPr>
          <w:p w14:paraId="7D574A8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/graph/generateDFT4x4.ts</w:t>
            </w:r>
          </w:p>
        </w:tc>
        <w:tc>
          <w:tcPr>
            <w:tcW w:w="0" w:type="auto"/>
          </w:tcPr>
          <w:p w14:paraId="18D20B76" w14:textId="6D3990F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Побудова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651C2790" w14:textId="77777777" w:rsidTr="000E4C03">
        <w:trPr>
          <w:trHeight w:val="454"/>
          <w:jc w:val="center"/>
        </w:trPr>
        <w:tc>
          <w:tcPr>
            <w:tcW w:w="0" w:type="auto"/>
          </w:tcPr>
          <w:p w14:paraId="3C2679BA" w14:textId="3A41B99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Graph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Generator</w:t>
            </w:r>
          </w:p>
        </w:tc>
        <w:tc>
          <w:tcPr>
            <w:tcW w:w="0" w:type="auto"/>
          </w:tcPr>
          <w:p w14:paraId="2B18AAD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/graph/layout4x4.ts</w:t>
            </w:r>
          </w:p>
        </w:tc>
        <w:tc>
          <w:tcPr>
            <w:tcW w:w="0" w:type="auto"/>
          </w:tcPr>
          <w:p w14:paraId="6C5DCA06" w14:textId="5F3CE82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Координати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26E6A94A" w14:textId="77777777" w:rsidTr="000E4C03">
        <w:trPr>
          <w:trHeight w:val="454"/>
          <w:jc w:val="center"/>
        </w:trPr>
        <w:tc>
          <w:tcPr>
            <w:tcW w:w="0" w:type="auto"/>
          </w:tcPr>
          <w:p w14:paraId="0426A1FF" w14:textId="7913BA1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State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Store</w:t>
            </w:r>
          </w:p>
        </w:tc>
        <w:tc>
          <w:tcPr>
            <w:tcW w:w="0" w:type="auto"/>
          </w:tcPr>
          <w:p w14:paraId="59216F9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/store/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72C266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Zustand-сховище</w:t>
            </w:r>
            <w:proofErr w:type="spellEnd"/>
          </w:p>
        </w:tc>
      </w:tr>
      <w:tr w:rsidR="008D43BA" w:rsidRPr="00105C7F" w14:paraId="0CB5DBC2" w14:textId="77777777" w:rsidTr="000E4C03">
        <w:trPr>
          <w:trHeight w:val="454"/>
          <w:jc w:val="center"/>
        </w:trPr>
        <w:tc>
          <w:tcPr>
            <w:tcW w:w="0" w:type="auto"/>
          </w:tcPr>
          <w:p w14:paraId="79F94E3A" w14:textId="4BED70B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GraphView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C3AF8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/graph/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GraphView.tsx</w:t>
            </w:r>
            <w:proofErr w:type="spellEnd"/>
          </w:p>
        </w:tc>
        <w:tc>
          <w:tcPr>
            <w:tcW w:w="0" w:type="auto"/>
          </w:tcPr>
          <w:p w14:paraId="2D681336" w14:textId="10864DD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React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</w:t>
            </w:r>
            <w:proofErr w:type="spellEnd"/>
          </w:p>
        </w:tc>
      </w:tr>
      <w:tr w:rsidR="008D43BA" w:rsidRPr="00105C7F" w14:paraId="0FA61D75" w14:textId="77777777" w:rsidTr="000E4C03">
        <w:trPr>
          <w:trHeight w:val="454"/>
          <w:jc w:val="center"/>
        </w:trPr>
        <w:tc>
          <w:tcPr>
            <w:tcW w:w="0" w:type="auto"/>
          </w:tcPr>
          <w:p w14:paraId="37BC4C7C" w14:textId="10D94E6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SpectrumView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DCF14E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SpectrumView.tsx</w:t>
            </w:r>
            <w:proofErr w:type="spellEnd"/>
          </w:p>
        </w:tc>
        <w:tc>
          <w:tcPr>
            <w:tcW w:w="0" w:type="auto"/>
          </w:tcPr>
          <w:p w14:paraId="1C62A6CF" w14:textId="1A29E6F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Canvas-діаграма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)|</m:t>
              </m:r>
            </m:oMath>
          </w:p>
        </w:tc>
      </w:tr>
      <w:tr w:rsidR="008D43BA" w:rsidRPr="00105C7F" w14:paraId="76B1FCFB" w14:textId="77777777" w:rsidTr="000E4C03">
        <w:trPr>
          <w:trHeight w:val="454"/>
          <w:jc w:val="center"/>
        </w:trPr>
        <w:tc>
          <w:tcPr>
            <w:tcW w:w="0" w:type="auto"/>
          </w:tcPr>
          <w:p w14:paraId="72C4C534" w14:textId="77A6838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(Metrics)</w:t>
            </w:r>
          </w:p>
        </w:tc>
        <w:tc>
          <w:tcPr>
            <w:tcW w:w="0" w:type="auto"/>
          </w:tcPr>
          <w:p w14:paraId="01CE42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Metrics.tsx</w:t>
            </w:r>
            <w:proofErr w:type="spellEnd"/>
          </w:p>
        </w:tc>
        <w:tc>
          <w:tcPr>
            <w:tcW w:w="0" w:type="auto"/>
          </w:tcPr>
          <w:p w14:paraId="60D8C2B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EMA-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метрики</w:t>
            </w:r>
            <w:proofErr w:type="spellEnd"/>
          </w:p>
        </w:tc>
      </w:tr>
      <w:tr w:rsidR="008D43BA" w:rsidRPr="00105C7F" w14:paraId="280416B4" w14:textId="77777777" w:rsidTr="000E4C03">
        <w:trPr>
          <w:trHeight w:val="454"/>
          <w:jc w:val="center"/>
        </w:trPr>
        <w:tc>
          <w:tcPr>
            <w:tcW w:w="0" w:type="auto"/>
          </w:tcPr>
          <w:p w14:paraId="2543239E" w14:textId="671A299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(Controls)</w:t>
            </w:r>
          </w:p>
        </w:tc>
        <w:tc>
          <w:tcPr>
            <w:tcW w:w="0" w:type="auto"/>
          </w:tcPr>
          <w:p w14:paraId="1BBA36B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Controls.tsx</w:t>
            </w:r>
            <w:proofErr w:type="spellEnd"/>
          </w:p>
        </w:tc>
        <w:tc>
          <w:tcPr>
            <w:tcW w:w="0" w:type="auto"/>
          </w:tcPr>
          <w:p w14:paraId="51D308C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Пуск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швидкість</w:t>
            </w:r>
            <w:proofErr w:type="spellEnd"/>
          </w:p>
        </w:tc>
      </w:tr>
      <w:tr w:rsidR="008D43BA" w:rsidRPr="00105C7F" w14:paraId="112A9CC3" w14:textId="77777777" w:rsidTr="000E4C03">
        <w:trPr>
          <w:trHeight w:val="454"/>
          <w:jc w:val="center"/>
        </w:trPr>
        <w:tc>
          <w:tcPr>
            <w:tcW w:w="0" w:type="auto"/>
          </w:tcPr>
          <w:p w14:paraId="3FE7C684" w14:textId="2488F63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Layer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9B788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/components/nodes/*.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tsx</w:t>
            </w:r>
            <w:proofErr w:type="spellEnd"/>
          </w:p>
        </w:tc>
        <w:tc>
          <w:tcPr>
            <w:tcW w:w="0" w:type="auto"/>
          </w:tcPr>
          <w:p w14:paraId="51003CD5" w14:textId="46C62A1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SourceNode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SinkNode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DFT4Node,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TwiddleNode</w:t>
            </w:r>
            <w:proofErr w:type="spellEnd"/>
          </w:p>
        </w:tc>
      </w:tr>
      <w:tr w:rsidR="008D43BA" w:rsidRPr="00105C7F" w14:paraId="4443F43E" w14:textId="77777777" w:rsidTr="000E4C03">
        <w:trPr>
          <w:trHeight w:val="454"/>
          <w:jc w:val="center"/>
        </w:trPr>
        <w:tc>
          <w:tcPr>
            <w:tcW w:w="0" w:type="auto"/>
          </w:tcPr>
          <w:p w14:paraId="2ACC8F1A" w14:textId="14E69ED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lastRenderedPageBreak/>
              <w:t>Math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&amp;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verify</w:t>
            </w:r>
          </w:p>
        </w:tc>
        <w:tc>
          <w:tcPr>
            <w:tcW w:w="0" w:type="auto"/>
          </w:tcPr>
          <w:p w14:paraId="049A9D02" w14:textId="474D49A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/utils/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math.ts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3A8610EC" w14:textId="63A4708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Комплексна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арифметика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верифікація</w:t>
            </w:r>
            <w:proofErr w:type="spellEnd"/>
          </w:p>
        </w:tc>
      </w:tr>
    </w:tbl>
    <w:p w14:paraId="52FEE250" w14:textId="77777777" w:rsidR="00225FF4" w:rsidRDefault="00225FF4" w:rsidP="00105C7F">
      <w:pPr>
        <w:pStyle w:val="ASUBodyText"/>
        <w:rPr>
          <w:ins w:id="1146" w:author="Учетная запись Майкрософт" w:date="2026-05-24T17:35:00Z"/>
        </w:rPr>
      </w:pPr>
    </w:p>
    <w:p w14:paraId="7DFDC570" w14:textId="005E533B" w:rsidR="008D43BA" w:rsidRPr="00105C7F" w:rsidRDefault="008D43BA" w:rsidP="00105C7F">
      <w:pPr>
        <w:pStyle w:val="ASUBodyText"/>
      </w:pPr>
      <w:r w:rsidRPr="00105C7F">
        <w:t>Конфігураційні</w:t>
      </w:r>
      <w:r w:rsidR="001D28F3">
        <w:t xml:space="preserve"> </w:t>
      </w:r>
      <w:r w:rsidRPr="00105C7F">
        <w:t>файли</w:t>
      </w:r>
      <w:r w:rsidR="001D28F3">
        <w:t xml:space="preserve"> </w:t>
      </w:r>
      <w:r w:rsidRPr="00105C7F">
        <w:t>визначають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коду.</w:t>
      </w:r>
      <w:r w:rsidR="001D28F3">
        <w:t xml:space="preserve"> </w:t>
      </w:r>
      <w:r w:rsidRPr="00105C7F">
        <w:t>Файл</w:t>
      </w:r>
      <w:r w:rsidR="001D28F3" w:rsidRPr="00F627B1">
        <w:rPr>
          <w:rStyle w:val="VerbatimChar"/>
          <w:rFonts w:ascii="Times New Roman" w:hAnsi="Times New Roman"/>
          <w:lang w:val="uk-UA"/>
          <w:rPrChange w:id="11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tsconfig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="001D28F3">
        <w:t xml:space="preserve"> </w:t>
      </w:r>
      <w:r w:rsidRPr="00105C7F">
        <w:t>вмикає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strict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noImplicitAny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безпеки</w:t>
      </w:r>
      <w:r w:rsidR="001D28F3">
        <w:t xml:space="preserve"> </w:t>
      </w:r>
      <w:r w:rsidRPr="00105C7F">
        <w:t>типів;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стандарт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ES2020.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next</w:t>
      </w:r>
      <w:r w:rsidRPr="00F627B1">
        <w:rPr>
          <w:rStyle w:val="VerbatimChar"/>
          <w:rFonts w:ascii="Times New Roman" w:hAnsi="Times New Roman"/>
          <w:lang w:val="uk-UA"/>
          <w:rPrChange w:id="11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config</w:t>
      </w:r>
      <w:r w:rsidRPr="00F627B1">
        <w:rPr>
          <w:rStyle w:val="VerbatimChar"/>
          <w:rFonts w:ascii="Times New Roman" w:hAnsi="Times New Roman"/>
          <w:lang w:val="uk-UA"/>
          <w:rPrChange w:id="11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встановлює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</w:t>
      </w:r>
      <w:r w:rsidRPr="00F627B1">
        <w:rPr>
          <w:rStyle w:val="VerbatimChar"/>
          <w:rFonts w:ascii="Times New Roman" w:hAnsi="Times New Roman"/>
          <w:lang w:val="uk-UA"/>
          <w:rPrChange w:id="11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1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1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export</w:t>
      </w:r>
      <w:r w:rsidRPr="00F627B1">
        <w:rPr>
          <w:rStyle w:val="VerbatimChar"/>
          <w:rFonts w:ascii="Times New Roman" w:hAnsi="Times New Roman"/>
          <w:lang w:val="uk-UA"/>
          <w:rPrChange w:id="11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налаштовує</w:t>
      </w:r>
      <w:r w:rsidR="001D28F3">
        <w:t xml:space="preserve"> </w:t>
      </w:r>
      <w:r w:rsidRPr="00105C7F">
        <w:t>базовий</w:t>
      </w:r>
      <w:r w:rsidR="001D28F3">
        <w:t xml:space="preserve"> </w:t>
      </w:r>
      <w:r w:rsidRPr="00105C7F">
        <w:t>шлях.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1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eslintrc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забороняє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any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console</w:t>
      </w:r>
      <w:r w:rsidRPr="00F627B1">
        <w:rPr>
          <w:rStyle w:val="VerbatimChar"/>
          <w:rFonts w:ascii="Times New Roman" w:hAnsi="Times New Roman"/>
          <w:lang w:val="uk-UA"/>
          <w:rPrChange w:id="11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log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production</w:t>
      </w:r>
      <w:proofErr w:type="spellEnd"/>
      <w:r w:rsidRPr="00105C7F">
        <w:t>,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імпортовані</w:t>
      </w:r>
      <w:r w:rsidR="001D28F3">
        <w:t xml:space="preserve"> </w:t>
      </w:r>
      <w:r w:rsidRPr="00105C7F">
        <w:t>змінні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побічні</w:t>
      </w:r>
      <w:r w:rsidR="001D28F3">
        <w:t xml:space="preserve"> </w:t>
      </w:r>
      <w:r w:rsidRPr="00105C7F">
        <w:t>ефекти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хуках</w:t>
      </w:r>
      <w:r w:rsidR="001D28F3">
        <w:t xml:space="preserve"> </w:t>
      </w:r>
      <w:r w:rsidRPr="00105C7F">
        <w:t>без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Pr="00105C7F">
        <w:t>.</w:t>
      </w:r>
      <w:r w:rsidR="001D28F3">
        <w:t xml:space="preserve"> </w:t>
      </w:r>
      <w:r w:rsidRPr="00105C7F">
        <w:t>Ідентифікатори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коді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англомовні,</w:t>
      </w:r>
      <w:r w:rsidR="001D28F3">
        <w:t xml:space="preserve"> </w:t>
      </w:r>
      <w:proofErr w:type="spellStart"/>
      <w:r w:rsidRPr="00105C7F">
        <w:t>камел</w:t>
      </w:r>
      <w:proofErr w:type="spellEnd"/>
      <w:r w:rsidRPr="00105C7F">
        <w:t>-кейс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змінних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функцій,</w:t>
      </w:r>
      <w:r w:rsidR="001D28F3">
        <w:t xml:space="preserve"> </w:t>
      </w:r>
      <w:proofErr w:type="spellStart"/>
      <w:r w:rsidRPr="00105C7F">
        <w:t>паскаль</w:t>
      </w:r>
      <w:proofErr w:type="spellEnd"/>
      <w:r w:rsidRPr="00105C7F">
        <w:t>-кейс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React</w:t>
      </w:r>
      <w:proofErr w:type="spellEnd"/>
      <w:r w:rsidRPr="00105C7F">
        <w:t>-компонентів;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довжина</w:t>
      </w:r>
      <w:r w:rsidR="001D28F3">
        <w:t xml:space="preserve"> </w:t>
      </w:r>
      <w:r w:rsidRPr="00105C7F">
        <w:t>рядка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символів</w:t>
      </w:r>
      <w:r w:rsidR="001D28F3">
        <w:t xml:space="preserve"> </w:t>
      </w:r>
      <w:r w:rsidRPr="00105C7F">
        <w:t>контролюється</w:t>
      </w:r>
      <w:r w:rsidR="001D28F3">
        <w:t xml:space="preserve"> </w:t>
      </w:r>
      <w:proofErr w:type="spellStart"/>
      <w:r w:rsidRPr="00105C7F">
        <w:t>Prettier</w:t>
      </w:r>
      <w:proofErr w:type="spellEnd"/>
      <w:r w:rsidRPr="00105C7F">
        <w:t>.</w:t>
      </w:r>
    </w:p>
    <w:p w14:paraId="0B8C4E81" w14:textId="0051CE84" w:rsidR="008D43BA" w:rsidRPr="00105C7F" w:rsidRDefault="008D43BA" w:rsidP="0017163C">
      <w:pPr>
        <w:pStyle w:val="ASUSectionHead"/>
      </w:pPr>
      <w:bookmarkStart w:id="1158" w:name="X93404be9f391802071cdb56c883309addb4749a"/>
      <w:bookmarkStart w:id="1159" w:name="_Toc230636422"/>
      <w:bookmarkEnd w:id="1158"/>
      <w:r w:rsidRPr="00105C7F">
        <w:t>3.3.</w:t>
      </w:r>
      <w:r w:rsidR="001D28F3">
        <w:t xml:space="preserve"> </w:t>
      </w:r>
      <w:r w:rsidRPr="00105C7F">
        <w:t>Реалізація</w:t>
      </w:r>
      <w:r w:rsidR="001D28F3">
        <w:t xml:space="preserve"> </w:t>
      </w:r>
      <w:r w:rsidRPr="00105C7F">
        <w:t>ключових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алгоритмів</w:t>
      </w:r>
      <w:bookmarkEnd w:id="1159"/>
    </w:p>
    <w:p w14:paraId="20AC653C" w14:textId="56306271" w:rsidR="008D43BA" w:rsidRPr="00105C7F" w:rsidRDefault="008D43BA" w:rsidP="00105C7F">
      <w:pPr>
        <w:pStyle w:val="ASUBodyText"/>
      </w:pP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1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scheduler</w:t>
      </w:r>
      <w:r w:rsidRPr="00F627B1">
        <w:rPr>
          <w:rStyle w:val="VerbatimChar"/>
          <w:rFonts w:ascii="Times New Roman" w:hAnsi="Times New Roman"/>
          <w:lang w:val="uk-UA"/>
          <w:rPrChange w:id="11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програмною</w:t>
      </w:r>
      <w:r w:rsidR="001D28F3">
        <w:t xml:space="preserve"> </w:t>
      </w:r>
      <w:r w:rsidRPr="00105C7F">
        <w:t>реалізацією</w:t>
      </w:r>
      <w:r w:rsidR="001D28F3">
        <w:t xml:space="preserve"> </w:t>
      </w:r>
      <w:r w:rsidRPr="00105C7F">
        <w:t>абстрактної</w:t>
      </w:r>
      <w:r w:rsidR="001D28F3">
        <w:t xml:space="preserve"> </w:t>
      </w:r>
      <w:r w:rsidRPr="00105C7F">
        <w:t>машини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</w:t>
      </w:r>
      <w:r w:rsidR="00AF7A0B">
        <w:rPr>
          <w:lang w:val="en-US"/>
        </w:rPr>
        <w:t xml:space="preserve"> [7][29]</w:t>
      </w:r>
      <w:r w:rsidRPr="00105C7F">
        <w:t>.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правила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управління</w:t>
      </w:r>
      <w:r w:rsidR="001D28F3">
        <w:t xml:space="preserve"> </w:t>
      </w:r>
      <w:r w:rsidRPr="00105C7F">
        <w:t>FIFO-чергами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зберігає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внутрішні</w:t>
      </w:r>
      <w:r w:rsidR="001D28F3">
        <w:t xml:space="preserve"> </w:t>
      </w:r>
      <w:r w:rsidRPr="00105C7F">
        <w:t>структури:</w:t>
      </w:r>
    </w:p>
    <w:p w14:paraId="10B47562" w14:textId="63678535" w:rsidR="008D43BA" w:rsidRPr="00105C7F" w:rsidRDefault="008D43BA" w:rsidP="00D2071F">
      <w:pPr>
        <w:pStyle w:val="ASUBulletList"/>
      </w:pPr>
      <w:r w:rsidRPr="00105C7F">
        <w:t>незмінне</w:t>
      </w:r>
      <w:r w:rsidR="001D28F3">
        <w:t xml:space="preserve"> </w:t>
      </w:r>
      <w:r w:rsidRPr="00105C7F">
        <w:t>посилання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;</w:t>
      </w:r>
    </w:p>
    <w:p w14:paraId="7607E81F" w14:textId="508C8524" w:rsidR="008D43BA" w:rsidRPr="00105C7F" w:rsidRDefault="008D43BA" w:rsidP="00D2071F">
      <w:pPr>
        <w:pStyle w:val="ASUBulletList"/>
      </w:pPr>
      <w:r w:rsidRPr="00105C7F">
        <w:t>відображення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F627B1">
        <w:rPr>
          <w:rStyle w:val="VerbatimChar"/>
          <w:rFonts w:ascii="Times New Roman" w:hAnsi="Times New Roman"/>
          <w:lang w:val="uk-UA"/>
          <w:rPrChange w:id="11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1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Pr="00F627B1">
        <w:rPr>
          <w:rStyle w:val="VerbatimChar"/>
          <w:rFonts w:ascii="Times New Roman" w:hAnsi="Times New Roman"/>
          <w:lang w:val="uk-UA"/>
          <w:rPrChange w:id="11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F627B1">
        <w:rPr>
          <w:rStyle w:val="VerbatimChar"/>
          <w:rFonts w:ascii="Times New Roman" w:hAnsi="Times New Roman"/>
          <w:lang w:val="uk-UA"/>
          <w:rPrChange w:id="11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окрема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кожної</w:t>
      </w:r>
      <w:r w:rsidR="001D28F3">
        <w:t xml:space="preserve"> </w:t>
      </w:r>
      <w:r w:rsidRPr="00105C7F">
        <w:t>дуги;</w:t>
      </w:r>
    </w:p>
    <w:p w14:paraId="2860DDF5" w14:textId="1A73A8DB" w:rsidR="008D43BA" w:rsidRPr="00105C7F" w:rsidRDefault="008D43BA" w:rsidP="00D2071F">
      <w:pPr>
        <w:pStyle w:val="ASUBulletList"/>
      </w:pP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1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ru-RU"/>
          <w:rPrChange w:id="11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F627B1">
        <w:rPr>
          <w:rStyle w:val="VerbatimChar"/>
          <w:rFonts w:ascii="Times New Roman" w:hAnsi="Times New Roman"/>
          <w:lang w:val="ru-RU"/>
          <w:rPrChange w:id="11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1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ru-RU"/>
          <w:rPrChange w:id="11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F627B1">
        <w:rPr>
          <w:rStyle w:val="VerbatimChar"/>
          <w:rFonts w:ascii="Times New Roman" w:hAnsi="Times New Roman"/>
          <w:lang w:val="ru-RU"/>
          <w:rPrChange w:id="11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час,</w:t>
      </w:r>
      <w:r w:rsidR="001D28F3">
        <w:t xml:space="preserve"> </w:t>
      </w:r>
      <w:r w:rsidRPr="00105C7F">
        <w:t>раніше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активуватись</w:t>
      </w:r>
      <w:r w:rsidR="001D28F3">
        <w:t xml:space="preserve"> </w:t>
      </w:r>
      <w:r w:rsidRPr="00105C7F">
        <w:t>повторно</w:t>
      </w:r>
      <w:r w:rsidR="001D28F3">
        <w:t xml:space="preserve"> </w:t>
      </w:r>
      <w:r w:rsidRPr="00105C7F">
        <w:t>(моделює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t>);</w:t>
      </w:r>
    </w:p>
    <w:p w14:paraId="272FBAAD" w14:textId="211521BA" w:rsidR="008D43BA" w:rsidRPr="00105C7F" w:rsidRDefault="008D43BA" w:rsidP="00D2071F">
      <w:pPr>
        <w:pStyle w:val="ASUBulletList"/>
      </w:pPr>
      <w:r w:rsidRPr="00105C7F">
        <w:rPr>
          <w:rStyle w:val="VerbatimChar"/>
          <w:rFonts w:ascii="Times New Roman" w:hAnsi="Times New Roman" w:cs="Times New Roman"/>
        </w:rPr>
        <w:t>inbox</w:t>
      </w:r>
      <w:r w:rsidRPr="00F627B1">
        <w:rPr>
          <w:rStyle w:val="VerbatimChar"/>
          <w:rFonts w:ascii="Times New Roman" w:hAnsi="Times New Roman"/>
          <w:lang w:val="uk-UA"/>
          <w:rPrChange w:id="11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1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F627B1">
        <w:rPr>
          <w:rStyle w:val="VerbatimChar"/>
          <w:rFonts w:ascii="Times New Roman" w:hAnsi="Times New Roman"/>
          <w:lang w:val="uk-UA"/>
          <w:rPrChange w:id="11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1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F627B1">
        <w:rPr>
          <w:rStyle w:val="VerbatimChar"/>
          <w:rFonts w:ascii="Times New Roman" w:hAnsi="Times New Roman"/>
          <w:lang w:val="uk-UA"/>
          <w:rPrChange w:id="11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1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F627B1">
        <w:rPr>
          <w:rStyle w:val="VerbatimChar"/>
          <w:rFonts w:ascii="Times New Roman" w:hAnsi="Times New Roman"/>
          <w:lang w:val="uk-UA"/>
          <w:rPrChange w:id="11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&gt;&gt;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вже</w:t>
      </w:r>
      <w:r w:rsidR="001D28F3">
        <w:t xml:space="preserve"> </w:t>
      </w:r>
      <w:r w:rsidRPr="00105C7F">
        <w:t>доставлені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вузла,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ще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поглинуті;</w:t>
      </w:r>
    </w:p>
    <w:p w14:paraId="6D193AF0" w14:textId="7182BF7B" w:rsidR="008D43BA" w:rsidRPr="00105C7F" w:rsidRDefault="008D43BA" w:rsidP="00D2071F">
      <w:pPr>
        <w:pStyle w:val="ASUBulletList"/>
      </w:pPr>
      <w:r w:rsidRPr="00105C7F">
        <w:t>обробники</w:t>
      </w:r>
      <w:r w:rsidR="001D28F3">
        <w:t xml:space="preserve"> </w:t>
      </w:r>
      <w:r w:rsidRPr="00105C7F">
        <w:t>подій: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.</w:t>
      </w:r>
    </w:p>
    <w:p w14:paraId="7BF6FCF3" w14:textId="7A7451C6" w:rsidR="008D43BA" w:rsidRPr="00105C7F" w:rsidRDefault="008D43BA" w:rsidP="00D2071F">
      <w:pPr>
        <w:pStyle w:val="ASUBodyText"/>
      </w:pP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надається</w:t>
      </w:r>
      <w:r w:rsidR="001D28F3">
        <w:t xml:space="preserve"> </w:t>
      </w:r>
      <w:r w:rsidRPr="00105C7F">
        <w:t>ззовні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1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ru-RU"/>
          <w:rPrChange w:id="11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ru-RU"/>
          <w:rPrChange w:id="11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 w:rsidRPr="00F627B1">
        <w:rPr>
          <w:rStyle w:val="VerbatimChar"/>
          <w:rFonts w:ascii="Times New Roman" w:hAnsi="Times New Roman"/>
          <w:lang w:val="ru-RU"/>
          <w:rPrChange w:id="11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ru-RU"/>
          <w:rPrChange w:id="11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F627B1">
        <w:rPr>
          <w:rStyle w:val="VerbatimChar"/>
          <w:rFonts w:ascii="Times New Roman" w:hAnsi="Times New Roman"/>
          <w:lang w:val="ru-RU"/>
          <w:rPrChange w:id="11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105C7F">
        <w:t>,</w:t>
      </w:r>
      <w:r w:rsidR="001D28F3">
        <w:t xml:space="preserve"> </w:t>
      </w:r>
      <w:r w:rsidRPr="00105C7F">
        <w:t>переданої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конструктор.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</w:t>
      </w:r>
      <w:r w:rsidR="001D28F3">
        <w:t xml:space="preserve"> </w:t>
      </w:r>
      <w:r w:rsidRPr="00105C7F">
        <w:t>нею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1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 w:rsidRPr="00F627B1">
        <w:rPr>
          <w:rStyle w:val="VerbatimChar"/>
          <w:rFonts w:ascii="Times New Roman" w:hAnsi="Times New Roman"/>
          <w:lang w:val="uk-UA"/>
          <w:rPrChange w:id="11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1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F627B1">
        <w:rPr>
          <w:rStyle w:val="VerbatimChar"/>
          <w:rFonts w:ascii="Times New Roman" w:hAnsi="Times New Roman"/>
          <w:lang w:val="uk-UA"/>
          <w:rPrChange w:id="11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1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t>,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чому</w:t>
      </w:r>
      <w:r w:rsidR="001D28F3">
        <w:t xml:space="preserve"> </w:t>
      </w:r>
      <w:r w:rsidRPr="00105C7F">
        <w:t>годинник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повністю</w:t>
      </w:r>
      <w:r w:rsidR="001D28F3">
        <w:t xml:space="preserve"> </w:t>
      </w:r>
      <w:r w:rsidRPr="00105C7F">
        <w:t>відокремлений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астрономічного</w:t>
      </w:r>
      <w:r w:rsidR="001D28F3">
        <w:t xml:space="preserve"> </w:t>
      </w:r>
      <w:r w:rsidRPr="00105C7F">
        <w:t>часу.</w:t>
      </w:r>
    </w:p>
    <w:p w14:paraId="4D52E88B" w14:textId="720D4AA8" w:rsidR="008D43BA" w:rsidRDefault="008D43BA" w:rsidP="00105C7F">
      <w:pPr>
        <w:pStyle w:val="ASUBodyText"/>
        <w:rPr>
          <w:lang w:val="en-US"/>
        </w:rPr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1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dt</w:t>
      </w:r>
      <w:r w:rsidRPr="00F627B1">
        <w:rPr>
          <w:rStyle w:val="VerbatimChar"/>
          <w:rFonts w:ascii="Times New Roman" w:hAnsi="Times New Roman"/>
          <w:lang w:val="uk-UA"/>
          <w:rPrChange w:id="11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1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1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єдиний</w:t>
      </w:r>
      <w:r w:rsidR="001D28F3">
        <w:t xml:space="preserve"> </w:t>
      </w:r>
      <w:r w:rsidRPr="00105C7F">
        <w:t>крок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AF7A0B">
        <w:rPr>
          <w:lang w:val="en-US"/>
        </w:rPr>
        <w:t xml:space="preserve"> [7][29]</w:t>
      </w:r>
      <w:r w:rsidRPr="00105C7F">
        <w:t>.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складається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lastRenderedPageBreak/>
        <w:t>послідовних</w:t>
      </w:r>
      <w:r w:rsidR="001D28F3">
        <w:t xml:space="preserve"> </w:t>
      </w:r>
      <w:r w:rsidRPr="00105C7F">
        <w:t>кроків.</w:t>
      </w:r>
      <w:r w:rsidR="001D28F3">
        <w:t xml:space="preserve"> </w:t>
      </w:r>
      <w:r w:rsidRPr="00105C7F">
        <w:t>По-перше,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токенів: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кожної</w:t>
      </w:r>
      <w:r w:rsidR="001D28F3">
        <w:t xml:space="preserve"> </w:t>
      </w:r>
      <w:r w:rsidRPr="00105C7F">
        <w:t>дуги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</m:oMath>
      <w:r w:rsidR="001D28F3">
        <w:t xml:space="preserve"> </w:t>
      </w:r>
      <w:r w:rsidRPr="00105C7F">
        <w:t>перевіряється</w:t>
      </w:r>
      <w:r w:rsidR="001D28F3">
        <w:t xml:space="preserve"> </w:t>
      </w:r>
      <w:r w:rsidRPr="00105C7F">
        <w:t>умова</w:t>
      </w:r>
      <w:r w:rsidR="00956946">
        <w:rPr>
          <w:lang w:val="en-US"/>
        </w:rPr>
        <w:t xml:space="preserve"> (3.2):</w:t>
      </w:r>
    </w:p>
    <w:p w14:paraId="4CD4DF20" w14:textId="77777777" w:rsidR="00956946" w:rsidRPr="00956946" w:rsidRDefault="00956946" w:rsidP="00105C7F">
      <w:pPr>
        <w:pStyle w:val="ASUBodyText"/>
        <w:rPr>
          <w:lang w:val="en-US"/>
        </w:rPr>
      </w:pPr>
    </w:p>
    <w:p w14:paraId="00AFF67D" w14:textId="4DFE6509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now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token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 ≥ </m:t>
              </m:r>
              <m:r>
                <w:rPr>
                  <w:rFonts w:ascii="Cambria Math" w:hAnsi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delay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2A21843" w14:textId="77777777" w:rsidR="00956946" w:rsidRDefault="00956946" w:rsidP="00956946">
      <w:pPr>
        <w:pStyle w:val="ASUBodyText"/>
        <w:rPr>
          <w:lang w:val="en-US"/>
        </w:rPr>
      </w:pPr>
    </w:p>
    <w:p w14:paraId="57A3BAD7" w14:textId="6125CFCF" w:rsidR="00956946" w:rsidRDefault="00956946" w:rsidP="00956946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</m:oMath>
      <w:r>
        <w:t xml:space="preserve"> – поточне значення логічного часу;</w:t>
      </w:r>
    </w:p>
    <w:p w14:paraId="3F43BDF2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token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t</m:t>
        </m:r>
      </m:oMath>
      <w:r>
        <w:t xml:space="preserve"> – момент потрапляння токена у дугу;</w:t>
      </w:r>
    </w:p>
    <w:p w14:paraId="6E1CEC36" w14:textId="1F897093" w:rsidR="00956946" w:rsidRPr="00956946" w:rsidRDefault="00956946" w:rsidP="00956946">
      <w:pPr>
        <w:pStyle w:val="ASUBodyText"/>
        <w:rPr>
          <w:lang w:val="en-US"/>
        </w:rPr>
      </w:pP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delay</m:t>
        </m:r>
      </m:oMath>
      <w:r>
        <w:t xml:space="preserve"> – затримка доставки дуги, ум. од. часу.</w:t>
      </w:r>
    </w:p>
    <w:p w14:paraId="798FD2A7" w14:textId="09DE317A" w:rsidR="008D43BA" w:rsidRDefault="00956946" w:rsidP="00D2071F">
      <w:pPr>
        <w:pStyle w:val="ASUBodyText"/>
      </w:pPr>
      <w:r>
        <w:t>Я</w:t>
      </w:r>
      <w:r w:rsidR="008D43BA" w:rsidRPr="00105C7F">
        <w:t>кщо</w:t>
      </w:r>
      <w:r w:rsidR="001D28F3">
        <w:t xml:space="preserve"> </w:t>
      </w:r>
      <w:r>
        <w:t xml:space="preserve">умова (3.2) </w:t>
      </w:r>
      <w:r w:rsidR="008D43BA" w:rsidRPr="00105C7F">
        <w:t>виконана,</w:t>
      </w:r>
      <w:r w:rsidR="001D28F3">
        <w:t xml:space="preserve"> </w:t>
      </w:r>
      <w:r w:rsidR="008D43BA" w:rsidRPr="00105C7F">
        <w:t>токен</w:t>
      </w:r>
      <w:r w:rsidR="001D28F3">
        <w:t xml:space="preserve"> </w:t>
      </w:r>
      <w:r w:rsidR="008D43BA" w:rsidRPr="00105C7F">
        <w:t>видаляється</w:t>
      </w:r>
      <w:r w:rsidR="001D28F3">
        <w:t xml:space="preserve"> </w:t>
      </w:r>
      <w:r w:rsidR="008D43BA" w:rsidRPr="00105C7F">
        <w:t>з</w:t>
      </w:r>
      <w:r w:rsidR="001D28F3">
        <w:t xml:space="preserve"> </w:t>
      </w:r>
      <w:r w:rsidR="008D43BA" w:rsidRPr="00105C7F">
        <w:t>черги</w:t>
      </w:r>
      <w:r w:rsidR="001D28F3">
        <w:t xml:space="preserve"> </w:t>
      </w:r>
      <w:r w:rsidR="008D43BA" w:rsidRPr="00105C7F">
        <w:t>і</w:t>
      </w:r>
      <w:r w:rsidR="001D28F3">
        <w:t xml:space="preserve"> </w:t>
      </w:r>
      <w:r w:rsidR="008D43BA" w:rsidRPr="00105C7F">
        <w:t>поміщається</w:t>
      </w:r>
      <w:r w:rsidR="001D28F3">
        <w:t xml:space="preserve"> </w:t>
      </w:r>
      <w:r w:rsidR="008D43BA" w:rsidRPr="00105C7F">
        <w:t>у</w:t>
      </w:r>
      <w:r w:rsidR="001D28F3"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="008D43BA" w:rsidRPr="00105C7F">
        <w:t>відповідного</w:t>
      </w:r>
      <w:r w:rsidR="001D28F3">
        <w:t xml:space="preserve"> </w:t>
      </w:r>
      <w:r w:rsidR="008D43BA" w:rsidRPr="00105C7F">
        <w:t>вузла-приймача,</w:t>
      </w:r>
      <w:r w:rsidR="001D28F3">
        <w:t xml:space="preserve"> </w:t>
      </w:r>
      <w:proofErr w:type="spellStart"/>
      <w:r w:rsidR="008D43BA" w:rsidRPr="00105C7F">
        <w:t>емітується</w:t>
      </w:r>
      <w:proofErr w:type="spellEnd"/>
      <w:r w:rsidR="001D28F3">
        <w:t xml:space="preserve"> </w:t>
      </w:r>
      <w:r w:rsidR="008D43BA" w:rsidRPr="00105C7F">
        <w:t>подія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="008D43BA" w:rsidRPr="00105C7F">
        <w:t>.</w:t>
      </w:r>
      <w:r w:rsidR="001D28F3">
        <w:t xml:space="preserve"> </w:t>
      </w:r>
      <w:r w:rsidR="008D43BA" w:rsidRPr="00105C7F">
        <w:t>По-друге,</w:t>
      </w:r>
      <w:r w:rsidR="001D28F3">
        <w:t xml:space="preserve"> </w:t>
      </w:r>
      <w:r w:rsidR="008D43BA" w:rsidRPr="00105C7F">
        <w:t>перевірка</w:t>
      </w:r>
      <w:r w:rsidR="001D28F3">
        <w:t xml:space="preserve"> </w:t>
      </w:r>
      <w:r w:rsidR="008D43BA" w:rsidRPr="00105C7F">
        <w:t>готовності:</w:t>
      </w:r>
      <w:r w:rsidR="001D28F3">
        <w:t xml:space="preserve"> </w:t>
      </w:r>
      <w:r w:rsidR="008D43BA" w:rsidRPr="00105C7F">
        <w:t>вузол</w:t>
      </w:r>
      <w:r w:rsidR="001D28F3">
        <w:t xml:space="preserve"> </w:t>
      </w:r>
      <w:r w:rsidR="008D43BA" w:rsidRPr="00105C7F">
        <w:t>є</w:t>
      </w:r>
      <w:r w:rsidR="001D28F3">
        <w:t xml:space="preserve"> </w:t>
      </w:r>
      <w:r w:rsidR="008D43BA" w:rsidRPr="00105C7F">
        <w:rPr>
          <w:i/>
          <w:iCs/>
        </w:rPr>
        <w:t>готовим</w:t>
      </w:r>
      <w:r w:rsidR="008D43BA" w:rsidRPr="00105C7F">
        <w:t>,</w:t>
      </w:r>
      <w:r w:rsidR="001D28F3">
        <w:t xml:space="preserve"> </w:t>
      </w:r>
      <w:r w:rsidR="008D43BA" w:rsidRPr="00105C7F">
        <w:t>якщо</w:t>
      </w:r>
      <w:r w:rsidR="001D28F3">
        <w:t xml:space="preserve"> </w:t>
      </w:r>
      <w:r w:rsidR="008D43BA" w:rsidRPr="00105C7F">
        <w:t>у</w:t>
      </w:r>
      <w:r w:rsidR="001D28F3"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="008D43BA" w:rsidRPr="00105C7F">
        <w:t>є</w:t>
      </w:r>
      <w:r w:rsidR="001D28F3">
        <w:t xml:space="preserve"> </w:t>
      </w:r>
      <w:r w:rsidR="008D43BA" w:rsidRPr="00105C7F">
        <w:t>токен</w:t>
      </w:r>
      <w:r w:rsidR="001D28F3">
        <w:t xml:space="preserve"> </w:t>
      </w:r>
      <w:r w:rsidR="008D43BA" w:rsidRPr="00105C7F">
        <w:t>на</w:t>
      </w:r>
      <w:r w:rsidR="001D28F3">
        <w:t xml:space="preserve"> </w:t>
      </w:r>
      <w:r w:rsidR="008D43BA" w:rsidRPr="00105C7F">
        <w:rPr>
          <w:i/>
          <w:iCs/>
        </w:rPr>
        <w:t>кожному</w:t>
      </w:r>
      <w:r w:rsidR="001D28F3">
        <w:t xml:space="preserve"> </w:t>
      </w:r>
      <w:r w:rsidR="008D43BA" w:rsidRPr="00105C7F">
        <w:t>вхідному</w:t>
      </w:r>
      <w:r w:rsidR="001D28F3">
        <w:t xml:space="preserve"> </w:t>
      </w:r>
      <w:r w:rsidR="008D43BA" w:rsidRPr="00105C7F">
        <w:t>порті</w:t>
      </w:r>
      <w:r w:rsidR="001D28F3">
        <w:t xml:space="preserve"> </w:t>
      </w:r>
      <w:r w:rsidR="008D43BA" w:rsidRPr="00105C7F">
        <w:t>та</w:t>
      </w:r>
      <w:r w:rsidR="001D28F3">
        <w:t xml:space="preserve">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</m:oMath>
      <w:r w:rsidR="008D43BA" w:rsidRPr="00105C7F">
        <w:t>.</w:t>
      </w:r>
      <w:r w:rsidR="001D28F3">
        <w:t xml:space="preserve"> </w:t>
      </w:r>
      <w:r w:rsidR="008D43BA" w:rsidRPr="00105C7F">
        <w:t>По-третє,</w:t>
      </w:r>
      <w:r w:rsidR="001D28F3">
        <w:t xml:space="preserve"> </w:t>
      </w:r>
      <w:r w:rsidR="008D43BA" w:rsidRPr="00105C7F">
        <w:t>активація:</w:t>
      </w:r>
      <w:r w:rsidR="001D28F3">
        <w:t xml:space="preserve"> </w:t>
      </w:r>
      <w:r w:rsidR="008D43BA" w:rsidRPr="00105C7F">
        <w:t>для</w:t>
      </w:r>
      <w:r w:rsidR="001D28F3">
        <w:t xml:space="preserve"> </w:t>
      </w:r>
      <w:r w:rsidR="008D43BA" w:rsidRPr="00105C7F">
        <w:t>кожного</w:t>
      </w:r>
      <w:r w:rsidR="001D28F3">
        <w:t xml:space="preserve"> </w:t>
      </w:r>
      <w:r w:rsidR="008D43BA" w:rsidRPr="00105C7F">
        <w:t>готового</w:t>
      </w:r>
      <w:r w:rsidR="001D28F3">
        <w:t xml:space="preserve"> </w:t>
      </w:r>
      <w:r w:rsidR="008D43BA" w:rsidRPr="00105C7F">
        <w:t>вузла</w:t>
      </w:r>
      <w:r w:rsidR="001D28F3">
        <w:t xml:space="preserve"> </w:t>
      </w:r>
      <w:r w:rsidR="008D43BA" w:rsidRPr="00105C7F">
        <w:t>(не</w:t>
      </w:r>
      <w:r w:rsidR="001D28F3">
        <w:t xml:space="preserve"> </w:t>
      </w:r>
      <w:r w:rsidR="008D43BA" w:rsidRPr="00105C7F">
        <w:t>більше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>
        <w:t xml:space="preserve"> </w:t>
      </w:r>
      <w:r w:rsidR="008D43BA" w:rsidRPr="00105C7F">
        <w:t>за</w:t>
      </w:r>
      <w:r w:rsidR="001D28F3">
        <w:t xml:space="preserve"> </w:t>
      </w:r>
      <w:r w:rsidR="008D43BA" w:rsidRPr="00105C7F">
        <w:t>один</w:t>
      </w:r>
      <w:r w:rsidR="001D28F3">
        <w:t xml:space="preserve"> </w:t>
      </w:r>
      <w:r w:rsidR="008D43BA" w:rsidRPr="00105C7F">
        <w:t>виклик)</w:t>
      </w:r>
      <w:r w:rsidR="001D28F3">
        <w:t xml:space="preserve"> </w:t>
      </w:r>
      <w:r w:rsidR="008D43BA" w:rsidRPr="00105C7F">
        <w:t>токени</w:t>
      </w:r>
      <w:r w:rsidR="001D28F3">
        <w:t xml:space="preserve"> </w:t>
      </w:r>
      <w:r w:rsidR="008D43BA" w:rsidRPr="00105C7F">
        <w:t>поглинаються</w:t>
      </w:r>
      <w:r w:rsidR="001D28F3">
        <w:t xml:space="preserve"> </w:t>
      </w:r>
      <w:r w:rsidR="008D43BA" w:rsidRPr="00105C7F">
        <w:t>з</w:t>
      </w:r>
      <w:r w:rsidR="001D28F3"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inbox</w:t>
      </w:r>
      <w:r w:rsidR="008D43BA" w:rsidRPr="00F627B1">
        <w:rPr>
          <w:rStyle w:val="VerbatimChar"/>
          <w:rFonts w:ascii="Times New Roman" w:hAnsi="Times New Roman"/>
          <w:lang w:val="uk-UA"/>
          <w:rPrChange w:id="11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1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="008D43BA" w:rsidRPr="00105C7F">
        <w:t>виконується</w:t>
      </w:r>
      <w:r w:rsidR="001D28F3">
        <w:t xml:space="preserve"> </w:t>
      </w:r>
      <w:r w:rsidR="008D43BA" w:rsidRPr="00105C7F">
        <w:t>логіка</w:t>
      </w:r>
      <w:r w:rsidR="001D28F3">
        <w:t xml:space="preserve"> </w:t>
      </w:r>
      <w:r w:rsidR="008D43BA" w:rsidRPr="00105C7F">
        <w:t>вузла</w:t>
      </w:r>
      <w:r w:rsidR="001D28F3">
        <w:t xml:space="preserve"> </w:t>
      </w:r>
      <w:r w:rsidR="008D43BA" w:rsidRPr="00105C7F">
        <w:t>за</w:t>
      </w:r>
      <w:r w:rsidR="001D28F3">
        <w:t xml:space="preserve"> </w:t>
      </w:r>
      <w:r w:rsidR="008D43BA" w:rsidRPr="00105C7F">
        <w:t>типом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="008D43BA" w:rsidRPr="00105C7F">
        <w:t>,</w:t>
      </w:r>
      <w:r w:rsidR="001D28F3">
        <w:t xml:space="preserve"> </w:t>
      </w:r>
      <w:r w:rsidR="008D43BA" w:rsidRPr="00105C7F">
        <w:t>час</w:t>
      </w:r>
      <w:r w:rsidR="001D28F3">
        <w:t xml:space="preserve"> </w:t>
      </w:r>
      <w:r w:rsidR="008D43BA" w:rsidRPr="00105C7F">
        <w:t>блокування</w:t>
      </w:r>
      <w:r w:rsidR="001D28F3">
        <w:t xml:space="preserve"> </w:t>
      </w:r>
      <w:r w:rsidR="008D43BA" w:rsidRPr="00105C7F">
        <w:t>оновлюється:</w:t>
      </w:r>
      <w:r w:rsidR="001D28F3">
        <w:t xml:space="preserve"> </w:t>
      </w:r>
      <w:proofErr w:type="spellStart"/>
      <m:oMath>
        <m:r>
          <m:rPr>
            <m:nor/>
          </m:rPr>
          <m:t>readyAt</m:t>
        </m:r>
        <w:proofErr w:type="spellEnd"/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latency</m:t>
        </m:r>
      </m:oMath>
      <w:r w:rsidR="008D43BA" w:rsidRPr="00105C7F">
        <w:t>,</w:t>
      </w:r>
      <w:r w:rsidR="001D28F3">
        <w:t xml:space="preserve"> </w:t>
      </w:r>
      <w:proofErr w:type="spellStart"/>
      <w:r w:rsidR="008D43BA" w:rsidRPr="00105C7F">
        <w:t>емітуються</w:t>
      </w:r>
      <w:proofErr w:type="spellEnd"/>
      <w:r w:rsidR="001D28F3">
        <w:t xml:space="preserve"> </w:t>
      </w:r>
      <w:r w:rsidR="008D43BA" w:rsidRPr="00105C7F">
        <w:t>події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="001D28F3">
        <w:t xml:space="preserve"> </w:t>
      </w:r>
      <w:r w:rsidR="008D43BA" w:rsidRPr="00105C7F">
        <w:t>і</w:t>
      </w:r>
      <w:r w:rsidR="001D28F3"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8D43BA" w:rsidRPr="00105C7F">
        <w:t>.</w:t>
      </w:r>
      <w:r w:rsidR="001D28F3">
        <w:t xml:space="preserve"> </w:t>
      </w:r>
      <w:r w:rsidR="008D43BA" w:rsidRPr="00105C7F">
        <w:t>По-четверте,</w:t>
      </w:r>
      <w:r w:rsidR="001D28F3">
        <w:t xml:space="preserve"> </w:t>
      </w:r>
      <w:r w:rsidR="008D43BA" w:rsidRPr="00105C7F">
        <w:t>розміщення</w:t>
      </w:r>
      <w:r w:rsidR="001D28F3">
        <w:t xml:space="preserve"> </w:t>
      </w:r>
      <w:r w:rsidR="008D43BA" w:rsidRPr="00105C7F">
        <w:t>вихідних</w:t>
      </w:r>
      <w:r w:rsidR="001D28F3">
        <w:t xml:space="preserve"> </w:t>
      </w:r>
      <w:r w:rsidR="008D43BA" w:rsidRPr="00105C7F">
        <w:t>токенів:</w:t>
      </w:r>
      <w:r w:rsidR="001D28F3">
        <w:t xml:space="preserve"> </w:t>
      </w:r>
      <w:r w:rsidR="008D43BA" w:rsidRPr="00105C7F">
        <w:t>для</w:t>
      </w:r>
      <w:r w:rsidR="001D28F3">
        <w:t xml:space="preserve"> </w:t>
      </w:r>
      <w:r w:rsidR="008D43BA" w:rsidRPr="00105C7F">
        <w:t>кожного</w:t>
      </w:r>
      <w:r w:rsidR="001D28F3">
        <w:t xml:space="preserve"> </w:t>
      </w:r>
      <w:r w:rsidR="008D43BA" w:rsidRPr="00105C7F">
        <w:t>вихідного</w:t>
      </w:r>
      <w:r w:rsidR="001D28F3">
        <w:t xml:space="preserve"> </w:t>
      </w:r>
      <w:r w:rsidR="008D43BA" w:rsidRPr="00105C7F">
        <w:t>токена</w:t>
      </w:r>
      <w:r w:rsidR="001D28F3">
        <w:t xml:space="preserve"> </w:t>
      </w:r>
      <w:r w:rsidR="008D43BA" w:rsidRPr="00105C7F">
        <w:t>знаходяться</w:t>
      </w:r>
      <w:r w:rsidR="001D28F3">
        <w:t xml:space="preserve"> </w:t>
      </w:r>
      <w:r w:rsidR="008D43BA" w:rsidRPr="00105C7F">
        <w:t>всі</w:t>
      </w:r>
      <w:r w:rsidR="001D28F3">
        <w:t xml:space="preserve"> </w:t>
      </w:r>
      <w:r w:rsidR="008D43BA" w:rsidRPr="00105C7F">
        <w:t>дуги</w:t>
      </w:r>
      <w:r w:rsidR="001D28F3">
        <w:t xml:space="preserve"> </w:t>
      </w:r>
      <w:r w:rsidR="008D43BA" w:rsidRPr="00105C7F">
        <w:t>з</w:t>
      </w:r>
      <w:r w:rsidR="001D28F3">
        <w:t xml:space="preserve"> </w:t>
      </w:r>
      <w:r w:rsidR="008D43BA" w:rsidRPr="00105C7F">
        <w:t>відповідним</w:t>
      </w:r>
      <w:r w:rsidR="001D28F3">
        <w:t xml:space="preserve"> </w:t>
      </w:r>
      <w:r w:rsidR="008D43BA" w:rsidRPr="00105C7F">
        <w:t>портом-джерелом</w:t>
      </w:r>
      <w:r w:rsidR="001D28F3">
        <w:t xml:space="preserve"> </w:t>
      </w:r>
      <w:r w:rsidR="008D43BA" w:rsidRPr="00105C7F">
        <w:t>і</w:t>
      </w:r>
      <w:r w:rsidR="001D28F3">
        <w:t xml:space="preserve"> </w:t>
      </w:r>
      <w:r w:rsidR="008D43BA" w:rsidRPr="00105C7F">
        <w:t>токен</w:t>
      </w:r>
      <w:r w:rsidR="001D28F3">
        <w:t xml:space="preserve"> </w:t>
      </w:r>
      <w:r w:rsidR="008D43BA" w:rsidRPr="00105C7F">
        <w:t>поміщається</w:t>
      </w:r>
      <w:r w:rsidR="001D28F3">
        <w:t xml:space="preserve"> </w:t>
      </w:r>
      <w:r w:rsidR="008D43BA" w:rsidRPr="00105C7F">
        <w:t>у</w:t>
      </w:r>
      <w:r w:rsidR="001D28F3">
        <w:t xml:space="preserve"> </w:t>
      </w:r>
      <w:r w:rsidR="008D43BA" w:rsidRPr="00105C7F">
        <w:t>їхні</w:t>
      </w:r>
      <w:r w:rsidR="001D28F3">
        <w:t xml:space="preserve"> </w:t>
      </w:r>
      <w:r w:rsidR="008D43BA" w:rsidRPr="00105C7F">
        <w:t>черги</w:t>
      </w:r>
      <w:r w:rsidR="001D28F3">
        <w:t xml:space="preserve"> </w:t>
      </w:r>
      <w:r w:rsidR="008D43BA" w:rsidRPr="00105C7F">
        <w:t>з</w:t>
      </w:r>
      <w:r w:rsidR="001D28F3">
        <w:t xml:space="preserve"> </w:t>
      </w:r>
      <w:r w:rsidR="008D43BA" w:rsidRPr="00105C7F">
        <w:t>часом</w:t>
      </w:r>
      <w:r w:rsidR="001D28F3">
        <w:t xml:space="preserve"> </w:t>
      </w:r>
      <w:r w:rsidR="008D43BA" w:rsidRPr="00105C7F">
        <w:t>народження</w:t>
      </w:r>
      <w:r>
        <w:t xml:space="preserve"> за формулою (3.3)</w:t>
      </w:r>
      <w:r w:rsidR="008D43BA" w:rsidRPr="00105C7F">
        <w:t>:</w:t>
      </w:r>
    </w:p>
    <w:p w14:paraId="64F746CF" w14:textId="77777777" w:rsidR="00956946" w:rsidRPr="00105C7F" w:rsidRDefault="00956946" w:rsidP="00D2071F">
      <w:pPr>
        <w:pStyle w:val="ASUBodyText"/>
      </w:pPr>
    </w:p>
    <w:p w14:paraId="1D91482F" w14:textId="61ADB8DF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token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now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latency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A53F724" w14:textId="77777777" w:rsidR="00956946" w:rsidRDefault="00956946" w:rsidP="00956946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token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t</m:t>
        </m:r>
      </m:oMath>
      <w:r>
        <w:t xml:space="preserve"> – момент готовності токена до доставки дугою;</w:t>
      </w:r>
    </w:p>
    <w:p w14:paraId="723CEBC1" w14:textId="77777777" w:rsidR="00956946" w:rsidRDefault="00000000" w:rsidP="00956946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now</m:t>
            </m:r>
          </m:sub>
        </m:sSub>
      </m:oMath>
      <w:r w:rsidR="00956946">
        <w:t xml:space="preserve"> – поточне значення логічного часу;</w:t>
      </w:r>
    </w:p>
    <w:p w14:paraId="262D367D" w14:textId="77777777" w:rsidR="00956946" w:rsidRDefault="00956946" w:rsidP="00956946">
      <w:pPr>
        <w:pStyle w:val="ASUBodyText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latency</m:t>
        </m:r>
      </m:oMath>
      <w:r>
        <w:t xml:space="preserve"> – тривалість обчислення вузла </w:t>
      </w:r>
      <m:oMath>
        <m:r>
          <w:rPr>
            <w:rFonts w:ascii="Cambria Math" w:hAnsi="Cambria Math"/>
          </w:rPr>
          <m:t>n</m:t>
        </m:r>
      </m:oMath>
      <w:r>
        <w:t>, ум. од. часу.</w:t>
      </w:r>
    </w:p>
    <w:p w14:paraId="530CCD7D" w14:textId="5CD89B5A" w:rsidR="008D43BA" w:rsidRPr="00105C7F" w:rsidRDefault="008D43BA" w:rsidP="00D336C0">
      <w:pPr>
        <w:pStyle w:val="ASUBodyText"/>
      </w:pPr>
      <w:r w:rsidRPr="00105C7F">
        <w:t>Життєвий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проходження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активацiї</w:t>
      </w:r>
      <w:proofErr w:type="spellEnd"/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="00D336C0">
        <w:t>рисунку (</w:t>
      </w:r>
      <w:r w:rsidRPr="00105C7F">
        <w:t>рис.</w:t>
      </w:r>
      <w:r w:rsidR="001D28F3">
        <w:t xml:space="preserve"> </w:t>
      </w:r>
      <w:r w:rsidR="00D336C0">
        <w:t>Г</w:t>
      </w:r>
      <w:r w:rsidRPr="00105C7F">
        <w:t>.</w:t>
      </w:r>
      <w:r w:rsidR="00D336C0">
        <w:t>3</w:t>
      </w:r>
      <w:r w:rsidRPr="00105C7F">
        <w:t>.</w:t>
      </w:r>
      <w:r w:rsidR="00D336C0">
        <w:t>).</w:t>
      </w:r>
      <w:r w:rsidR="001D28F3">
        <w:t xml:space="preserve"> </w:t>
      </w:r>
      <w:r w:rsidRPr="00105C7F">
        <w:t>Схема</w:t>
      </w:r>
      <w:r w:rsidR="001D28F3">
        <w:t xml:space="preserve"> </w:t>
      </w:r>
      <w:r w:rsidRPr="00105C7F">
        <w:t>показує</w:t>
      </w:r>
      <w:r w:rsidR="001D28F3">
        <w:t xml:space="preserve"> </w:t>
      </w:r>
      <w:proofErr w:type="spellStart"/>
      <w:r w:rsidRPr="00105C7F">
        <w:t>вiдповiднiсть</w:t>
      </w:r>
      <w:proofErr w:type="spellEnd"/>
      <w:r w:rsidR="001D28F3">
        <w:t xml:space="preserve"> </w:t>
      </w:r>
      <w:proofErr w:type="spellStart"/>
      <w:r w:rsidRPr="00105C7F">
        <w:t>мiж</w:t>
      </w:r>
      <w:proofErr w:type="spellEnd"/>
      <w:r w:rsidR="001D28F3">
        <w:t xml:space="preserve"> </w:t>
      </w:r>
      <w:r w:rsidRPr="00105C7F">
        <w:t>чергою</w:t>
      </w:r>
      <w:r w:rsidR="001D28F3">
        <w:t xml:space="preserve"> </w:t>
      </w:r>
      <w:r w:rsidRPr="00105C7F">
        <w:t>дуги,</w:t>
      </w:r>
      <w:r w:rsidR="001D28F3">
        <w:t xml:space="preserve"> </w:t>
      </w:r>
      <w:proofErr w:type="spellStart"/>
      <w:r w:rsidRPr="00105C7F">
        <w:t>inbox</w:t>
      </w:r>
      <w:proofErr w:type="spellEnd"/>
      <w:r w:rsidR="001D28F3">
        <w:t xml:space="preserve"> </w:t>
      </w:r>
      <w:r w:rsidRPr="00105C7F">
        <w:t>вузла,</w:t>
      </w:r>
      <w:r w:rsidR="001D28F3">
        <w:t xml:space="preserve"> </w:t>
      </w:r>
      <w:proofErr w:type="spellStart"/>
      <w:r w:rsidRPr="00105C7F">
        <w:t>подiями</w:t>
      </w:r>
      <w:proofErr w:type="spellEnd"/>
      <w:r w:rsidR="001D28F3">
        <w:t xml:space="preserve"> </w:t>
      </w:r>
      <w:proofErr w:type="spellStart"/>
      <w:r w:rsidRPr="00105C7F">
        <w:t>onToken</w:t>
      </w:r>
      <w:proofErr w:type="spellEnd"/>
      <w:r w:rsidRPr="00105C7F">
        <w:t>/</w:t>
      </w:r>
      <w:proofErr w:type="spellStart"/>
      <w:r w:rsidRPr="00105C7F">
        <w:t>onFire</w:t>
      </w:r>
      <w:proofErr w:type="spellEnd"/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створенням</w:t>
      </w:r>
      <w:r w:rsidR="001D28F3">
        <w:t xml:space="preserve"> </w:t>
      </w:r>
      <w:proofErr w:type="spellStart"/>
      <w:r w:rsidRPr="00105C7F">
        <w:t>вихiдних</w:t>
      </w:r>
      <w:proofErr w:type="spellEnd"/>
      <w:r w:rsidR="001D28F3">
        <w:t xml:space="preserve"> </w:t>
      </w:r>
      <w:proofErr w:type="spellStart"/>
      <w:r w:rsidRPr="00105C7F">
        <w:t>токенiв</w:t>
      </w:r>
      <w:proofErr w:type="spellEnd"/>
      <w:r w:rsidR="00D336C0">
        <w:t xml:space="preserve">, </w:t>
      </w:r>
      <w:r w:rsidRPr="00105C7F">
        <w:t>що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правильну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t>доставки.</w:t>
      </w:r>
      <w:r w:rsidR="001D28F3">
        <w:t xml:space="preserve"> </w:t>
      </w:r>
      <w:r w:rsidRPr="00105C7F">
        <w:t>Такий</w:t>
      </w:r>
      <w:r w:rsidR="001D28F3">
        <w:t xml:space="preserve"> </w:t>
      </w:r>
      <w:r w:rsidRPr="00105C7F">
        <w:t>порядок</w:t>
      </w:r>
      <w:r w:rsidR="001D28F3">
        <w:t xml:space="preserve"> </w:t>
      </w:r>
      <w:r w:rsidRPr="00105C7F">
        <w:t>кроків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фіксованому</w:t>
      </w:r>
      <w:r w:rsidR="001D28F3">
        <w:t xml:space="preserve"> </w:t>
      </w:r>
      <w:r w:rsidRPr="00105C7F">
        <w:t>обході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залежить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браузері.</w:t>
      </w:r>
    </w:p>
    <w:p w14:paraId="2D340662" w14:textId="5992505C" w:rsidR="008D43BA" w:rsidRDefault="008D43BA" w:rsidP="00105C7F">
      <w:pPr>
        <w:pStyle w:val="ASUBodyText"/>
        <w:rPr>
          <w:lang w:val="en-US"/>
        </w:rPr>
      </w:pPr>
      <w:r w:rsidRPr="00105C7F">
        <w:lastRenderedPageBreak/>
        <w:t>Клас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Pr="00F627B1">
        <w:rPr>
          <w:rStyle w:val="VerbatimChar"/>
          <w:rFonts w:ascii="Times New Roman" w:hAnsi="Times New Roman"/>
          <w:lang w:val="uk-UA"/>
          <w:rPrChange w:id="12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F627B1">
        <w:rPr>
          <w:rStyle w:val="VerbatimChar"/>
          <w:rFonts w:ascii="Times New Roman" w:hAnsi="Times New Roman"/>
          <w:lang w:val="uk-UA"/>
          <w:rPrChange w:id="12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2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2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Pr="00F627B1">
        <w:rPr>
          <w:rStyle w:val="VerbatimChar"/>
          <w:rFonts w:ascii="Times New Roman" w:hAnsi="Times New Roman"/>
          <w:lang w:val="uk-UA"/>
          <w:rPrChange w:id="12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узагальнена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базі</w:t>
      </w:r>
      <w:r w:rsidR="001D28F3">
        <w:t xml:space="preserve"> </w:t>
      </w:r>
      <w:r w:rsidRPr="00105C7F">
        <w:t>масиву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методами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push</w:t>
      </w:r>
      <w:r w:rsidRPr="00F627B1">
        <w:rPr>
          <w:rStyle w:val="VerbatimChar"/>
          <w:rFonts w:ascii="Times New Roman" w:hAnsi="Times New Roman"/>
          <w:lang w:val="uk-UA"/>
          <w:rPrChange w:id="12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item</w:t>
      </w:r>
      <w:r w:rsidRPr="00F627B1">
        <w:rPr>
          <w:rStyle w:val="VerbatimChar"/>
          <w:rFonts w:ascii="Times New Roman" w:hAnsi="Times New Roman"/>
          <w:lang w:val="uk-UA"/>
          <w:rPrChange w:id="12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pop</w:t>
      </w:r>
      <w:r w:rsidRPr="00F627B1">
        <w:rPr>
          <w:rStyle w:val="VerbatimChar"/>
          <w:rFonts w:ascii="Times New Roman" w:hAnsi="Times New Roman"/>
          <w:lang w:val="uk-UA"/>
          <w:rPrChange w:id="12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():</w:t>
      </w:r>
      <w:r w:rsidR="001D28F3" w:rsidRPr="00F627B1">
        <w:rPr>
          <w:rStyle w:val="VerbatimChar"/>
          <w:rFonts w:ascii="Times New Roman" w:hAnsi="Times New Roman"/>
          <w:lang w:val="uk-UA"/>
          <w:rPrChange w:id="12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F627B1">
        <w:rPr>
          <w:rStyle w:val="VerbatimChar"/>
          <w:rFonts w:ascii="Times New Roman" w:hAnsi="Times New Roman"/>
          <w:lang w:val="uk-UA"/>
          <w:rPrChange w:id="12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Pr="00F627B1">
        <w:rPr>
          <w:rStyle w:val="VerbatimChar"/>
          <w:rFonts w:ascii="Times New Roman" w:hAnsi="Times New Roman"/>
          <w:lang w:val="uk-UA"/>
          <w:rPrChange w:id="12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():</w:t>
      </w:r>
      <w:r w:rsidR="001D28F3" w:rsidRPr="00F627B1">
        <w:rPr>
          <w:rStyle w:val="VerbatimChar"/>
          <w:rFonts w:ascii="Times New Roman" w:hAnsi="Times New Roman"/>
          <w:lang w:val="uk-UA"/>
          <w:rPrChange w:id="12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F627B1">
        <w:rPr>
          <w:rStyle w:val="VerbatimChar"/>
          <w:rFonts w:ascii="Times New Roman" w:hAnsi="Times New Roman"/>
          <w:lang w:val="uk-UA"/>
          <w:rPrChange w:id="12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властивістю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size</w:t>
      </w:r>
      <w:r w:rsidRPr="00105C7F">
        <w:t>.</w:t>
      </w:r>
      <w:r w:rsidR="001D28F3">
        <w:t xml:space="preserve"> </w:t>
      </w:r>
      <w:r w:rsidRPr="00105C7F">
        <w:t>Одна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ставиться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відповідність</w:t>
      </w:r>
      <w:r w:rsidR="001D28F3">
        <w:t xml:space="preserve"> </w:t>
      </w:r>
      <w:r w:rsidRPr="00105C7F">
        <w:t>кожній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ініціалізуються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конструкторі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ітерацією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2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105C7F">
        <w:t>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характерних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розмірах</w:t>
      </w:r>
      <w:r w:rsidR="001D28F3">
        <w:t xml:space="preserve"> </w:t>
      </w:r>
      <w:r w:rsidRPr="00105C7F">
        <w:t>черг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16</m:t>
        </m:r>
      </m:oMath>
      <w:r w:rsidRPr="00105C7F">
        <w:t>)</w:t>
      </w:r>
      <w:r w:rsidR="001D28F3">
        <w:t xml:space="preserve"> </w:t>
      </w:r>
      <w:proofErr w:type="spellStart"/>
      <w:r w:rsidRPr="00105C7F">
        <w:t>асимптотика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pop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зсув</w:t>
      </w:r>
      <w:r w:rsidR="001D28F3">
        <w:t xml:space="preserve"> </w:t>
      </w:r>
      <w:r w:rsidRPr="00105C7F">
        <w:t>масиву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проблеми;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масштабування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="001D28F3">
        <w:t xml:space="preserve"> </w:t>
      </w:r>
      <w:r w:rsidRPr="00105C7F">
        <w:t>заплановано</w:t>
      </w:r>
      <w:r w:rsidR="001D28F3">
        <w:t xml:space="preserve"> </w:t>
      </w:r>
      <w:r w:rsidRPr="00105C7F">
        <w:t>перехід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циклічний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з</w:t>
      </w:r>
      <w:r w:rsidR="001D28F3"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-операціями.</w:t>
      </w:r>
      <w:r w:rsidR="001D28F3">
        <w:t xml:space="preserve"> </w:t>
      </w:r>
      <w:r w:rsidRPr="00105C7F">
        <w:t>Логічний</w:t>
      </w:r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збільшується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2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proofErr w:type="spellStart"/>
      <w:r w:rsidRPr="00105C7F">
        <w:t>пропорційно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астрономічного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параметра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956946">
        <w:rPr>
          <w:rStyle w:val="VerbatimChar"/>
          <w:rFonts w:ascii="Times New Roman" w:hAnsi="Times New Roman" w:cs="Times New Roman"/>
        </w:rPr>
        <w:t xml:space="preserve"> </w:t>
      </w:r>
      <w:r w:rsidR="00956946">
        <w:t>згідно з (3.4)</w:t>
      </w:r>
      <w:r w:rsidRPr="00105C7F">
        <w:t>:</w:t>
      </w:r>
    </w:p>
    <w:p w14:paraId="416909D5" w14:textId="77777777" w:rsidR="00956946" w:rsidRPr="00956946" w:rsidRDefault="00956946" w:rsidP="00105C7F">
      <w:pPr>
        <w:pStyle w:val="ASUBodyText"/>
        <w:rPr>
          <w:lang w:val="en-US"/>
        </w:rPr>
      </w:pPr>
    </w:p>
    <w:p w14:paraId="3FE5AC80" w14:textId="4A2A0134" w:rsidR="008D43BA" w:rsidRPr="00956946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simTime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simTime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wall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speed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AA37C4D" w14:textId="77777777" w:rsidR="00956946" w:rsidRPr="00956946" w:rsidRDefault="00956946" w:rsidP="00105C7F">
      <w:pPr>
        <w:pStyle w:val="ASUBodyText"/>
        <w:rPr>
          <w:lang w:val="en-US"/>
        </w:rPr>
      </w:pPr>
    </w:p>
    <w:p w14:paraId="0A81E880" w14:textId="77777777" w:rsidR="008A433C" w:rsidRDefault="008A433C" w:rsidP="008A433C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simTime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значення логічного часу на </w:t>
      </w:r>
      <m:oMath>
        <m:r>
          <w:rPr>
            <w:rFonts w:ascii="Cambria Math" w:hAnsi="Cambria Math"/>
          </w:rPr>
          <m:t>i</m:t>
        </m:r>
      </m:oMath>
      <w:r>
        <w:t>-му кадрі рендеру;</w:t>
      </w:r>
    </w:p>
    <w:p w14:paraId="34C1282E" w14:textId="77777777" w:rsidR="008A433C" w:rsidRDefault="008A433C" w:rsidP="008A433C">
      <w:pPr>
        <w:pStyle w:val="ASUBodyText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wall</m:t>
            </m:r>
          </m:sub>
        </m:sSub>
      </m:oMath>
      <w:r>
        <w:t xml:space="preserve"> – реальний проміжок між кадрами, мс;</w:t>
      </w:r>
    </w:p>
    <w:p w14:paraId="712F3098" w14:textId="77777777" w:rsidR="008A433C" w:rsidRDefault="008A433C" w:rsidP="008A433C">
      <w:pPr>
        <w:pStyle w:val="ASUBodyText"/>
      </w:pPr>
      <w:proofErr w:type="spellStart"/>
      <m:oMath>
        <m:r>
          <m:rPr>
            <m:nor/>
          </m:rPr>
          <m:t>speed</m:t>
        </m:r>
      </m:oMath>
      <w:proofErr w:type="spellEnd"/>
      <w:r>
        <w:t xml:space="preserve"> – множник швидкості симуляції у діапазоні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 10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A6826CA" w14:textId="77777777" w:rsidR="008A433C" w:rsidRDefault="008A433C" w:rsidP="008A433C">
      <w:pPr>
        <w:pStyle w:val="ASUBodyText"/>
      </w:pPr>
      <w:r>
        <w:t>Відокремлення логічного часу від астрономічного дозволяє досліджувати поведінку алгоритму у довільному масштабі без зміни логіки активації.</w:t>
      </w:r>
    </w:p>
    <w:p w14:paraId="47C69D8F" w14:textId="401E9A3D" w:rsidR="008D43BA" w:rsidRPr="00105C7F" w:rsidRDefault="008D43BA" w:rsidP="00105C7F">
      <w:pPr>
        <w:pStyle w:val="ASUBodyText"/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</w:t>
      </w:r>
      <w:r w:rsidRPr="00F627B1">
        <w:rPr>
          <w:rStyle w:val="VerbatimChar"/>
          <w:rFonts w:ascii="Times New Roman" w:hAnsi="Times New Roman"/>
          <w:lang w:val="uk-UA"/>
          <w:rPrChange w:id="12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F627B1">
        <w:rPr>
          <w:rStyle w:val="VerbatimChar"/>
          <w:rFonts w:ascii="Times New Roman" w:hAnsi="Times New Roman"/>
          <w:lang w:val="uk-UA"/>
          <w:rPrChange w:id="12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2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</w:t>
      </w:r>
      <w:r w:rsidRPr="00F627B1">
        <w:rPr>
          <w:rStyle w:val="VerbatimChar"/>
          <w:rFonts w:ascii="Times New Roman" w:hAnsi="Times New Roman"/>
          <w:lang w:val="uk-UA"/>
          <w:rPrChange w:id="12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перемикач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F627B1">
        <w:rPr>
          <w:rStyle w:val="VerbatimChar"/>
          <w:rFonts w:ascii="Times New Roman" w:hAnsi="Times New Roman"/>
          <w:lang w:val="uk-UA"/>
          <w:rPrChange w:id="12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kind</w:t>
      </w:r>
      <w:r w:rsidRPr="00105C7F">
        <w:t>.</w:t>
      </w:r>
      <w:r w:rsidR="001D28F3">
        <w:t xml:space="preserve"> </w:t>
      </w:r>
      <w:r w:rsidRPr="00105C7F">
        <w:t>SOURCE:</w:t>
      </w:r>
      <w:r w:rsidR="001D28F3">
        <w:t xml:space="preserve"> </w:t>
      </w:r>
      <w:r w:rsidRPr="00105C7F">
        <w:t>вузол-джерело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портів;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вводяться</w:t>
      </w:r>
      <w:r w:rsidR="001D28F3">
        <w:t xml:space="preserve"> </w:t>
      </w:r>
      <w:r w:rsidRPr="00105C7F">
        <w:t>ззовні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виклик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Pr="00F627B1">
        <w:rPr>
          <w:rStyle w:val="VerbatimChar"/>
          <w:rFonts w:ascii="Times New Roman" w:hAnsi="Times New Roman"/>
          <w:lang w:val="uk-UA"/>
          <w:rPrChange w:id="12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emitFrom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2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2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2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2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Pr="00F627B1">
        <w:rPr>
          <w:rStyle w:val="VerbatimChar"/>
          <w:rFonts w:ascii="Times New Roman" w:hAnsi="Times New Roman"/>
          <w:lang w:val="uk-UA"/>
          <w:rPrChange w:id="12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’,</w:t>
      </w:r>
      <w:r w:rsidR="001D28F3" w:rsidRPr="00F627B1">
        <w:rPr>
          <w:rStyle w:val="VerbatimChar"/>
          <w:rFonts w:ascii="Times New Roman" w:hAnsi="Times New Roman"/>
          <w:lang w:val="uk-UA"/>
          <w:rPrChange w:id="12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F627B1">
        <w:rPr>
          <w:rStyle w:val="VerbatimChar"/>
          <w:rFonts w:ascii="Times New Roman" w:hAnsi="Times New Roman"/>
          <w:lang w:val="uk-UA"/>
          <w:rPrChange w:id="12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m:rPr>
            <m:nor/>
          </m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originT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simTime</m:t>
        </m:r>
      </m:oMath>
      <w:r w:rsidRPr="00105C7F">
        <w:t>.</w:t>
      </w:r>
      <w:r w:rsidR="001D28F3">
        <w:t xml:space="preserve"> </w:t>
      </w:r>
      <w:r w:rsidRPr="00105C7F">
        <w:t>DFT4: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порти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</w:t>
      </w:r>
      <w:r w:rsidRPr="00F627B1">
        <w:rPr>
          <w:rStyle w:val="VerbatimChar"/>
          <w:rFonts w:ascii="Times New Roman" w:hAnsi="Times New Roman"/>
          <w:lang w:val="uk-UA"/>
          <w:rPrChange w:id="12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>
        <w:t xml:space="preserve"> </w:t>
      </w:r>
      <w:r w:rsidRPr="00105C7F">
        <w:t>…</w:t>
      </w:r>
      <w:r w:rsidRPr="00105C7F">
        <w:rPr>
          <w:rStyle w:val="VerbatimChar"/>
          <w:rFonts w:ascii="Times New Roman" w:hAnsi="Times New Roman" w:cs="Times New Roman"/>
        </w:rPr>
        <w:t>in</w:t>
      </w:r>
      <w:r w:rsidRPr="00F627B1">
        <w:rPr>
          <w:rStyle w:val="VerbatimChar"/>
          <w:rFonts w:ascii="Times New Roman" w:hAnsi="Times New Roman"/>
          <w:lang w:val="uk-UA"/>
          <w:rPrChange w:id="12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застосовує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метелика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rPr>
          <w:i/>
          <w:iCs/>
        </w:rPr>
        <w:t>computeDFT4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лістингу</w:t>
      </w:r>
      <w:r w:rsidR="001D28F3">
        <w:t xml:space="preserve"> </w:t>
      </w:r>
      <w:r w:rsidRPr="00105C7F">
        <w:t>3.1.</w:t>
      </w:r>
    </w:p>
    <w:p w14:paraId="29975B34" w14:textId="48D53CF3" w:rsidR="008D43BA" w:rsidRPr="00105C7F" w:rsidRDefault="008D43BA" w:rsidP="000E4C03">
      <w:pPr>
        <w:pStyle w:val="ASUFigureCaption"/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1. Реалізація 4-точкового ДПФ-метелика. Джерело: розроблено автором."/>
      </w:tblPr>
      <w:tblGrid>
        <w:gridCol w:w="5034"/>
      </w:tblGrid>
      <w:tr w:rsidR="008D43BA" w:rsidRPr="00105C7F" w14:paraId="4D399C47" w14:textId="77777777" w:rsidTr="000E4C03">
        <w:trPr>
          <w:jc w:val="center"/>
        </w:trPr>
        <w:tc>
          <w:tcPr>
            <w:tcW w:w="0" w:type="auto"/>
          </w:tcPr>
          <w:p w14:paraId="2E92B514" w14:textId="0DE88900" w:rsidR="008D43BA" w:rsidRPr="00F627B1" w:rsidRDefault="008D43BA" w:rsidP="00F627B1">
            <w:pPr>
              <w:rPr>
                <w:rFonts w:ascii="Times New Roman" w:hAnsi="Times New Roman"/>
                <w:lang w:val="uk-UA"/>
                <w:rPrChange w:id="12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function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3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computeDFT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23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4(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3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: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3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3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[4]):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3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3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[4]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3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3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{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4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4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4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4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4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4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24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4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[0],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4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4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[2]);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5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5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5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+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5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2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5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6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6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6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6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26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6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[0],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6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6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[2]);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6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6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7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7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-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7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2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7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7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8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8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28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8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[1],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8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8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[3]);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8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8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8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8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9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+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9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3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9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29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29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0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0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[1],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0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0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[3]);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0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0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0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0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0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0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-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1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1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3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1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return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1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1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[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1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1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1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1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1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0),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2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         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2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2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2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2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2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2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2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2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2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+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3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3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3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3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3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3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3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3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1)),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3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3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4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4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4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4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4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4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4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4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-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4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j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4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*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5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5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lastRenderedPageBreak/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5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5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5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5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0),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5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         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5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5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5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2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6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6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6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6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6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6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-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6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6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0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6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6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7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1,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7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uk-UA"/>
                <w:rPrChange w:id="137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7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1))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7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   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7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//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7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X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7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3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7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7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8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8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+</w:t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8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j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5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*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6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1</w:t>
            </w:r>
            <w:r w:rsidRPr="00F627B1">
              <w:br/>
            </w:r>
            <w:r w:rsidR="001D28F3" w:rsidRPr="00F627B1">
              <w:rPr>
                <w:rStyle w:val="VerbatimChar"/>
                <w:rFonts w:ascii="Times New Roman" w:hAnsi="Times New Roman"/>
                <w:lang w:val="uk-UA"/>
                <w:rPrChange w:id="138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 xml:space="preserve">  </w:t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];</w:t>
            </w:r>
            <w:r w:rsidRPr="00F627B1">
              <w:br/>
            </w:r>
            <w:r w:rsidRPr="00F627B1">
              <w:rPr>
                <w:rStyle w:val="VerbatimChar"/>
                <w:rFonts w:ascii="Times New Roman" w:hAnsi="Times New Roman"/>
                <w:lang w:val="uk-UA"/>
                <w:rPrChange w:id="138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}</w:t>
            </w:r>
          </w:p>
        </w:tc>
      </w:tr>
    </w:tbl>
    <w:p w14:paraId="172DAD90" w14:textId="4E68231C" w:rsidR="000E4C03" w:rsidRDefault="000E4C03" w:rsidP="000E4C03">
      <w:pPr>
        <w:pStyle w:val="ASUFigureCaption"/>
      </w:pPr>
      <w:r w:rsidRPr="00105C7F">
        <w:lastRenderedPageBreak/>
        <w:t>Лістинг</w:t>
      </w:r>
      <w:r>
        <w:t xml:space="preserve"> </w:t>
      </w:r>
      <w:r w:rsidRPr="00105C7F">
        <w:t>3.1.</w:t>
      </w:r>
      <w:r>
        <w:t xml:space="preserve"> </w:t>
      </w:r>
      <w:r w:rsidRPr="00105C7F">
        <w:t>Реалізація</w:t>
      </w:r>
      <w:r>
        <w:t xml:space="preserve"> </w:t>
      </w:r>
      <w:r w:rsidRPr="00105C7F">
        <w:t>4-точкового</w:t>
      </w:r>
      <w:r>
        <w:t xml:space="preserve"> </w:t>
      </w:r>
      <w:r w:rsidRPr="00105C7F">
        <w:t>ДПФ-метелика.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362D2BBB" w14:textId="09D91B26" w:rsidR="008D43BA" w:rsidRDefault="008D43BA" w:rsidP="00D2071F">
      <w:pPr>
        <w:pStyle w:val="ASUBodyText"/>
      </w:pPr>
      <w:r w:rsidRPr="00105C7F">
        <w:t>TWIDDLE: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поворотний</w:t>
      </w:r>
      <w:r w:rsidR="001D28F3">
        <w:t xml:space="preserve"> </w:t>
      </w:r>
      <w:r w:rsidRPr="00105C7F">
        <w:t>множник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,</w:t>
      </w:r>
      <w:r w:rsidR="001D28F3">
        <w:t xml:space="preserve"> </w:t>
      </w:r>
      <w:r w:rsidR="008A433C">
        <w:t>за формулою (3.5):</w:t>
      </w:r>
    </w:p>
    <w:p w14:paraId="553ABF0D" w14:textId="77777777" w:rsidR="008A433C" w:rsidRPr="008A433C" w:rsidRDefault="008A433C" w:rsidP="00D2071F">
      <w:pPr>
        <w:pStyle w:val="ASUBodyText"/>
      </w:pPr>
    </w:p>
    <w:p w14:paraId="7DF379E6" w14:textId="26C2622E" w:rsidR="008D43BA" w:rsidRPr="008A433C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&amp;=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recosθ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imsinθ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&amp;=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resinθ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w:rPr>
                      <w:rFonts w:ascii="Cambria Math" w:hAnsi="Cambria Math"/>
                    </w:rPr>
                    <m:t>imcosθ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eqArr>
              <m:r>
                <m:rPr>
                  <m:sty m:val="p"/>
                </m:rPr>
                <w:rPr>
                  <w:rFonts w:ascii="Cambria Math" w:hAnsi="Cambria Math"/>
                </w:rPr>
                <m:t> 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πk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F57D953" w14:textId="77777777" w:rsidR="008A433C" w:rsidRDefault="008A433C" w:rsidP="008A433C">
      <w:pPr>
        <w:pStyle w:val="ASUBodyText"/>
        <w:rPr>
          <w:lang w:val="en-US"/>
        </w:rPr>
      </w:pPr>
    </w:p>
    <w:p w14:paraId="001D75AA" w14:textId="60A4DA4E" w:rsidR="008A433C" w:rsidRDefault="008A433C" w:rsidP="008A433C">
      <w:pPr>
        <w:pStyle w:val="ASUBodyText"/>
      </w:pPr>
      <w:r>
        <w:t xml:space="preserve">де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– дійсна та уявна частини вихідного токена;</w:t>
      </w:r>
    </w:p>
    <w:p w14:paraId="0537AD30" w14:textId="77777777" w:rsidR="008A433C" w:rsidRDefault="008A433C" w:rsidP="008A433C">
      <w:pPr>
        <w:pStyle w:val="ASUBodyText"/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im</m:t>
        </m:r>
      </m:oMath>
      <w:r>
        <w:t xml:space="preserve"> – дійсна та уявна частини вхідного токена;</w:t>
      </w:r>
    </w:p>
    <w:p w14:paraId="43FBC748" w14:textId="77777777" w:rsidR="008A433C" w:rsidRDefault="008A433C" w:rsidP="008A433C">
      <w:pPr>
        <w:pStyle w:val="ASUBodyText"/>
      </w:pPr>
      <m:oMath>
        <m:r>
          <w:rPr>
            <w:rFonts w:ascii="Cambria Math" w:hAnsi="Cambria Math"/>
          </w:rPr>
          <m:t>θ</m:t>
        </m:r>
      </m:oMath>
      <w:r>
        <w:t xml:space="preserve"> – кутова фаза поворотного множника;</w:t>
      </w:r>
    </w:p>
    <w:p w14:paraId="6EE76238" w14:textId="583909B6" w:rsidR="008A433C" w:rsidRPr="00EF0FE9" w:rsidRDefault="008A433C" w:rsidP="008A433C">
      <w:pPr>
        <w:pStyle w:val="ASUBodyText"/>
      </w:pPr>
      <m:oMath>
        <m:r>
          <w:rPr>
            <w:rFonts w:ascii="Cambria Math" w:hAnsi="Cambria Math"/>
          </w:rPr>
          <m:t>k</m:t>
        </m:r>
      </m:oMath>
      <w:r>
        <w:t xml:space="preserve"> – індекс поворотного множника з поля </w:t>
      </w:r>
      <w:proofErr w:type="spellStart"/>
      <w:r>
        <w:rPr>
          <w:rStyle w:val="VerbatimChar"/>
        </w:rPr>
        <w:t>NodeSpec.params.twiddle.k</w:t>
      </w:r>
      <w:proofErr w:type="spellEnd"/>
      <w:r>
        <w:t>.</w:t>
      </w:r>
    </w:p>
    <w:p w14:paraId="00986C03" w14:textId="67B774ED" w:rsidR="008D43BA" w:rsidRPr="00105C7F" w:rsidRDefault="008D43BA" w:rsidP="00D2071F">
      <w:pPr>
        <w:pStyle w:val="ASUBodyText"/>
      </w:pP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передається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змін.</w:t>
      </w:r>
      <w:r w:rsidR="001D28F3">
        <w:t xml:space="preserve"> </w:t>
      </w:r>
      <w:r w:rsidRPr="00105C7F">
        <w:t>SINK:</w:t>
      </w:r>
      <w:r w:rsidR="001D28F3">
        <w:t xml:space="preserve"> </w:t>
      </w:r>
      <w:r w:rsidRPr="00105C7F">
        <w:t>вузол</w:t>
      </w:r>
      <w:r w:rsidR="001D28F3">
        <w:t xml:space="preserve"> </w:t>
      </w:r>
      <w:r w:rsidRPr="00105C7F">
        <w:t>приймає</w:t>
      </w:r>
      <w:r w:rsidR="001D28F3">
        <w:t xml:space="preserve"> </w:t>
      </w:r>
      <w:r w:rsidRPr="00105C7F">
        <w:t>1</w:t>
      </w:r>
      <w:r w:rsidR="001D28F3">
        <w:t xml:space="preserve"> </w:t>
      </w:r>
      <w:r w:rsidRPr="00105C7F">
        <w:t>токен,</w:t>
      </w:r>
      <w:r w:rsidR="001D28F3">
        <w:t xml:space="preserve"> </w:t>
      </w:r>
      <w:r w:rsidRPr="00105C7F">
        <w:t>передає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3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sinks</w:t>
      </w:r>
      <w:r w:rsidRPr="00F627B1">
        <w:rPr>
          <w:rStyle w:val="VerbatimChar"/>
          <w:rFonts w:ascii="Times New Roman" w:hAnsi="Times New Roman"/>
          <w:lang w:val="uk-UA"/>
          <w:rPrChange w:id="13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3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JSON</w:t>
      </w:r>
      <w:r w:rsidRPr="00F627B1">
        <w:rPr>
          <w:rStyle w:val="VerbatimChar"/>
          <w:rFonts w:ascii="Times New Roman" w:hAnsi="Times New Roman"/>
          <w:lang w:val="uk-UA"/>
          <w:rPrChange w:id="13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stringify</w:t>
      </w:r>
      <w:r w:rsidRPr="00105C7F">
        <w:t>,</w:t>
      </w:r>
      <w:r w:rsidR="001D28F3">
        <w:t xml:space="preserve"> </w:t>
      </w:r>
      <w:r w:rsidRPr="00105C7F">
        <w:t>емітує</w:t>
      </w:r>
      <w:r w:rsidR="001D28F3">
        <w:t xml:space="preserve"> </w:t>
      </w:r>
      <w:r w:rsidRPr="00105C7F">
        <w:t>подію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оновлює</w:t>
      </w:r>
      <w:r w:rsidR="001D28F3">
        <w:t xml:space="preserve"> </w:t>
      </w:r>
      <w:r w:rsidRPr="00105C7F">
        <w:t>EMA-метрику</w:t>
      </w:r>
      <w:r w:rsidR="001D28F3">
        <w:t xml:space="preserve"> </w:t>
      </w:r>
      <w:r w:rsidRPr="00105C7F">
        <w:t>наскрізної</w:t>
      </w:r>
      <w:r w:rsidR="001D28F3">
        <w:t xml:space="preserve"> </w:t>
      </w:r>
      <w:r w:rsidRPr="00105C7F">
        <w:t>затримки: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 w:rsidRPr="00F627B1">
        <w:rPr>
          <w:rStyle w:val="VerbatimChar"/>
          <w:rFonts w:ascii="Times New Roman" w:hAnsi="Times New Roman"/>
          <w:lang w:val="uk-UA"/>
          <w:rPrChange w:id="13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3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13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3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F627B1">
        <w:rPr>
          <w:rStyle w:val="VerbatimChar"/>
          <w:rFonts w:ascii="Times New Roman" w:hAnsi="Times New Roman"/>
          <w:lang w:val="uk-UA"/>
          <w:rPrChange w:id="13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t>.</w:t>
      </w:r>
    </w:p>
    <w:p w14:paraId="72746184" w14:textId="18A9B56C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3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4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F627B1">
        <w:rPr>
          <w:rStyle w:val="VerbatimChar"/>
          <w:rFonts w:ascii="Times New Roman" w:hAnsi="Times New Roman"/>
          <w:lang w:val="uk-UA"/>
          <w:rPrChange w:id="14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F627B1">
        <w:rPr>
          <w:rStyle w:val="VerbatimChar"/>
          <w:rFonts w:ascii="Times New Roman" w:hAnsi="Times New Roman"/>
          <w:lang w:val="uk-UA"/>
          <w:rPrChange w:id="14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4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4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дев’ятьма</w:t>
      </w:r>
      <w:r w:rsidR="001D28F3">
        <w:t xml:space="preserve"> </w:t>
      </w:r>
      <w:r w:rsidRPr="00105C7F">
        <w:t>кроками:</w:t>
      </w:r>
    </w:p>
    <w:p w14:paraId="75CDE828" w14:textId="185FDAAE" w:rsidR="008D43BA" w:rsidRPr="00105C7F" w:rsidRDefault="00225FF4" w:rsidP="00D2071F">
      <w:pPr>
        <w:pStyle w:val="ASUNumberedList"/>
        <w:numPr>
          <w:ilvl w:val="0"/>
          <w:numId w:val="41"/>
        </w:numPr>
      </w:pPr>
      <w:ins w:id="1408" w:author="Учетная запись Майкрософт" w:date="2026-05-24T17:35:00Z">
        <w:r w:rsidRPr="00225FF4">
          <w:rPr>
            <w:b/>
            <w:color w:val="FF0000"/>
          </w:rPr>
          <w:t>)</w:t>
        </w:r>
        <w:r>
          <w:t xml:space="preserve"> </w:t>
        </w:r>
      </w:ins>
      <w:r w:rsidR="008D43BA" w:rsidRPr="00105C7F">
        <w:t>створюються</w:t>
      </w:r>
      <w:r w:rsidR="001D28F3">
        <w:t xml:space="preserve"> </w:t>
      </w:r>
      <w:r w:rsidR="008D43BA" w:rsidRPr="00105C7F">
        <w:t>16</w:t>
      </w:r>
      <w:r w:rsidR="001D28F3">
        <w:t xml:space="preserve"> </w:t>
      </w:r>
      <w:r w:rsidR="008D43BA" w:rsidRPr="00105C7F">
        <w:t>вузлів</w:t>
      </w:r>
      <w:r w:rsidR="001D28F3">
        <w:t xml:space="preserve"> </w:t>
      </w:r>
      <w:r w:rsidR="008D43BA" w:rsidRPr="00D2071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="008D43BA" w:rsidRPr="00105C7F">
        <w:t>(</w:t>
      </w:r>
      <w:proofErr w:type="spellStart"/>
      <w:r w:rsidR="008D43BA" w:rsidRPr="00D2071F">
        <w:rPr>
          <w:rStyle w:val="VerbatimChar"/>
          <w:rFonts w:ascii="Times New Roman" w:hAnsi="Times New Roman" w:cs="Times New Roman"/>
        </w:rPr>
        <w:t>src</w:t>
      </w:r>
      <w:proofErr w:type="spellEnd"/>
      <w:r w:rsidR="008D43BA" w:rsidRPr="00F627B1">
        <w:rPr>
          <w:rStyle w:val="VerbatimChar"/>
          <w:rFonts w:ascii="Times New Roman" w:hAnsi="Times New Roman"/>
          <w:lang w:val="uk-UA"/>
          <w:rPrChange w:id="14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>
        <w:t xml:space="preserve"> </w:t>
      </w:r>
      <w:r w:rsidR="008D43BA" w:rsidRPr="00105C7F">
        <w:t>…</w:t>
      </w:r>
      <w:proofErr w:type="spellStart"/>
      <w:r w:rsidR="008D43BA" w:rsidRPr="00D2071F">
        <w:rPr>
          <w:rStyle w:val="VerbatimChar"/>
          <w:rFonts w:ascii="Times New Roman" w:hAnsi="Times New Roman" w:cs="Times New Roman"/>
        </w:rPr>
        <w:t>src</w:t>
      </w:r>
      <w:proofErr w:type="spellEnd"/>
      <w:r w:rsidR="008D43BA" w:rsidRPr="00F627B1">
        <w:rPr>
          <w:rStyle w:val="VerbatimChar"/>
          <w:rFonts w:ascii="Times New Roman" w:hAnsi="Times New Roman"/>
          <w:lang w:val="uk-UA"/>
          <w:rPrChange w:id="14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15</w:t>
      </w:r>
      <w:r w:rsidR="008D43BA" w:rsidRPr="00105C7F">
        <w:t>),</w:t>
      </w:r>
      <w:r w:rsidR="001D28F3">
        <w:t xml:space="preserve"> </w:t>
      </w:r>
      <w:r w:rsidR="008D43BA" w:rsidRPr="00105C7F">
        <w:t>кожен</w:t>
      </w:r>
      <w:r w:rsidR="001D28F3">
        <w:t xml:space="preserve"> </w:t>
      </w:r>
      <w:r w:rsidR="008D43BA" w:rsidRPr="00105C7F">
        <w:t>з</w:t>
      </w:r>
      <w:r w:rsidR="001D28F3">
        <w:t xml:space="preserve"> </w:t>
      </w:r>
      <w:r w:rsidR="008D43BA" w:rsidRPr="00105C7F">
        <w:t>одним</w:t>
      </w:r>
      <w:r w:rsidR="001D28F3">
        <w:t xml:space="preserve"> </w:t>
      </w:r>
      <w:r w:rsidR="008D43BA" w:rsidRPr="00105C7F">
        <w:t>вихідним</w:t>
      </w:r>
      <w:r w:rsidR="001D28F3">
        <w:t xml:space="preserve"> </w:t>
      </w:r>
      <w:r w:rsidR="008D43BA" w:rsidRPr="00105C7F">
        <w:t>портом</w:t>
      </w:r>
      <w:r w:rsidR="001D28F3">
        <w:t xml:space="preserve"> </w:t>
      </w:r>
      <w:r w:rsidR="008D43BA" w:rsidRPr="00D2071F">
        <w:rPr>
          <w:rStyle w:val="VerbatimChar"/>
          <w:rFonts w:ascii="Times New Roman" w:hAnsi="Times New Roman" w:cs="Times New Roman"/>
        </w:rPr>
        <w:t>out</w:t>
      </w:r>
      <w:r w:rsidR="008D43BA" w:rsidRPr="00105C7F">
        <w:t>;</w:t>
      </w:r>
    </w:p>
    <w:p w14:paraId="77503ECA" w14:textId="744951CE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row</w:t>
      </w:r>
      <w:r w:rsidRPr="00F627B1">
        <w:rPr>
          <w:rStyle w:val="VerbatimChar"/>
          <w:rFonts w:ascii="Times New Roman" w:hAnsi="Times New Roman"/>
          <w:lang w:val="uk-UA"/>
          <w:rPrChange w:id="14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row</w:t>
      </w:r>
      <w:r w:rsidRPr="00F627B1">
        <w:rPr>
          <w:rStyle w:val="VerbatimChar"/>
          <w:rFonts w:ascii="Times New Roman" w:hAnsi="Times New Roman"/>
          <w:lang w:val="uk-UA"/>
          <w:rPrChange w:id="14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-3</w:t>
      </w:r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входами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виходами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Pr="00105C7F">
        <w:t>;</w:t>
      </w:r>
    </w:p>
    <w:p w14:paraId="5C85B9C0" w14:textId="3290862F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src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.in</w:t>
      </w:r>
      <m:oMath>
        <m:r>
          <w:rPr>
            <w:rFonts w:ascii="Cambria Math" w:hAnsi="Cambria Math"/>
          </w:rPr>
          <m:t>s</m:t>
        </m:r>
      </m:oMath>
      <w:r w:rsidRPr="00105C7F">
        <w:t>,</w:t>
      </w:r>
      <w:r w:rsidR="001D28F3">
        <w:t xml:space="preserve"> </w:t>
      </w:r>
      <w:r w:rsidRPr="00105C7F">
        <w:t>де</w:t>
      </w:r>
      <w:r w:rsidR="001D28F3"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4s</m:t>
        </m:r>
      </m:oMath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;</w:t>
      </w:r>
    </w:p>
    <w:p w14:paraId="1133EA06" w14:textId="555A6462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m:oMath>
        <m:r>
          <w:rPr>
            <w:rFonts w:ascii="Cambria Math" w:hAnsi="Cambria Math"/>
          </w:rPr>
          <m:t>r</m:t>
        </m:r>
      </m:oMath>
      <w:r w:rsidRPr="00F627B1">
        <w:rPr>
          <w:rStyle w:val="VerbatimChar"/>
          <w:rFonts w:ascii="Times New Roman" w:hAnsi="Times New Roman"/>
          <w:lang w:val="uk-UA"/>
          <w:rPrChange w:id="14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 k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105C7F">
        <w:t>;</w:t>
      </w:r>
    </w:p>
    <w:p w14:paraId="0FA5918B" w14:textId="42E410A6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D2071F">
        <w:rPr>
          <w:rStyle w:val="VerbatimChar"/>
          <w:rFonts w:ascii="Times New Roman" w:hAnsi="Times New Roman" w:cs="Times New Roman"/>
        </w:rPr>
        <w:t>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w:r w:rsidRPr="00105C7F">
        <w:t>;</w:t>
      </w:r>
    </w:p>
    <w:p w14:paraId="5DCD3F29" w14:textId="77DEEDA1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створюються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4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другого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(</w:t>
      </w:r>
      <w:r w:rsidRPr="00D2071F">
        <w:rPr>
          <w:rStyle w:val="VerbatimChar"/>
          <w:rFonts w:ascii="Times New Roman" w:hAnsi="Times New Roman" w:cs="Times New Roman"/>
        </w:rPr>
        <w:t>col</w:t>
      </w:r>
      <w:r w:rsidRPr="00F627B1">
        <w:rPr>
          <w:rStyle w:val="VerbatimChar"/>
          <w:rFonts w:ascii="Times New Roman" w:hAnsi="Times New Roman"/>
          <w:lang w:val="ru-RU"/>
          <w:rPrChange w:id="14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-0</w:t>
      </w:r>
      <w:r w:rsidR="001D28F3">
        <w:t xml:space="preserve"> </w:t>
      </w:r>
      <w:r w:rsidRPr="00105C7F">
        <w:t>…</w:t>
      </w:r>
      <w:r w:rsidRPr="00D2071F">
        <w:rPr>
          <w:rStyle w:val="VerbatimChar"/>
          <w:rFonts w:ascii="Times New Roman" w:hAnsi="Times New Roman" w:cs="Times New Roman"/>
        </w:rPr>
        <w:t>col</w:t>
      </w:r>
      <w:r w:rsidRPr="00F627B1">
        <w:rPr>
          <w:rStyle w:val="VerbatimChar"/>
          <w:rFonts w:ascii="Times New Roman" w:hAnsi="Times New Roman"/>
          <w:lang w:val="ru-RU"/>
          <w:rPrChange w:id="14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-3</w:t>
      </w:r>
      <w:r w:rsidRPr="00105C7F">
        <w:t>);</w:t>
      </w:r>
    </w:p>
    <w:p w14:paraId="25FCF48B" w14:textId="7B86DC1A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tw</w:t>
      </w:r>
      <w:proofErr w:type="spellEnd"/>
      <w:r w:rsidRPr="00D2071F">
        <w:rPr>
          <w:rStyle w:val="VerbatimChar"/>
          <w:rFonts w:ascii="Times New Roman" w:hAnsi="Times New Roman" w:cs="Times New Roman"/>
        </w:rPr>
        <w:t>-</w:t>
      </w:r>
      <m:oMath>
        <m:r>
          <w:rPr>
            <w:rFonts w:ascii="Cambria Math" w:hAnsi="Cambria Math"/>
          </w:rPr>
          <m:t>r</m:t>
        </m:r>
      </m:oMath>
      <w:r w:rsidRPr="00D2071F">
        <w:rPr>
          <w:rStyle w:val="VerbatimChar"/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.out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col-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m:oMath>
        <m:r>
          <w:rPr>
            <w:rFonts w:ascii="Cambria Math" w:hAnsi="Cambria Math"/>
          </w:rPr>
          <m:t>r</m:t>
        </m:r>
      </m:oMath>
      <w:r w:rsidRPr="00105C7F">
        <w:t>;</w:t>
      </w:r>
    </w:p>
    <w:p w14:paraId="743E3A81" w14:textId="0D62E068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lastRenderedPageBreak/>
        <w:t>створюються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(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snk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>
        <w:t xml:space="preserve"> </w:t>
      </w:r>
      <w:r w:rsidRPr="00105C7F">
        <w:t>…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snk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15</w:t>
      </w:r>
      <w:r w:rsidRPr="00105C7F">
        <w:t>);</w:t>
      </w:r>
    </w:p>
    <w:p w14:paraId="1257680B" w14:textId="0CCDBA22" w:rsidR="008D43BA" w:rsidRPr="00105C7F" w:rsidRDefault="008D43BA" w:rsidP="00D2071F">
      <w:pPr>
        <w:pStyle w:val="ASUNumberedList"/>
        <w:numPr>
          <w:ilvl w:val="0"/>
          <w:numId w:val="41"/>
        </w:numPr>
      </w:pPr>
      <w:r w:rsidRPr="00105C7F">
        <w:t>додаються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col-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2071F">
        <w:rPr>
          <w:rStyle w:val="VerbatimChar"/>
          <w:rFonts w:ascii="Times New Roman" w:hAnsi="Times New Roman" w:cs="Times New Roman"/>
        </w:rPr>
        <w:t>.out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D2071F">
        <w:rPr>
          <w:rStyle w:val="VerbatimChar"/>
          <w:rFonts w:ascii="Times New Roman" w:hAnsi="Times New Roman" w:cs="Times New Roman"/>
        </w:rPr>
        <w:t>.in</w:t>
      </w:r>
      <w:r w:rsidRPr="00105C7F">
        <w:t>.</w:t>
      </w:r>
    </w:p>
    <w:p w14:paraId="3E3F272B" w14:textId="1897A596" w:rsidR="008D43BA" w:rsidRPr="00105C7F" w:rsidRDefault="008D43BA" w:rsidP="00D2071F">
      <w:pPr>
        <w:pStyle w:val="ASUBodyText"/>
      </w:pPr>
      <w:r w:rsidRPr="00105C7F">
        <w:t>Повертається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дугами.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4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</w:t>
      </w:r>
      <w:r w:rsidRPr="00F627B1">
        <w:rPr>
          <w:rStyle w:val="VerbatimChar"/>
          <w:rFonts w:ascii="Times New Roman" w:hAnsi="Times New Roman"/>
          <w:lang w:val="uk-UA"/>
          <w:rPrChange w:id="14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4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)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координати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розподіляється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вертикальних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пікселів;</w:t>
      </w:r>
      <w:r w:rsidR="001D28F3">
        <w:t xml:space="preserve"> </w:t>
      </w:r>
      <w:r w:rsidRPr="00105C7F">
        <w:t>вузли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рівномірно</w:t>
      </w:r>
      <w:r w:rsidR="001D28F3">
        <w:t xml:space="preserve"> </w:t>
      </w:r>
      <w:r w:rsidRPr="00105C7F">
        <w:t>розподіляються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осі</w:t>
      </w:r>
      <w:r w:rsidR="001D28F3">
        <w:t xml:space="preserve"> </w:t>
      </w:r>
      <m:oMath>
        <m:r>
          <w:rPr>
            <w:rFonts w:ascii="Cambria Math" w:hAnsi="Cambria Math"/>
          </w:rPr>
          <m:t>y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 w:rsidR="001D28F3">
        <w:t xml:space="preserve"> </w:t>
      </w:r>
      <w:r w:rsidRPr="00105C7F">
        <w:t>пікселів.</w:t>
      </w:r>
    </w:p>
    <w:p w14:paraId="17CE66CE" w14:textId="53C34C27" w:rsidR="008D43BA" w:rsidRPr="00105C7F" w:rsidRDefault="008D43BA" w:rsidP="00105C7F">
      <w:pPr>
        <w:pStyle w:val="ASUBodyText"/>
      </w:pP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create</w:t>
      </w:r>
      <w:r w:rsidRPr="00F627B1">
        <w:rPr>
          <w:rStyle w:val="VerbatimChar"/>
          <w:rFonts w:ascii="Times New Roman" w:hAnsi="Times New Roman"/>
          <w:lang w:val="uk-UA"/>
          <w:rPrChange w:id="14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методи-команди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3.3).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підписуються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зрізи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хук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useSimStore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selector</w:t>
      </w:r>
      <w:r w:rsidRPr="00F627B1">
        <w:rPr>
          <w:rStyle w:val="VerbatimChar"/>
          <w:rFonts w:ascii="Times New Roman" w:hAnsi="Times New Roman"/>
          <w:lang w:val="uk-UA"/>
          <w:rPrChange w:id="14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мемоїзацією</w:t>
      </w:r>
      <w:proofErr w:type="spellEnd"/>
      <w:r w:rsidRPr="00105C7F">
        <w:t>:</w:t>
      </w:r>
      <w:r w:rsidR="001D28F3">
        <w:t xml:space="preserve"> </w:t>
      </w:r>
      <w:r w:rsidRPr="00105C7F">
        <w:t>наприклад,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підписується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перемальовується</w:t>
      </w:r>
      <w:r w:rsidR="001D28F3">
        <w:t xml:space="preserve"> </w:t>
      </w:r>
      <w:r w:rsidRPr="00105C7F">
        <w:t>тільки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зміні</w:t>
      </w:r>
      <w:r w:rsidR="001D28F3">
        <w:t xml:space="preserve"> </w:t>
      </w:r>
      <w:r w:rsidRPr="00105C7F">
        <w:t>(NF3).</w:t>
      </w:r>
    </w:p>
    <w:p w14:paraId="644A9991" w14:textId="7477A1E3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3.3</w:t>
      </w:r>
    </w:p>
    <w:p w14:paraId="1CF23A60" w14:textId="6B72277C" w:rsidR="008D43BA" w:rsidRPr="00105C7F" w:rsidRDefault="008D43BA" w:rsidP="00D336C0">
      <w:pPr>
        <w:pStyle w:val="ASUTableName"/>
      </w:pPr>
      <w:r w:rsidRPr="00105C7F">
        <w:t>Ключові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лючові поля та методи Zustand-сховища"/>
      </w:tblPr>
      <w:tblGrid>
        <w:gridCol w:w="1903"/>
        <w:gridCol w:w="2322"/>
        <w:gridCol w:w="3924"/>
      </w:tblGrid>
      <w:tr w:rsidR="008D43BA" w:rsidRPr="00105C7F" w14:paraId="49E838F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DA22228" w14:textId="433882CE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Поле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4C03">
              <w:rPr>
                <w:rFonts w:ascii="Times New Roman" w:hAnsi="Times New Roman" w:cs="Times New Roman"/>
                <w:b/>
                <w:bCs/>
              </w:rPr>
              <w:t>/</w:t>
            </w:r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метод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0538E4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644CEE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Призначення</w:t>
            </w:r>
            <w:proofErr w:type="spellEnd"/>
          </w:p>
        </w:tc>
      </w:tr>
      <w:tr w:rsidR="008D43BA" w:rsidRPr="00105C7F" w14:paraId="48B030B4" w14:textId="77777777" w:rsidTr="000E4C03">
        <w:trPr>
          <w:trHeight w:val="454"/>
          <w:jc w:val="center"/>
        </w:trPr>
        <w:tc>
          <w:tcPr>
            <w:tcW w:w="0" w:type="auto"/>
          </w:tcPr>
          <w:p w14:paraId="6CDDB11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</w:tcPr>
          <w:p w14:paraId="0FDFD8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</w:t>
            </w:r>
          </w:p>
        </w:tc>
        <w:tc>
          <w:tcPr>
            <w:tcW w:w="0" w:type="auto"/>
          </w:tcPr>
          <w:p w14:paraId="197C17F7" w14:textId="0A0A65D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Поточна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топологія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</w:p>
        </w:tc>
      </w:tr>
      <w:tr w:rsidR="008D43BA" w:rsidRPr="00105C7F" w14:paraId="323CE626" w14:textId="77777777" w:rsidTr="000E4C03">
        <w:trPr>
          <w:trHeight w:val="454"/>
          <w:jc w:val="center"/>
        </w:trPr>
        <w:tc>
          <w:tcPr>
            <w:tcW w:w="0" w:type="auto"/>
          </w:tcPr>
          <w:p w14:paraId="2A49384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runtime</w:t>
            </w:r>
          </w:p>
        </w:tc>
        <w:tc>
          <w:tcPr>
            <w:tcW w:w="0" w:type="auto"/>
          </w:tcPr>
          <w:p w14:paraId="560152F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DataflowRuntimenull</w:t>
            </w:r>
            <w:proofErr w:type="spellEnd"/>
          </w:p>
        </w:tc>
        <w:tc>
          <w:tcPr>
            <w:tcW w:w="0" w:type="auto"/>
          </w:tcPr>
          <w:p w14:paraId="0BD9812A" w14:textId="3854968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Ядро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симуляції</w:t>
            </w:r>
            <w:proofErr w:type="spellEnd"/>
          </w:p>
        </w:tc>
      </w:tr>
      <w:tr w:rsidR="008D43BA" w:rsidRPr="00105C7F" w14:paraId="2F414779" w14:textId="77777777" w:rsidTr="000E4C03">
        <w:trPr>
          <w:trHeight w:val="454"/>
          <w:jc w:val="center"/>
        </w:trPr>
        <w:tc>
          <w:tcPr>
            <w:tcW w:w="0" w:type="auto"/>
          </w:tcPr>
          <w:p w14:paraId="65561AF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running</w:t>
            </w:r>
          </w:p>
        </w:tc>
        <w:tc>
          <w:tcPr>
            <w:tcW w:w="0" w:type="auto"/>
          </w:tcPr>
          <w:p w14:paraId="33565E4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</w:tcPr>
          <w:p w14:paraId="136BF276" w14:textId="778C0BA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rAF-циклу</w:t>
            </w:r>
            <w:proofErr w:type="spellEnd"/>
          </w:p>
        </w:tc>
      </w:tr>
      <w:tr w:rsidR="008D43BA" w:rsidRPr="00105C7F" w14:paraId="42845B8F" w14:textId="77777777" w:rsidTr="000E4C03">
        <w:trPr>
          <w:trHeight w:val="454"/>
          <w:jc w:val="center"/>
        </w:trPr>
        <w:tc>
          <w:tcPr>
            <w:tcW w:w="0" w:type="auto"/>
          </w:tcPr>
          <w:p w14:paraId="765FC6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speed</w:t>
            </w:r>
          </w:p>
        </w:tc>
        <w:tc>
          <w:tcPr>
            <w:tcW w:w="0" w:type="auto"/>
          </w:tcPr>
          <w:p w14:paraId="533D93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7C401C23" w14:textId="322838D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Множник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швидкості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;</m:t>
              </m:r>
              <m:r>
                <w:rPr>
                  <w:rFonts w:ascii="Cambria Math" w:hAnsi="Cambria Math" w:cs="Times New Roman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]</m:t>
              </m:r>
            </m:oMath>
          </w:p>
        </w:tc>
      </w:tr>
      <w:tr w:rsidR="008D43BA" w:rsidRPr="00105C7F" w14:paraId="48204F51" w14:textId="77777777" w:rsidTr="000E4C03">
        <w:trPr>
          <w:trHeight w:val="454"/>
          <w:jc w:val="center"/>
        </w:trPr>
        <w:tc>
          <w:tcPr>
            <w:tcW w:w="0" w:type="auto"/>
          </w:tcPr>
          <w:p w14:paraId="6AB945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simTime</w:t>
            </w:r>
            <w:proofErr w:type="spellEnd"/>
          </w:p>
        </w:tc>
        <w:tc>
          <w:tcPr>
            <w:tcW w:w="0" w:type="auto"/>
          </w:tcPr>
          <w:p w14:paraId="60B3F28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</w:tcPr>
          <w:p w14:paraId="726C8467" w14:textId="22B4CD2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Поточний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логічний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час</w:t>
            </w:r>
          </w:p>
        </w:tc>
      </w:tr>
      <w:tr w:rsidR="008D43BA" w:rsidRPr="00105C7F" w14:paraId="31F69F83" w14:textId="77777777" w:rsidTr="000E4C03">
        <w:trPr>
          <w:trHeight w:val="454"/>
          <w:jc w:val="center"/>
        </w:trPr>
        <w:tc>
          <w:tcPr>
            <w:tcW w:w="0" w:type="auto"/>
          </w:tcPr>
          <w:p w14:paraId="1A8F9F7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tokensByEdge</w:t>
            </w:r>
            <w:proofErr w:type="spellEnd"/>
          </w:p>
        </w:tc>
        <w:tc>
          <w:tcPr>
            <w:tcW w:w="0" w:type="auto"/>
          </w:tcPr>
          <w:p w14:paraId="12E60F59" w14:textId="6AF85F3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Token[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]&gt;</w:t>
            </w:r>
          </w:p>
        </w:tc>
        <w:tc>
          <w:tcPr>
            <w:tcW w:w="0" w:type="auto"/>
          </w:tcPr>
          <w:p w14:paraId="1EE77EC2" w14:textId="57A8C7A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</w:p>
        </w:tc>
      </w:tr>
      <w:tr w:rsidR="008D43BA" w:rsidRPr="00105C7F" w14:paraId="37675036" w14:textId="77777777" w:rsidTr="000E4C03">
        <w:trPr>
          <w:trHeight w:val="454"/>
          <w:jc w:val="center"/>
        </w:trPr>
        <w:tc>
          <w:tcPr>
            <w:tcW w:w="0" w:type="auto"/>
          </w:tcPr>
          <w:p w14:paraId="5D521F8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sinks</w:t>
            </w:r>
          </w:p>
        </w:tc>
        <w:tc>
          <w:tcPr>
            <w:tcW w:w="0" w:type="auto"/>
          </w:tcPr>
          <w:p w14:paraId="329188EB" w14:textId="65C9E95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Complex&gt;</w:t>
            </w:r>
          </w:p>
        </w:tc>
        <w:tc>
          <w:tcPr>
            <w:tcW w:w="0" w:type="auto"/>
          </w:tcPr>
          <w:p w14:paraId="143E5C4A" w14:textId="3D4E2F1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Спектральні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відліки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6AB8F21C" w14:textId="77777777" w:rsidTr="000E4C03">
        <w:trPr>
          <w:trHeight w:val="454"/>
          <w:jc w:val="center"/>
        </w:trPr>
        <w:tc>
          <w:tcPr>
            <w:tcW w:w="0" w:type="auto"/>
          </w:tcPr>
          <w:p w14:paraId="117CEC7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0088DB64" w14:textId="6CD0438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number&gt;</w:t>
            </w:r>
          </w:p>
        </w:tc>
        <w:tc>
          <w:tcPr>
            <w:tcW w:w="0" w:type="auto"/>
          </w:tcPr>
          <w:p w14:paraId="1D55415B" w14:textId="6AFA255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Теплова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карта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</w:tc>
      </w:tr>
      <w:tr w:rsidR="008D43BA" w:rsidRPr="00105C7F" w14:paraId="2C64909B" w14:textId="77777777" w:rsidTr="000E4C03">
        <w:trPr>
          <w:trHeight w:val="454"/>
          <w:jc w:val="center"/>
        </w:trPr>
        <w:tc>
          <w:tcPr>
            <w:tcW w:w="0" w:type="auto"/>
          </w:tcPr>
          <w:p w14:paraId="542D0E6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metrics</w:t>
            </w:r>
          </w:p>
        </w:tc>
        <w:tc>
          <w:tcPr>
            <w:tcW w:w="0" w:type="auto"/>
          </w:tcPr>
          <w:p w14:paraId="5F8E48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MetricsState</w:t>
            </w:r>
            <w:proofErr w:type="spellEnd"/>
          </w:p>
        </w:tc>
        <w:tc>
          <w:tcPr>
            <w:tcW w:w="0" w:type="auto"/>
          </w:tcPr>
          <w:p w14:paraId="7087FF9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EMA-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метрики</w:t>
            </w:r>
            <w:proofErr w:type="spellEnd"/>
          </w:p>
        </w:tc>
      </w:tr>
      <w:tr w:rsidR="008D43BA" w:rsidRPr="00105C7F" w14:paraId="0C040734" w14:textId="77777777" w:rsidTr="000E4C03">
        <w:trPr>
          <w:trHeight w:val="454"/>
          <w:jc w:val="center"/>
        </w:trPr>
        <w:tc>
          <w:tcPr>
            <w:tcW w:w="0" w:type="auto"/>
          </w:tcPr>
          <w:p w14:paraId="290C5A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mismatches</w:t>
            </w:r>
          </w:p>
        </w:tc>
        <w:tc>
          <w:tcPr>
            <w:tcW w:w="0" w:type="auto"/>
          </w:tcPr>
          <w:p w14:paraId="5A066783" w14:textId="39DD1F4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Record&lt;id,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boolean&gt;</w:t>
            </w:r>
          </w:p>
        </w:tc>
        <w:tc>
          <w:tcPr>
            <w:tcW w:w="0" w:type="auto"/>
          </w:tcPr>
          <w:p w14:paraId="42BDF245" w14:textId="3FC16CC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Результат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верифікації</w:t>
            </w:r>
            <w:proofErr w:type="spellEnd"/>
          </w:p>
        </w:tc>
      </w:tr>
      <w:tr w:rsidR="008D43BA" w:rsidRPr="00105C7F" w14:paraId="58445C0F" w14:textId="77777777" w:rsidTr="000E4C03">
        <w:trPr>
          <w:trHeight w:val="454"/>
          <w:jc w:val="center"/>
        </w:trPr>
        <w:tc>
          <w:tcPr>
            <w:tcW w:w="0" w:type="auto"/>
          </w:tcPr>
          <w:p w14:paraId="119509F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setGraph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(g)</w:t>
            </w:r>
          </w:p>
        </w:tc>
        <w:tc>
          <w:tcPr>
            <w:tcW w:w="0" w:type="auto"/>
          </w:tcPr>
          <w:p w14:paraId="1DAC2BCA" w14:textId="62E85BA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(Graph)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71189CCD" w14:textId="0F6B688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Ініціалізація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нового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графа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runtime</w:t>
            </w:r>
          </w:p>
        </w:tc>
      </w:tr>
      <w:tr w:rsidR="008D43BA" w:rsidRPr="00105C7F" w14:paraId="5E8B5B80" w14:textId="77777777" w:rsidTr="000E4C03">
        <w:trPr>
          <w:trHeight w:val="454"/>
          <w:jc w:val="center"/>
        </w:trPr>
        <w:tc>
          <w:tcPr>
            <w:tcW w:w="0" w:type="auto"/>
          </w:tcPr>
          <w:p w14:paraId="518C81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injectData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(v)</w:t>
            </w:r>
          </w:p>
        </w:tc>
        <w:tc>
          <w:tcPr>
            <w:tcW w:w="0" w:type="auto"/>
          </w:tcPr>
          <w:p w14:paraId="164CC048" w14:textId="5DD009D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Complex[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16])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197953AA" w14:textId="27EF101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Введення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вхідного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вектора</w:t>
            </w:r>
            <w:proofErr w:type="spellEnd"/>
          </w:p>
        </w:tc>
      </w:tr>
      <w:tr w:rsidR="008D43BA" w:rsidRPr="00105C7F" w14:paraId="2769D27A" w14:textId="77777777" w:rsidTr="000E4C03">
        <w:trPr>
          <w:trHeight w:val="454"/>
          <w:jc w:val="center"/>
        </w:trPr>
        <w:tc>
          <w:tcPr>
            <w:tcW w:w="0" w:type="auto"/>
          </w:tcPr>
          <w:p w14:paraId="234226E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start()/stop()/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step(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3BDC1B61" w14:textId="32F7410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06132472" w14:textId="7A6B731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Керування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rAF-циклом</w:t>
            </w:r>
            <w:proofErr w:type="spellEnd"/>
          </w:p>
        </w:tc>
      </w:tr>
      <w:tr w:rsidR="008D43BA" w:rsidRPr="00105C7F" w14:paraId="3ACC708C" w14:textId="77777777" w:rsidTr="000E4C03">
        <w:trPr>
          <w:trHeight w:val="454"/>
          <w:jc w:val="center"/>
        </w:trPr>
        <w:tc>
          <w:tcPr>
            <w:tcW w:w="0" w:type="auto"/>
          </w:tcPr>
          <w:p w14:paraId="21BC5A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applyPreset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(k)</w:t>
            </w:r>
          </w:p>
        </w:tc>
        <w:tc>
          <w:tcPr>
            <w:tcW w:w="0" w:type="auto"/>
          </w:tcPr>
          <w:p w14:paraId="51E7D116" w14:textId="255FC2E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PresetKind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void</w:t>
            </w:r>
          </w:p>
        </w:tc>
        <w:tc>
          <w:tcPr>
            <w:tcW w:w="0" w:type="auto"/>
          </w:tcPr>
          <w:p w14:paraId="454D1FDE" w14:textId="368A677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Вбудовані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пресети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вхідних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сигналів</w:t>
            </w:r>
          </w:p>
        </w:tc>
      </w:tr>
    </w:tbl>
    <w:p w14:paraId="50069016" w14:textId="2F3AAF60" w:rsidR="008D43BA" w:rsidRDefault="008D43BA" w:rsidP="00105C7F">
      <w:pPr>
        <w:pStyle w:val="ASUBodyText"/>
        <w:rPr>
          <w:lang w:val="en-US"/>
        </w:rPr>
      </w:pPr>
      <w:r w:rsidRPr="00105C7F">
        <w:lastRenderedPageBreak/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4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tsx</w:t>
      </w:r>
      <w:proofErr w:type="spellEnd"/>
      <w:r w:rsidRPr="00105C7F">
        <w:t>)</w:t>
      </w:r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анімовану</w:t>
      </w:r>
      <w:r w:rsidR="001D28F3">
        <w:t xml:space="preserve"> </w:t>
      </w:r>
      <w:r w:rsidRPr="00105C7F">
        <w:t>стрілку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кружечками-токенами.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4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tokensByEdge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</w:t>
      </w:r>
      <w:r w:rsidR="001D28F3">
        <w:t xml:space="preserve"> </w:t>
      </w:r>
      <w:r w:rsidRPr="00105C7F">
        <w:t>обчислюється</w:t>
      </w:r>
      <w:r w:rsidR="001D28F3">
        <w:t xml:space="preserve"> </w:t>
      </w:r>
      <w:r w:rsidRPr="00105C7F">
        <w:t>відносний</w:t>
      </w:r>
      <w:r w:rsidR="001D28F3">
        <w:t xml:space="preserve"> </w:t>
      </w:r>
      <w:r w:rsidRPr="00105C7F">
        <w:t>прогрес</w:t>
      </w:r>
      <w:r w:rsidR="001D28F3">
        <w:t xml:space="preserve"> </w:t>
      </w:r>
      <w:r w:rsidRPr="00105C7F">
        <w:t>руху</w:t>
      </w:r>
      <w:r w:rsidR="00EF0FE9">
        <w:t xml:space="preserve"> за формулою (3.6)</w:t>
      </w:r>
      <w:r w:rsidRPr="00105C7F">
        <w:t>:</w:t>
      </w:r>
    </w:p>
    <w:p w14:paraId="5C7F3A14" w14:textId="77777777" w:rsidR="00EF0FE9" w:rsidRPr="00EF0FE9" w:rsidRDefault="00EF0FE9" w:rsidP="00105C7F">
      <w:pPr>
        <w:pStyle w:val="ASUBodyText"/>
        <w:rPr>
          <w:lang w:val="en-US"/>
        </w:rPr>
      </w:pPr>
    </w:p>
    <w:p w14:paraId="26D2850B" w14:textId="31D3EE90" w:rsidR="008D43BA" w:rsidRPr="00EF0FE9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progress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simTime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token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token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.</m:t>
                  </m:r>
                  <m:r>
                    <m:rPr>
                      <m:nor/>
                    </m:rPr>
                    <m:t>delay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2A82CCB" w14:textId="77777777" w:rsidR="00EF0FE9" w:rsidRDefault="00EF0FE9" w:rsidP="00EF0FE9">
      <w:pPr>
        <w:pStyle w:val="ASUBodyText"/>
      </w:pPr>
    </w:p>
    <w:p w14:paraId="3B622648" w14:textId="0E8EADA4" w:rsidR="00EF0FE9" w:rsidRDefault="00EF0FE9" w:rsidP="00EF0FE9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progress</m:t>
        </m:r>
      </m:oMath>
      <w:r>
        <w:t xml:space="preserve"> – нормований відносний прогрес токена вздовж дуги;</w:t>
      </w:r>
    </w:p>
    <w:p w14:paraId="3F6377EA" w14:textId="77777777" w:rsidR="00EF0FE9" w:rsidRDefault="00EF0FE9" w:rsidP="00EF0FE9">
      <w:pPr>
        <w:pStyle w:val="ASUBodyText"/>
      </w:pPr>
      <w:proofErr w:type="spellStart"/>
      <m:oMath>
        <m:r>
          <m:rPr>
            <m:nor/>
          </m:rPr>
          <m:t>simTime</m:t>
        </m:r>
      </m:oMath>
      <w:proofErr w:type="spellEnd"/>
      <w:r>
        <w:t xml:space="preserve"> – поточне значення логічного часу;</w:t>
      </w:r>
    </w:p>
    <w:p w14:paraId="65FC2B17" w14:textId="77777777" w:rsidR="00EF0FE9" w:rsidRDefault="00EF0FE9" w:rsidP="00EF0FE9">
      <w:pPr>
        <w:pStyle w:val="ASUBodyText"/>
      </w:pPr>
      <m:oMath>
        <m:r>
          <w:rPr>
            <w:rFonts w:ascii="Cambria Math" w:hAnsi="Cambria Math"/>
          </w:rPr>
          <m:t>token</m:t>
        </m:r>
        <m:r>
          <m:rPr>
            <m:sty m:val="p"/>
          </m:rPr>
          <w:rPr>
            <w:rFonts w:ascii="Cambria Math" w:hAnsi="Cambria Math"/>
          </w:rPr>
          <m:t>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– момент потрапляння токена у дугу;</w:t>
      </w:r>
    </w:p>
    <w:p w14:paraId="40D7D7AB" w14:textId="3C1862AF" w:rsidR="00EF0FE9" w:rsidRPr="00EF0FE9" w:rsidRDefault="00EF0FE9" w:rsidP="00EF0FE9">
      <w:pPr>
        <w:pStyle w:val="ASUBodyText"/>
      </w:pPr>
      <m:oMath>
        <m:r>
          <w:rPr>
            <w:rFonts w:ascii="Cambria Math" w:hAnsi="Cambria Math"/>
          </w:rPr>
          <m:t>token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nor/>
          </m:rPr>
          <m:t>delay</m:t>
        </m:r>
      </m:oMath>
      <w:r>
        <w:t xml:space="preserve"> – затримка доставки дуги, ум. од. часу.</w:t>
      </w:r>
    </w:p>
    <w:p w14:paraId="2182B201" w14:textId="77777777" w:rsidR="00EF0FE9" w:rsidRDefault="00EF0FE9" w:rsidP="00EF0FE9">
      <w:pPr>
        <w:pStyle w:val="ASUBodyText"/>
      </w:pPr>
      <w:r>
        <w:t>Поточна координата визначається лінійною інтерполяцією між центрами вузлів-кінців згідно з (3.7):</w:t>
      </w:r>
    </w:p>
    <w:p w14:paraId="560B3D0C" w14:textId="77777777" w:rsidR="00EF0FE9" w:rsidRDefault="00EF0FE9" w:rsidP="00EF0FE9">
      <w:pPr>
        <w:pStyle w:val="ASUBodyText"/>
      </w:pPr>
    </w:p>
    <w:p w14:paraId="36D249EB" w14:textId="7E4ACFF0" w:rsidR="008D43BA" w:rsidRPr="00EF0FE9" w:rsidRDefault="00000000" w:rsidP="00105C7F">
      <w:pPr>
        <w:pStyle w:val="ASUBodyText"/>
        <w:rPr>
          <w:b/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progress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r>
                    <w:rPr>
                      <w:rFonts w:ascii="Cambria Math" w:hAnsi="Cambria Math"/>
                    </w:rPr>
                    <m:t>progress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src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progress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m:t>tgt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3.7</m:t>
                  </m:r>
                </m:e>
              </m:d>
              <m:ctrlPr>
                <w:rPr>
                  <w:rFonts w:ascii="Cambria Math" w:hAnsi="Cambria Math"/>
                  <w:b/>
                  <w:i/>
                </w:rPr>
              </m:ctrlPr>
            </m:e>
          </m:eqArr>
        </m:oMath>
      </m:oMathPara>
    </w:p>
    <w:p w14:paraId="34215605" w14:textId="77777777" w:rsidR="00EF0FE9" w:rsidRDefault="00EF0FE9" w:rsidP="00105C7F">
      <w:pPr>
        <w:pStyle w:val="ASUBodyText"/>
        <w:rPr>
          <w:lang w:val="en-US"/>
        </w:rPr>
      </w:pPr>
    </w:p>
    <w:p w14:paraId="2892B989" w14:textId="77777777" w:rsidR="00EF0FE9" w:rsidRDefault="00EF0FE9" w:rsidP="00EF0FE9">
      <w:pPr>
        <w:pStyle w:val="ASUBodyText"/>
      </w:pPr>
      <w:r>
        <w:t xml:space="preserve">де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progress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поточна координата кружечка-токена на канві;</w:t>
      </w:r>
    </w:p>
    <w:p w14:paraId="1FE475CB" w14:textId="77777777" w:rsidR="00EF0FE9" w:rsidRDefault="00000000" w:rsidP="00EF0FE9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src</m:t>
            </m:r>
          </m:sub>
        </m:sSub>
      </m:oMath>
      <w:r w:rsidR="00EF0FE9">
        <w:t xml:space="preserve"> – координата центру вузла-джерела;</w:t>
      </w:r>
    </w:p>
    <w:p w14:paraId="23C71C3B" w14:textId="2C6B0329" w:rsidR="00EF0FE9" w:rsidRPr="00EF0FE9" w:rsidRDefault="00000000" w:rsidP="00EF0FE9">
      <w:pPr>
        <w:pStyle w:val="ASUBodyText"/>
        <w:rPr>
          <w:rFonts w:asciiTheme="minorHAnsi" w:eastAsiaTheme="minorEastAsia" w:hAnsiTheme="minorHAnsi" w:cstheme="minorBidi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tgt</m:t>
            </m:r>
          </m:sub>
        </m:sSub>
      </m:oMath>
      <w:r w:rsidR="00EF0FE9">
        <w:t xml:space="preserve"> – координата центру вузла-приймача.</w:t>
      </w:r>
    </w:p>
    <w:p w14:paraId="3C6A89EC" w14:textId="33510D7C" w:rsidR="008D43BA" w:rsidRPr="00105C7F" w:rsidRDefault="008D43BA" w:rsidP="00D2071F">
      <w:pPr>
        <w:pStyle w:val="ASUBodyText"/>
      </w:pPr>
      <w:r w:rsidRPr="00105C7F">
        <w:t>Колір</w:t>
      </w:r>
      <w:r w:rsidR="001D28F3">
        <w:t xml:space="preserve"> </w:t>
      </w:r>
      <w:r w:rsidRPr="00105C7F">
        <w:t>кружечка</w:t>
      </w:r>
      <w:r w:rsidR="001D28F3">
        <w:t xml:space="preserve"> </w:t>
      </w:r>
      <w:r w:rsidRPr="00105C7F">
        <w:t>кодує</w:t>
      </w:r>
      <w:r w:rsidR="001D28F3">
        <w:t xml:space="preserve"> </w:t>
      </w:r>
      <w:r w:rsidRPr="00105C7F">
        <w:t>тип</w:t>
      </w:r>
      <w:r w:rsidR="001D28F3">
        <w:t xml:space="preserve"> </w:t>
      </w:r>
      <w:r w:rsidRPr="00105C7F">
        <w:t>вузла-джерела;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виводиться</w:t>
      </w:r>
      <w:r w:rsidR="001D28F3">
        <w:t xml:space="preserve"> </w:t>
      </w:r>
      <w:r w:rsidRPr="00105C7F">
        <w:t>всередині</w:t>
      </w:r>
      <w:r w:rsidR="001D28F3">
        <w:t xml:space="preserve"> </w:t>
      </w:r>
      <w:r w:rsidRPr="00105C7F">
        <w:t>кружечка.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реалізується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механізм</w:t>
      </w:r>
      <w:r w:rsidR="001D28F3">
        <w:t xml:space="preserve"> </w:t>
      </w:r>
      <w:r w:rsidRPr="00105C7F">
        <w:t>експоненціального</w:t>
      </w:r>
      <w:r w:rsidR="001D28F3">
        <w:t xml:space="preserve"> </w:t>
      </w:r>
      <w:r w:rsidRPr="00105C7F">
        <w:t>затухання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2.6.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bumpActivity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викликається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обробника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інкрементує</w:t>
      </w:r>
      <w:proofErr w:type="spellEnd"/>
      <w:r w:rsidR="001D28F3">
        <w:t xml:space="preserve"> </w:t>
      </w:r>
      <w:r w:rsidRPr="00105C7F">
        <w:t>відповідний</w:t>
      </w:r>
      <w:r w:rsidR="001D28F3">
        <w:t xml:space="preserve"> </w:t>
      </w:r>
      <w:r w:rsidRPr="00105C7F">
        <w:t>лічильник;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кадрі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decayActivity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множить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лічильники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Pr="00105C7F">
        <w:t>.</w:t>
      </w:r>
    </w:p>
    <w:p w14:paraId="5E39FC7F" w14:textId="16D8DD9F" w:rsidR="008D43BA" w:rsidRPr="00105C7F" w:rsidRDefault="008D43BA" w:rsidP="00105C7F">
      <w:pPr>
        <w:pStyle w:val="ASUBodyText"/>
      </w:pPr>
      <w:r w:rsidRPr="00105C7F">
        <w:t>Головний</w:t>
      </w:r>
      <w:r w:rsidR="001D28F3">
        <w:t xml:space="preserve"> </w:t>
      </w:r>
      <w:r w:rsidRPr="00105C7F">
        <w:t>анімаційний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запускається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хуку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useEffect</w:t>
      </w:r>
      <w:proofErr w:type="spellEnd"/>
      <w:r w:rsidR="001D28F3">
        <w:t xml:space="preserve"> </w:t>
      </w:r>
      <w:r w:rsidRPr="00105C7F">
        <w:t>компонента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ініціалізації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Pr="00105C7F">
        <w:t>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r w:rsidRPr="00105C7F">
        <w:t>кадрі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4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running</w:t>
      </w:r>
      <w:r w:rsidR="001D28F3" w:rsidRPr="00F627B1">
        <w:rPr>
          <w:rStyle w:val="VerbatimChar"/>
          <w:rFonts w:ascii="Times New Roman" w:hAnsi="Times New Roman"/>
          <w:lang w:val="uk-UA"/>
          <w:rPrChange w:id="14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4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14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Pr="00105C7F">
        <w:t>,</w:t>
      </w:r>
      <w:r w:rsidR="001D28F3">
        <w:t xml:space="preserve"> </w:t>
      </w:r>
      <w:r w:rsidRPr="00105C7F">
        <w:t>викликається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,</w:t>
      </w:r>
      <w:r w:rsidR="001D28F3">
        <w:t xml:space="preserve"> </w:t>
      </w:r>
      <w:r w:rsidRPr="00105C7F">
        <w:t>потім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Pr="00F627B1">
        <w:rPr>
          <w:rStyle w:val="VerbatimChar"/>
          <w:rFonts w:ascii="Times New Roman" w:hAnsi="Times New Roman"/>
          <w:lang w:val="uk-UA"/>
          <w:rPrChange w:id="14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4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dt</w:t>
      </w:r>
      <w:r w:rsidRPr="00F627B1">
        <w:rPr>
          <w:rStyle w:val="VerbatimChar"/>
          <w:rFonts w:ascii="Times New Roman" w:hAnsi="Times New Roman"/>
          <w:lang w:val="uk-UA"/>
          <w:rPrChange w:id="14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4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(у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4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single</w:t>
      </w:r>
      <w:r w:rsidRPr="00F627B1">
        <w:rPr>
          <w:rStyle w:val="VerbatimChar"/>
          <w:rFonts w:ascii="Times New Roman" w:hAnsi="Times New Roman"/>
          <w:lang w:val="uk-UA"/>
          <w:rPrChange w:id="14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fire</w:t>
      </w:r>
      <w:r w:rsidRPr="00F627B1">
        <w:rPr>
          <w:rStyle w:val="VerbatimChar"/>
          <w:rFonts w:ascii="Times New Roman" w:hAnsi="Times New Roman"/>
          <w:lang w:val="uk-UA"/>
          <w:rPrChange w:id="14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4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Pr="00F627B1">
        <w:rPr>
          <w:rStyle w:val="VerbatimChar"/>
          <w:rFonts w:ascii="Times New Roman" w:hAnsi="Times New Roman"/>
          <w:lang w:val="uk-UA"/>
          <w:rPrChange w:id="14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’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Infinity</w:t>
      </w:r>
      <w:r w:rsidRPr="00F627B1">
        <w:rPr>
          <w:rStyle w:val="VerbatimChar"/>
          <w:rFonts w:ascii="Times New Roman" w:hAnsi="Times New Roman"/>
          <w:lang w:val="uk-UA"/>
          <w:rPrChange w:id="14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t>;</w:t>
      </w:r>
      <w:r w:rsidR="001D28F3">
        <w:t xml:space="preserve"> </w:t>
      </w:r>
      <w:r w:rsidRPr="00105C7F">
        <w:t>потім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sampleQueues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decayActivity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оновлення</w:t>
      </w:r>
      <w:r w:rsidR="001D28F3">
        <w:t xml:space="preserve"> </w:t>
      </w:r>
      <w:r w:rsidRPr="00105C7F">
        <w:lastRenderedPageBreak/>
        <w:t>метрик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теплової</w:t>
      </w:r>
      <w:r w:rsidR="001D28F3">
        <w:t xml:space="preserve"> </w:t>
      </w:r>
      <w:r w:rsidRPr="00105C7F">
        <w:t>карти;</w:t>
      </w:r>
      <w:r w:rsidR="001D28F3">
        <w:t xml:space="preserve"> </w:t>
      </w:r>
      <w:r w:rsidRPr="00105C7F">
        <w:t>щосекунди</w:t>
      </w:r>
      <w:r w:rsidR="001D28F3">
        <w:t xml:space="preserve"> </w:t>
      </w:r>
      <w:proofErr w:type="spellStart"/>
      <w:r w:rsidRPr="00105C7F">
        <w:t>агрегуються</w:t>
      </w:r>
      <w:proofErr w:type="spellEnd"/>
      <w:r w:rsidR="001D28F3">
        <w:t xml:space="preserve"> </w:t>
      </w:r>
      <w:r w:rsidRPr="00105C7F">
        <w:t>лічильники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firesInWindow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пропускної</w:t>
      </w:r>
      <w:r w:rsidR="001D28F3">
        <w:t xml:space="preserve"> </w:t>
      </w:r>
      <w:r w:rsidRPr="00105C7F">
        <w:t>здатності.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уникнення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головного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масштабуванні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workers</w:t>
      </w:r>
      <w:r w:rsidRPr="00F627B1">
        <w:rPr>
          <w:rStyle w:val="VerbatimChar"/>
          <w:rFonts w:ascii="Times New Roman" w:hAnsi="Times New Roman"/>
          <w:lang w:val="uk-UA"/>
          <w:rPrChange w:id="14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worker</w:t>
      </w:r>
      <w:r w:rsidRPr="00F627B1">
        <w:rPr>
          <w:rStyle w:val="VerbatimChar"/>
          <w:rFonts w:ascii="Times New Roman" w:hAnsi="Times New Roman"/>
          <w:lang w:val="uk-UA"/>
          <w:rPrChange w:id="14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4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t>через</w:t>
      </w:r>
      <w:r w:rsidR="001D28F3">
        <w:t xml:space="preserve"> </w:t>
      </w:r>
      <w:r w:rsidRPr="00105C7F">
        <w:t>бібліотеку</w:t>
      </w:r>
      <w:r w:rsidR="001D28F3">
        <w:t xml:space="preserve"> </w:t>
      </w:r>
      <w:proofErr w:type="spellStart"/>
      <w:r w:rsidRPr="00105C7F">
        <w:t>Comlink</w:t>
      </w:r>
      <w:proofErr w:type="spellEnd"/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applyTwiddle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4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tokens</w:t>
      </w:r>
      <w:r w:rsidRPr="00F627B1">
        <w:rPr>
          <w:rStyle w:val="VerbatimChar"/>
          <w:rFonts w:ascii="Times New Roman" w:hAnsi="Times New Roman"/>
          <w:lang w:val="uk-UA"/>
          <w:rPrChange w:id="14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14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factors</w:t>
      </w:r>
      <w:r w:rsidRPr="00F627B1">
        <w:rPr>
          <w:rStyle w:val="VerbatimChar"/>
          <w:rFonts w:ascii="Times New Roman" w:hAnsi="Times New Roman"/>
          <w:lang w:val="uk-UA"/>
          <w:rPrChange w:id="14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пакетне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фоновому</w:t>
      </w:r>
      <w:r w:rsidR="001D28F3">
        <w:t xml:space="preserve"> </w:t>
      </w:r>
      <w:r w:rsidRPr="00105C7F">
        <w:t>потоці.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базовій</w:t>
      </w:r>
      <w:r w:rsidR="001D28F3">
        <w:t xml:space="preserve"> </w:t>
      </w:r>
      <w:r w:rsidRPr="00105C7F">
        <w:t>конфігурації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 w:rsidRPr="00F627B1">
        <w:rPr>
          <w:rStyle w:val="VerbatimChar"/>
          <w:rFonts w:ascii="Times New Roman" w:hAnsi="Times New Roman"/>
          <w:lang w:val="ru-RU"/>
          <w:rPrChange w:id="14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ru-RU"/>
          <w:rPrChange w:id="14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ru-RU"/>
          <w:rPrChange w:id="14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ru-RU"/>
          <w:rPrChange w:id="14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16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задіяний;</w:t>
      </w:r>
      <w:r w:rsidR="001D28F3">
        <w:t xml:space="preserve"> </w:t>
      </w:r>
      <w:r w:rsidRPr="00105C7F">
        <w:t>він</w:t>
      </w:r>
      <w:r w:rsidR="001D28F3">
        <w:t xml:space="preserve"> </w:t>
      </w:r>
      <w:r w:rsidRPr="00105C7F">
        <w:t>зарезервований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розширення.</w:t>
      </w:r>
    </w:p>
    <w:p w14:paraId="71988533" w14:textId="36902622" w:rsidR="008D43BA" w:rsidRPr="00105C7F" w:rsidRDefault="008D43BA" w:rsidP="00D2071F">
      <w:pPr>
        <w:pStyle w:val="ASUSectionHead"/>
      </w:pPr>
      <w:bookmarkStart w:id="1468" w:name="X233d53f55b975de4cf5ff725e3a3cb5b620865a"/>
      <w:bookmarkStart w:id="1469" w:name="_Toc230636423"/>
      <w:bookmarkEnd w:id="1468"/>
      <w:r w:rsidRPr="00105C7F">
        <w:t>3.4.</w:t>
      </w:r>
      <w:r w:rsidR="001D28F3">
        <w:t xml:space="preserve"> </w:t>
      </w:r>
      <w:r w:rsidRPr="00105C7F">
        <w:t>Обробка</w:t>
      </w:r>
      <w:r w:rsidR="001D28F3">
        <w:t xml:space="preserve"> </w:t>
      </w:r>
      <w:r w:rsidRPr="00105C7F">
        <w:t>виняткових</w:t>
      </w:r>
      <w:r w:rsidR="001D28F3">
        <w:t xml:space="preserve"> </w:t>
      </w:r>
      <w:r w:rsidRPr="00105C7F">
        <w:t>ситуацій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надійності</w:t>
      </w:r>
      <w:bookmarkEnd w:id="1469"/>
    </w:p>
    <w:p w14:paraId="033AF968" w14:textId="33BC3503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взаємодіє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мережею,</w:t>
      </w:r>
      <w:r w:rsidR="001D28F3">
        <w:t xml:space="preserve"> </w:t>
      </w:r>
      <w:r w:rsidRPr="00105C7F">
        <w:t>серверами</w:t>
      </w:r>
      <w:r w:rsidR="001D28F3">
        <w:t xml:space="preserve"> </w:t>
      </w:r>
      <w:r w:rsidRPr="00105C7F">
        <w:t>чи</w:t>
      </w:r>
      <w:r w:rsidR="001D28F3">
        <w:t xml:space="preserve"> </w:t>
      </w:r>
      <w:r w:rsidRPr="00105C7F">
        <w:t>файловою</w:t>
      </w:r>
      <w:r w:rsidR="001D28F3">
        <w:t xml:space="preserve"> </w:t>
      </w:r>
      <w:r w:rsidRPr="00105C7F">
        <w:t>системою,</w:t>
      </w:r>
      <w:r w:rsidR="001D28F3">
        <w:t xml:space="preserve"> </w:t>
      </w:r>
      <w:r w:rsidRPr="00105C7F">
        <w:t>класичні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збоїв</w:t>
      </w:r>
      <w:r w:rsidR="001D28F3">
        <w:t xml:space="preserve"> </w:t>
      </w:r>
      <w:r w:rsidRPr="00105C7F">
        <w:t>(мережеві</w:t>
      </w:r>
      <w:r w:rsidR="001D28F3">
        <w:t xml:space="preserve"> </w:t>
      </w:r>
      <w:r w:rsidRPr="00105C7F">
        <w:t>тайм-аути,</w:t>
      </w:r>
      <w:r w:rsidR="001D28F3">
        <w:t xml:space="preserve"> </w:t>
      </w:r>
      <w:r w:rsidRPr="00105C7F">
        <w:t>I/O-помилки)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нього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характерні.</w:t>
      </w:r>
      <w:r w:rsidR="001D28F3">
        <w:t xml:space="preserve"> </w:t>
      </w:r>
      <w:r w:rsidRPr="00105C7F">
        <w:t>Натомість</w:t>
      </w:r>
      <w:r w:rsidR="001D28F3">
        <w:t xml:space="preserve"> </w:t>
      </w:r>
      <w:r w:rsidRPr="00105C7F">
        <w:t>існують</w:t>
      </w:r>
      <w:r w:rsidR="001D28F3">
        <w:t xml:space="preserve"> </w:t>
      </w:r>
      <w:r w:rsidRPr="00105C7F">
        <w:t>специфічні</w:t>
      </w:r>
      <w:r w:rsidR="001D28F3">
        <w:t xml:space="preserve"> </w:t>
      </w:r>
      <w:r w:rsidRPr="00105C7F">
        <w:t>категорії</w:t>
      </w:r>
      <w:r w:rsidR="001D28F3">
        <w:t xml:space="preserve"> </w:t>
      </w:r>
      <w:r w:rsidRPr="00105C7F">
        <w:t>помилок,</w:t>
      </w:r>
      <w:r w:rsidR="001D28F3">
        <w:t xml:space="preserve"> </w:t>
      </w:r>
      <w:r w:rsidRPr="00105C7F">
        <w:t>пов’язані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валідацією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цілісністю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обмеженнями</w:t>
      </w:r>
      <w:r w:rsidR="001D28F3">
        <w:t xml:space="preserve"> </w:t>
      </w:r>
      <w:r w:rsidRPr="00105C7F">
        <w:t>браузерного</w:t>
      </w:r>
      <w:r w:rsidR="001D28F3">
        <w:t xml:space="preserve"> </w:t>
      </w:r>
      <w:r w:rsidRPr="00105C7F">
        <w:t>середовища.</w:t>
      </w:r>
    </w:p>
    <w:p w14:paraId="087EB246" w14:textId="2DFA4609" w:rsidR="008D43BA" w:rsidRPr="00105C7F" w:rsidRDefault="008D43BA" w:rsidP="00105C7F">
      <w:pPr>
        <w:pStyle w:val="ASUBodyText"/>
      </w:pPr>
      <w:proofErr w:type="spellStart"/>
      <w:r w:rsidRPr="00105C7F">
        <w:t>Пiд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t>реалiзацiї</w:t>
      </w:r>
      <w:proofErr w:type="spellEnd"/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виникли</w:t>
      </w:r>
      <w:r w:rsidR="001D28F3">
        <w:t xml:space="preserve"> </w:t>
      </w:r>
      <w:r w:rsidRPr="00105C7F">
        <w:t>три</w:t>
      </w:r>
      <w:r w:rsidR="001D28F3">
        <w:t xml:space="preserve"> </w:t>
      </w:r>
      <w:proofErr w:type="spellStart"/>
      <w:r w:rsidRPr="00105C7F">
        <w:t>практичнi</w:t>
      </w:r>
      <w:proofErr w:type="spellEnd"/>
      <w:r w:rsidR="001D28F3">
        <w:t xml:space="preserve"> </w:t>
      </w:r>
      <w:proofErr w:type="spellStart"/>
      <w:r w:rsidRPr="00105C7F">
        <w:t>труднощi</w:t>
      </w:r>
      <w:proofErr w:type="spellEnd"/>
      <w:r w:rsidRPr="00105C7F">
        <w:t>.</w:t>
      </w:r>
      <w:r w:rsidR="001D28F3">
        <w:t xml:space="preserve"> </w:t>
      </w:r>
      <w:r w:rsidRPr="00105C7F">
        <w:t>Висока</w:t>
      </w:r>
      <w:r w:rsidR="001D28F3">
        <w:t xml:space="preserve"> </w:t>
      </w:r>
      <w:r w:rsidRPr="00105C7F">
        <w:t>частота</w:t>
      </w:r>
      <w:r w:rsidR="001D28F3">
        <w:t xml:space="preserve"> </w:t>
      </w:r>
      <w:r w:rsidRPr="00105C7F">
        <w:t>оновлення</w:t>
      </w:r>
      <w:r w:rsidR="001D28F3">
        <w:t xml:space="preserve"> </w:t>
      </w:r>
      <w:proofErr w:type="spellStart"/>
      <w:r w:rsidRPr="00105C7F">
        <w:t>iнтерфейсу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proofErr w:type="spellStart"/>
      <w:r w:rsidRPr="00105C7F">
        <w:t>великiй</w:t>
      </w:r>
      <w:proofErr w:type="spellEnd"/>
      <w:r w:rsidR="001D28F3">
        <w:t xml:space="preserve"> </w:t>
      </w:r>
      <w:proofErr w:type="spellStart"/>
      <w:r w:rsidRPr="00105C7F">
        <w:t>кiлькостi</w:t>
      </w:r>
      <w:proofErr w:type="spellEnd"/>
      <w:r w:rsidR="001D28F3">
        <w:t xml:space="preserve"> </w:t>
      </w:r>
      <w:proofErr w:type="spellStart"/>
      <w:r w:rsidRPr="00105C7F">
        <w:t>подiй</w:t>
      </w:r>
      <w:proofErr w:type="spellEnd"/>
      <w:r w:rsidR="001D28F3">
        <w:t xml:space="preserve"> </w:t>
      </w:r>
      <w:r w:rsidRPr="00105C7F">
        <w:t>вимагала</w:t>
      </w:r>
      <w:r w:rsidR="001D28F3">
        <w:t xml:space="preserve"> </w:t>
      </w:r>
      <w:proofErr w:type="spellStart"/>
      <w:r w:rsidRPr="00105C7F">
        <w:t>чiткого</w:t>
      </w:r>
      <w:proofErr w:type="spellEnd"/>
      <w:r w:rsidR="001D28F3">
        <w:t xml:space="preserve"> </w:t>
      </w:r>
      <w:r w:rsidRPr="00105C7F">
        <w:t>розмежування</w:t>
      </w:r>
      <w:r w:rsidR="001D28F3">
        <w:t xml:space="preserve"> </w:t>
      </w:r>
      <w:r w:rsidRPr="00105C7F">
        <w:t>обчислювального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UI:</w:t>
      </w:r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було</w:t>
      </w:r>
      <w:r w:rsidR="001D28F3">
        <w:t xml:space="preserve"> </w:t>
      </w:r>
      <w:proofErr w:type="spellStart"/>
      <w:r w:rsidRPr="00105C7F">
        <w:t>централiзовано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r w:rsidRPr="00105C7F">
        <w:t>переведено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селективнi</w:t>
      </w:r>
      <w:proofErr w:type="spellEnd"/>
      <w:r w:rsidR="001D28F3">
        <w:t xml:space="preserve"> </w:t>
      </w:r>
      <w:proofErr w:type="spellStart"/>
      <w:r w:rsidRPr="00105C7F">
        <w:t>пiдписки</w:t>
      </w:r>
      <w:proofErr w:type="spellEnd"/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коректної</w:t>
      </w:r>
      <w:r w:rsidR="001D28F3">
        <w:t xml:space="preserve"> </w:t>
      </w:r>
      <w:proofErr w:type="spellStart"/>
      <w:r w:rsidRPr="00105C7F">
        <w:t>демонстрацiї</w:t>
      </w:r>
      <w:proofErr w:type="spellEnd"/>
      <w:r w:rsidR="001D28F3">
        <w:t xml:space="preserve"> </w:t>
      </w:r>
      <w:r w:rsidRPr="00105C7F">
        <w:t>алгоритму</w:t>
      </w:r>
      <w:r w:rsidR="001D28F3">
        <w:t xml:space="preserve"> </w:t>
      </w:r>
      <w:r w:rsidRPr="00105C7F">
        <w:t>необхідно</w:t>
      </w:r>
      <w:r w:rsidR="001D28F3">
        <w:t xml:space="preserve"> </w:t>
      </w:r>
      <w:r w:rsidRPr="00105C7F">
        <w:t>було</w:t>
      </w:r>
      <w:r w:rsidR="001D28F3">
        <w:t xml:space="preserve"> </w:t>
      </w:r>
      <w:proofErr w:type="spellStart"/>
      <w:r w:rsidRPr="00105C7F">
        <w:t>вiдокремити</w:t>
      </w:r>
      <w:proofErr w:type="spellEnd"/>
      <w:r w:rsidR="001D28F3">
        <w:t xml:space="preserve"> </w:t>
      </w:r>
      <w:proofErr w:type="spellStart"/>
      <w:r w:rsidRPr="00105C7F">
        <w:t>логiчний</w:t>
      </w:r>
      <w:proofErr w:type="spellEnd"/>
      <w:r w:rsidR="001D28F3">
        <w:t xml:space="preserve"> </w:t>
      </w:r>
      <w:r w:rsidRPr="00105C7F">
        <w:t>час</w:t>
      </w:r>
      <w:r w:rsidR="001D28F3">
        <w:t xml:space="preserve"> </w:t>
      </w:r>
      <w:proofErr w:type="spellStart"/>
      <w:r w:rsidRPr="00105C7F">
        <w:t>симуляцiї</w:t>
      </w:r>
      <w:proofErr w:type="spellEnd"/>
      <w:r w:rsidR="001D28F3">
        <w:t xml:space="preserve"> </w:t>
      </w:r>
      <w:proofErr w:type="spellStart"/>
      <w:r w:rsidRPr="00105C7F">
        <w:t>вiд</w:t>
      </w:r>
      <w:proofErr w:type="spellEnd"/>
      <w:r w:rsidR="001D28F3">
        <w:t xml:space="preserve"> </w:t>
      </w:r>
      <w:proofErr w:type="spellStart"/>
      <w:r w:rsidRPr="00105C7F">
        <w:t>астрономiчного</w:t>
      </w:r>
      <w:proofErr w:type="spellEnd"/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браузера;</w:t>
      </w:r>
      <w:r w:rsidR="001D28F3">
        <w:t xml:space="preserve"> </w:t>
      </w:r>
      <w:r w:rsidRPr="00105C7F">
        <w:t>це</w:t>
      </w:r>
      <w:r w:rsidR="001D28F3">
        <w:t xml:space="preserve"> </w:t>
      </w:r>
      <w:proofErr w:type="spellStart"/>
      <w:r w:rsidRPr="00105C7F">
        <w:t>вирiшено</w:t>
      </w:r>
      <w:proofErr w:type="spellEnd"/>
      <w:r w:rsidR="001D28F3">
        <w:t xml:space="preserve"> </w:t>
      </w:r>
      <w:r w:rsidRPr="00105C7F">
        <w:t>введенням</w:t>
      </w:r>
      <w:r w:rsidR="001D28F3">
        <w:t xml:space="preserve"> </w:t>
      </w:r>
      <w:proofErr w:type="spellStart"/>
      <w:r w:rsidRPr="00105C7F">
        <w:t>змiнної</w:t>
      </w:r>
      <w:proofErr w:type="spellEnd"/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множника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Pr="00105C7F">
        <w:t>.</w:t>
      </w:r>
      <w:r w:rsidR="001D28F3">
        <w:t xml:space="preserve"> </w:t>
      </w:r>
      <w:r w:rsidRPr="00105C7F">
        <w:t>Нарешті,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вiдтворюваностi</w:t>
      </w:r>
      <w:proofErr w:type="spellEnd"/>
      <w:r w:rsidR="001D28F3">
        <w:t xml:space="preserve"> </w:t>
      </w:r>
      <w:proofErr w:type="spellStart"/>
      <w:r w:rsidRPr="00105C7F">
        <w:t>результатiв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рiзних</w:t>
      </w:r>
      <w:proofErr w:type="spellEnd"/>
      <w:r w:rsidR="001D28F3">
        <w:t xml:space="preserve"> </w:t>
      </w:r>
      <w:r w:rsidRPr="00105C7F">
        <w:t>браузерах</w:t>
      </w:r>
      <w:r w:rsidR="001D28F3">
        <w:t xml:space="preserve"> </w:t>
      </w:r>
      <w:r w:rsidRPr="00105C7F">
        <w:t>усі</w:t>
      </w:r>
      <w:r w:rsidR="001D28F3">
        <w:t xml:space="preserve"> </w:t>
      </w:r>
      <w:proofErr w:type="spellStart"/>
      <w:r w:rsidRPr="00105C7F">
        <w:t>критичнi</w:t>
      </w:r>
      <w:proofErr w:type="spellEnd"/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фiксованому</w:t>
      </w:r>
      <w:proofErr w:type="spellEnd"/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обходу</w:t>
      </w:r>
      <w:r w:rsidR="001D28F3">
        <w:t xml:space="preserve"> </w:t>
      </w:r>
      <w:proofErr w:type="spellStart"/>
      <w:r w:rsidRPr="00105C7F">
        <w:t>вузлiв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мережевих</w:t>
      </w:r>
      <w:r w:rsidR="001D28F3">
        <w:t xml:space="preserve"> </w:t>
      </w:r>
      <w:proofErr w:type="spellStart"/>
      <w:r w:rsidRPr="00105C7F">
        <w:t>викликiв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циклi</w:t>
      </w:r>
      <w:proofErr w:type="spellEnd"/>
      <w:r w:rsidR="001D28F3">
        <w:t xml:space="preserve"> </w:t>
      </w:r>
      <w:proofErr w:type="spellStart"/>
      <w:r w:rsidRPr="00105C7F">
        <w:t>симуляцiї</w:t>
      </w:r>
      <w:proofErr w:type="spellEnd"/>
      <w:r w:rsidRPr="00105C7F">
        <w:t>.</w:t>
      </w:r>
    </w:p>
    <w:p w14:paraId="7F89D057" w14:textId="55A27ABE" w:rsidR="008D43BA" w:rsidRPr="00105C7F" w:rsidRDefault="008D43BA" w:rsidP="00105C7F">
      <w:pPr>
        <w:pStyle w:val="ASUBodyText"/>
      </w:pPr>
      <w:r w:rsidRPr="00105C7F">
        <w:t>Помилки,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можуть</w:t>
      </w:r>
      <w:r w:rsidR="001D28F3">
        <w:t xml:space="preserve"> </w:t>
      </w:r>
      <w:r w:rsidRPr="00105C7F">
        <w:t>виникнути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симуляторі,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3.4.</w:t>
      </w:r>
    </w:p>
    <w:p w14:paraId="650A912E" w14:textId="2C8A838B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3.4</w:t>
      </w:r>
    </w:p>
    <w:p w14:paraId="61707EE1" w14:textId="06BE7AAD" w:rsidR="008D43BA" w:rsidRPr="00105C7F" w:rsidRDefault="008D43BA" w:rsidP="00D336C0">
      <w:pPr>
        <w:pStyle w:val="ASUTableName"/>
      </w:pPr>
      <w:r w:rsidRPr="00105C7F">
        <w:t>Класифікація</w:t>
      </w:r>
      <w:r w:rsidR="001D28F3">
        <w:t xml:space="preserve"> </w:t>
      </w:r>
      <w:r w:rsidRPr="00105C7F">
        <w:t>помилок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підходи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обробки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ласифікація помилок симулятора та підходи до їх обробки"/>
      </w:tblPr>
      <w:tblGrid>
        <w:gridCol w:w="1417"/>
        <w:gridCol w:w="3923"/>
        <w:gridCol w:w="4004"/>
      </w:tblGrid>
      <w:tr w:rsidR="008D43BA" w:rsidRPr="00105C7F" w14:paraId="2266868D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F564024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t>Категорія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E794A6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Приклади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3E699E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t>Обробка</w:t>
            </w:r>
          </w:p>
        </w:tc>
      </w:tr>
      <w:tr w:rsidR="008D43BA" w:rsidRPr="00105C7F" w14:paraId="5D8C4CE4" w14:textId="77777777" w:rsidTr="000E4C03">
        <w:trPr>
          <w:trHeight w:val="454"/>
          <w:jc w:val="center"/>
        </w:trPr>
        <w:tc>
          <w:tcPr>
            <w:tcW w:w="0" w:type="auto"/>
          </w:tcPr>
          <w:p w14:paraId="524492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Валідаційні</w:t>
            </w:r>
            <w:proofErr w:type="spellEnd"/>
          </w:p>
        </w:tc>
        <w:tc>
          <w:tcPr>
            <w:tcW w:w="0" w:type="auto"/>
          </w:tcPr>
          <w:p w14:paraId="2BC3C2C4" w14:textId="5FC38538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4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4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Введення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47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F627B1">
              <w:rPr>
                <w:rFonts w:ascii="Times New Roman" w:hAnsi="Times New Roman"/>
                <w:lang w:val="ru-RU"/>
                <w:rPrChange w:id="14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не-числового</w:t>
            </w:r>
            <w:proofErr w:type="gramEnd"/>
            <w:r w:rsidR="001D28F3" w:rsidRPr="00F627B1">
              <w:rPr>
                <w:rFonts w:ascii="Times New Roman" w:hAnsi="Times New Roman"/>
                <w:lang w:val="ru-RU"/>
                <w:rPrChange w:id="14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значення</w:t>
            </w:r>
            <w:r w:rsidR="001D28F3" w:rsidRPr="00F627B1">
              <w:rPr>
                <w:rFonts w:ascii="Times New Roman" w:hAnsi="Times New Roman"/>
                <w:lang w:val="ru-RU"/>
                <w:rPrChange w:id="14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14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SourceNode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4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14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4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множник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4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швидкості</w:t>
            </w:r>
            <w:r w:rsidR="001D28F3" w:rsidRPr="00F627B1">
              <w:rPr>
                <w:rFonts w:ascii="Times New Roman" w:hAnsi="Times New Roman"/>
                <w:lang w:val="ru-RU"/>
                <w:rPrChange w:id="14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поза</w:t>
            </w:r>
            <w:r w:rsidR="001D28F3" w:rsidRPr="00F627B1">
              <w:rPr>
                <w:rFonts w:ascii="Times New Roman" w:hAnsi="Times New Roman"/>
                <w:lang w:val="ru-RU"/>
                <w:rPrChange w:id="14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48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[</m:t>
              </m:r>
              <m:r>
                <w:rPr>
                  <w:rFonts w:ascii="Cambria Math" w:hAnsi="Cambria Math"/>
                  <w:lang w:val="ru-RU"/>
                  <w:rPrChange w:id="148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48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,</m:t>
              </m:r>
              <m:r>
                <w:rPr>
                  <w:rFonts w:ascii="Cambria Math" w:hAnsi="Cambria Math"/>
                  <w:lang w:val="ru-RU"/>
                  <w:rPrChange w:id="149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49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;</m:t>
              </m:r>
              <m:r>
                <w:rPr>
                  <w:rFonts w:ascii="Cambria Math" w:hAnsi="Cambria Math"/>
                  <w:lang w:val="ru-RU"/>
                  <w:rPrChange w:id="149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49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]</m:t>
              </m:r>
            </m:oMath>
          </w:p>
        </w:tc>
        <w:tc>
          <w:tcPr>
            <w:tcW w:w="0" w:type="auto"/>
          </w:tcPr>
          <w:p w14:paraId="1013AACE" w14:textId="5C10AFEF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4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Clamp</w:t>
            </w:r>
            <w:r w:rsidR="001D28F3" w:rsidRPr="00F627B1">
              <w:rPr>
                <w:rFonts w:ascii="Times New Roman" w:hAnsi="Times New Roman"/>
                <w:lang w:val="ru-RU"/>
                <w:rPrChange w:id="14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</w:t>
            </w:r>
            <w:r w:rsidR="001D28F3" w:rsidRPr="00F627B1">
              <w:rPr>
                <w:rFonts w:ascii="Times New Roman" w:hAnsi="Times New Roman"/>
                <w:lang w:val="ru-RU"/>
                <w:rPrChange w:id="14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4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допустимого</w:t>
            </w:r>
            <w:r w:rsidR="001D28F3" w:rsidRPr="00F627B1">
              <w:rPr>
                <w:rFonts w:ascii="Times New Roman" w:hAnsi="Times New Roman"/>
                <w:lang w:val="ru-RU"/>
                <w:rPrChange w:id="14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діапазону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5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15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підсвічування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червоним</w:t>
            </w:r>
            <w:proofErr w:type="spellEnd"/>
          </w:p>
        </w:tc>
      </w:tr>
      <w:tr w:rsidR="008D43BA" w:rsidRPr="00105C7F" w14:paraId="179E0A7C" w14:textId="77777777" w:rsidTr="000E4C03">
        <w:trPr>
          <w:trHeight w:val="454"/>
          <w:jc w:val="center"/>
        </w:trPr>
        <w:tc>
          <w:tcPr>
            <w:tcW w:w="0" w:type="auto"/>
          </w:tcPr>
          <w:p w14:paraId="6A6EBF8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lastRenderedPageBreak/>
              <w:t>Транзієнтні</w:t>
            </w:r>
            <w:proofErr w:type="spellEnd"/>
          </w:p>
        </w:tc>
        <w:tc>
          <w:tcPr>
            <w:tcW w:w="0" w:type="auto"/>
          </w:tcPr>
          <w:p w14:paraId="35B6DC83" w14:textId="0A323571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5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Пропуск</w:t>
            </w:r>
            <w:r w:rsidR="001D28F3" w:rsidRPr="00F627B1">
              <w:rPr>
                <w:rFonts w:ascii="Times New Roman" w:hAnsi="Times New Roman"/>
                <w:lang w:val="ru-RU"/>
                <w:rPrChange w:id="15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кадру</w:t>
            </w:r>
            <w:r w:rsidR="001D28F3" w:rsidRPr="00F627B1">
              <w:rPr>
                <w:rFonts w:ascii="Times New Roman" w:hAnsi="Times New Roman"/>
                <w:lang w:val="ru-RU"/>
                <w:rPrChange w:id="15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5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перевантаженні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0" w:type="auto"/>
          </w:tcPr>
          <w:p w14:paraId="43365D17" w14:textId="6AC78F91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обмежує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кількість</w:t>
            </w:r>
            <w:r w:rsidR="001D28F3" w:rsidRPr="00F627B1">
              <w:rPr>
                <w:rFonts w:ascii="Times New Roman" w:hAnsi="Times New Roman"/>
                <w:lang w:val="ru-RU"/>
                <w:rPrChange w:id="15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активацій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</w:t>
            </w:r>
            <w:r w:rsidR="001D28F3" w:rsidRPr="00F627B1">
              <w:rPr>
                <w:rFonts w:ascii="Times New Roman" w:hAnsi="Times New Roman"/>
                <w:lang w:val="ru-RU"/>
                <w:rPrChange w:id="15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один</w:t>
            </w:r>
            <w:r w:rsidR="001D28F3" w:rsidRPr="00F627B1">
              <w:rPr>
                <w:rFonts w:ascii="Times New Roman" w:hAnsi="Times New Roman"/>
                <w:lang w:val="ru-RU"/>
                <w:rPrChange w:id="15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</w:t>
            </w:r>
            <w:r w:rsidRPr="00F627B1">
              <w:rPr>
                <w:rStyle w:val="VerbatimChar"/>
                <w:rFonts w:ascii="Times New Roman" w:hAnsi="Times New Roman"/>
                <w:lang w:val="ru-RU"/>
                <w:rPrChange w:id="1527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proofErr w:type="gramEnd"/>
            <w:r w:rsidRPr="00F627B1">
              <w:rPr>
                <w:rStyle w:val="VerbatimChar"/>
                <w:rFonts w:ascii="Times New Roman" w:hAnsi="Times New Roman"/>
                <w:lang w:val="ru-RU"/>
                <w:rPrChange w:id="1528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)</w:t>
            </w:r>
          </w:p>
        </w:tc>
      </w:tr>
      <w:tr w:rsidR="008D43BA" w:rsidRPr="00105C7F" w14:paraId="3E526CC1" w14:textId="77777777" w:rsidTr="000E4C03">
        <w:trPr>
          <w:trHeight w:val="454"/>
          <w:jc w:val="center"/>
        </w:trPr>
        <w:tc>
          <w:tcPr>
            <w:tcW w:w="0" w:type="auto"/>
          </w:tcPr>
          <w:p w14:paraId="2504E3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Структурні</w:t>
            </w:r>
            <w:proofErr w:type="spellEnd"/>
          </w:p>
        </w:tc>
        <w:tc>
          <w:tcPr>
            <w:tcW w:w="0" w:type="auto"/>
          </w:tcPr>
          <w:p w14:paraId="4791F4C4" w14:textId="46311EA4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5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Відсутність</w:t>
            </w:r>
            <w:r w:rsidR="001D28F3" w:rsidRPr="00F627B1">
              <w:rPr>
                <w:rFonts w:ascii="Times New Roman" w:hAnsi="Times New Roman"/>
                <w:lang w:val="ru-RU"/>
                <w:rPrChange w:id="15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вхідного</w:t>
            </w:r>
            <w:r w:rsidR="001D28F3" w:rsidRPr="00F627B1">
              <w:rPr>
                <w:rFonts w:ascii="Times New Roman" w:hAnsi="Times New Roman"/>
                <w:lang w:val="ru-RU"/>
                <w:rPrChange w:id="15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токена</w:t>
            </w:r>
            <w:r w:rsidR="001D28F3" w:rsidRPr="00F627B1">
              <w:rPr>
                <w:rFonts w:ascii="Times New Roman" w:hAnsi="Times New Roman"/>
                <w:lang w:val="ru-RU"/>
                <w:rPrChange w:id="15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15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порті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вузла</w:t>
            </w:r>
            <w:proofErr w:type="spellEnd"/>
          </w:p>
        </w:tc>
        <w:tc>
          <w:tcPr>
            <w:tcW w:w="0" w:type="auto"/>
          </w:tcPr>
          <w:p w14:paraId="4567E895" w14:textId="3C531393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5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Вузол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</w:t>
            </w:r>
            <w:r w:rsidR="001D28F3" w:rsidRPr="00F627B1">
              <w:rPr>
                <w:rFonts w:ascii="Times New Roman" w:hAnsi="Times New Roman"/>
                <w:lang w:val="ru-RU"/>
                <w:rPrChange w:id="15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активується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(правило</w:t>
            </w:r>
            <w:r w:rsidR="001D28F3" w:rsidRPr="00F627B1">
              <w:rPr>
                <w:rFonts w:ascii="Times New Roman" w:hAnsi="Times New Roman"/>
                <w:lang w:val="ru-RU"/>
                <w:rPrChange w:id="15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готовності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5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);</w:t>
            </w:r>
            <w:r w:rsidR="001D28F3" w:rsidRPr="00F627B1">
              <w:rPr>
                <w:rFonts w:ascii="Times New Roman" w:hAnsi="Times New Roman"/>
                <w:lang w:val="ru-RU"/>
                <w:rPrChange w:id="15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статичний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аналіз</w:t>
            </w:r>
            <w:r w:rsidR="001D28F3" w:rsidRPr="00F627B1">
              <w:rPr>
                <w:rFonts w:ascii="Times New Roman" w:hAnsi="Times New Roman"/>
                <w:lang w:val="ru-RU"/>
                <w:rPrChange w:id="15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графа</w:t>
            </w:r>
            <w:r w:rsidR="001D28F3" w:rsidRPr="00F627B1">
              <w:rPr>
                <w:rFonts w:ascii="Times New Roman" w:hAnsi="Times New Roman"/>
                <w:lang w:val="ru-RU"/>
                <w:rPrChange w:id="15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виключає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deadlock</w:t>
            </w:r>
          </w:p>
        </w:tc>
      </w:tr>
      <w:tr w:rsidR="008D43BA" w:rsidRPr="00105C7F" w14:paraId="7ADBAB85" w14:textId="77777777" w:rsidTr="000E4C03">
        <w:trPr>
          <w:trHeight w:val="454"/>
          <w:jc w:val="center"/>
        </w:trPr>
        <w:tc>
          <w:tcPr>
            <w:tcW w:w="0" w:type="auto"/>
          </w:tcPr>
          <w:p w14:paraId="7B22ECA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Чисельні</w:t>
            </w:r>
            <w:proofErr w:type="spellEnd"/>
          </w:p>
        </w:tc>
        <w:tc>
          <w:tcPr>
            <w:tcW w:w="0" w:type="auto"/>
          </w:tcPr>
          <w:p w14:paraId="05DE640B" w14:textId="5FD4B416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5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Втрата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точності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5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56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|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56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57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)|&gt;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  <w:rPrChange w:id="1571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ru-RU"/>
                      <w:rPrChange w:id="1572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12</m:t>
                  </m:r>
                </m:sup>
              </m:sSup>
            </m:oMath>
          </w:p>
        </w:tc>
        <w:tc>
          <w:tcPr>
            <w:tcW w:w="0" w:type="auto"/>
          </w:tcPr>
          <w:p w14:paraId="3FB0C0A7" w14:textId="197FE50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5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Використання</w:t>
            </w:r>
            <w:r w:rsidR="001D28F3" w:rsidRPr="00F627B1">
              <w:rPr>
                <w:rFonts w:ascii="Times New Roman" w:hAnsi="Times New Roman"/>
                <w:lang w:val="ru-RU"/>
                <w:rPrChange w:id="15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IEEE</w:t>
            </w:r>
            <w:r w:rsidR="001D28F3" w:rsidRPr="00F627B1">
              <w:rPr>
                <w:rFonts w:ascii="Times New Roman" w:hAnsi="Times New Roman"/>
                <w:lang w:val="ru-RU"/>
                <w:rPrChange w:id="15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754</w:t>
            </w:r>
            <w:r w:rsidR="001D28F3" w:rsidRPr="00F627B1">
              <w:rPr>
                <w:rFonts w:ascii="Times New Roman" w:hAnsi="Times New Roman"/>
                <w:lang w:val="ru-RU"/>
                <w:rPrChange w:id="15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double</w:t>
            </w:r>
            <w:r w:rsidRPr="00F627B1">
              <w:rPr>
                <w:rFonts w:ascii="Times New Roman" w:hAnsi="Times New Roman"/>
                <w:lang w:val="ru-RU"/>
                <w:rPrChange w:id="15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;</w:t>
            </w:r>
            <w:r w:rsidR="001D28F3" w:rsidRPr="00F627B1">
              <w:rPr>
                <w:rFonts w:ascii="Times New Roman" w:hAnsi="Times New Roman"/>
                <w:lang w:val="ru-RU"/>
                <w:rPrChange w:id="15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попередження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5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5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виході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5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</w:t>
            </w:r>
            <w:r w:rsidR="001D28F3" w:rsidRPr="00F627B1">
              <w:rPr>
                <w:rFonts w:ascii="Times New Roman" w:hAnsi="Times New Roman"/>
                <w:lang w:val="ru-RU"/>
                <w:rPrChange w:id="15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рамки</w:t>
            </w:r>
          </w:p>
        </w:tc>
      </w:tr>
      <w:tr w:rsidR="008D43BA" w:rsidRPr="00105C7F" w14:paraId="0918BBF8" w14:textId="77777777" w:rsidTr="000E4C03">
        <w:trPr>
          <w:trHeight w:val="454"/>
          <w:jc w:val="center"/>
        </w:trPr>
        <w:tc>
          <w:tcPr>
            <w:tcW w:w="0" w:type="auto"/>
          </w:tcPr>
          <w:p w14:paraId="584FF9E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Браузерні</w:t>
            </w:r>
            <w:proofErr w:type="spellEnd"/>
          </w:p>
        </w:tc>
        <w:tc>
          <w:tcPr>
            <w:tcW w:w="0" w:type="auto"/>
          </w:tcPr>
          <w:p w14:paraId="0F325AF3" w14:textId="3F266AC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Відсутність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Web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Worker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API</w:t>
            </w:r>
          </w:p>
        </w:tc>
        <w:tc>
          <w:tcPr>
            <w:tcW w:w="0" w:type="auto"/>
          </w:tcPr>
          <w:p w14:paraId="19D7DBD2" w14:textId="205436B5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5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Graceful</w:t>
            </w:r>
            <w:r w:rsidR="001D28F3" w:rsidRPr="00F627B1">
              <w:rPr>
                <w:rFonts w:ascii="Times New Roman" w:hAnsi="Times New Roman"/>
                <w:lang w:val="ru-RU"/>
                <w:rPrChange w:id="15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degradation</w:t>
            </w:r>
            <w:r w:rsidRPr="00F627B1">
              <w:rPr>
                <w:rFonts w:ascii="Times New Roman" w:hAnsi="Times New Roman"/>
                <w:lang w:val="ru-RU"/>
                <w:rPrChange w:id="15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:</w:t>
            </w:r>
            <w:r w:rsidR="001D28F3" w:rsidRPr="00F627B1">
              <w:rPr>
                <w:rFonts w:ascii="Times New Roman" w:hAnsi="Times New Roman"/>
                <w:lang w:val="ru-RU"/>
                <w:rPrChange w:id="15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обчислення</w:t>
            </w:r>
            <w:r w:rsidR="001D28F3" w:rsidRPr="00F627B1">
              <w:rPr>
                <w:rFonts w:ascii="Times New Roman" w:hAnsi="Times New Roman"/>
                <w:lang w:val="ru-RU"/>
                <w:rPrChange w:id="15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15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5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головному</w:t>
            </w:r>
            <w:r w:rsidR="001D28F3" w:rsidRPr="00F627B1">
              <w:rPr>
                <w:rFonts w:ascii="Times New Roman" w:hAnsi="Times New Roman"/>
                <w:lang w:val="ru-RU"/>
                <w:rPrChange w:id="15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6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потоці</w:t>
            </w:r>
            <w:proofErr w:type="spellEnd"/>
          </w:p>
        </w:tc>
      </w:tr>
    </w:tbl>
    <w:p w14:paraId="14EFC0CF" w14:textId="3FB5BB9A" w:rsidR="008D43BA" w:rsidRPr="00105C7F" w:rsidRDefault="008D43BA" w:rsidP="00105C7F">
      <w:pPr>
        <w:pStyle w:val="ASUBodyText"/>
      </w:pP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SourceNode</w:t>
      </w:r>
      <w:proofErr w:type="spellEnd"/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повзунки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межами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виключає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нечислових</w:t>
      </w:r>
      <w:r w:rsidR="001D28F3">
        <w:t xml:space="preserve"> </w:t>
      </w:r>
      <w:r w:rsidRPr="00105C7F">
        <w:t>значень.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Controls</w:t>
      </w:r>
      <w:r w:rsidR="001D28F3">
        <w:t xml:space="preserve"> </w:t>
      </w:r>
      <w:r w:rsidRPr="00105C7F">
        <w:t>обмежує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w:r w:rsidRPr="00105C7F">
        <w:t>діапазоном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допомогою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</w:t>
      </w:r>
      <w:r w:rsidRPr="00CA549B">
        <w:rPr>
          <w:rStyle w:val="VerbatimChar"/>
          <w:rFonts w:ascii="Times New Roman" w:hAnsi="Times New Roman"/>
          <w:lang w:val="uk-UA"/>
          <w:rPrChange w:id="16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max</w:t>
      </w:r>
      <w:r w:rsidRPr="00CA549B">
        <w:rPr>
          <w:rStyle w:val="VerbatimChar"/>
          <w:rFonts w:ascii="Times New Roman" w:hAnsi="Times New Roman"/>
          <w:lang w:val="uk-UA"/>
          <w:rPrChange w:id="16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(0.1,</w:t>
      </w:r>
      <w:r w:rsidR="001D28F3" w:rsidRPr="00CA549B">
        <w:rPr>
          <w:rStyle w:val="VerbatimChar"/>
          <w:rFonts w:ascii="Times New Roman" w:hAnsi="Times New Roman"/>
          <w:lang w:val="uk-UA"/>
          <w:rPrChange w:id="16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</w:t>
      </w:r>
      <w:r w:rsidRPr="00CA549B">
        <w:rPr>
          <w:rStyle w:val="VerbatimChar"/>
          <w:rFonts w:ascii="Times New Roman" w:hAnsi="Times New Roman"/>
          <w:lang w:val="uk-UA"/>
          <w:rPrChange w:id="16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min</w:t>
      </w:r>
      <w:r w:rsidRPr="00CA549B">
        <w:rPr>
          <w:rStyle w:val="VerbatimChar"/>
          <w:rFonts w:ascii="Times New Roman" w:hAnsi="Times New Roman"/>
          <w:lang w:val="uk-UA"/>
          <w:rPrChange w:id="16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(10,</w:t>
      </w:r>
      <w:r w:rsidR="001D28F3" w:rsidRPr="00CA549B">
        <w:rPr>
          <w:rStyle w:val="VerbatimChar"/>
          <w:rFonts w:ascii="Times New Roman" w:hAnsi="Times New Roman"/>
          <w:lang w:val="uk-UA"/>
          <w:rPrChange w:id="16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</w:t>
      </w:r>
      <w:r w:rsidRPr="00CA549B">
        <w:rPr>
          <w:rStyle w:val="VerbatimChar"/>
          <w:rFonts w:ascii="Times New Roman" w:hAnsi="Times New Roman"/>
          <w:lang w:val="uk-UA"/>
          <w:rPrChange w:id="16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))</w:t>
      </w:r>
      <w:r w:rsidRPr="00105C7F">
        <w:t>.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proofErr w:type="spellStart"/>
      <w:r w:rsidRPr="00105C7F">
        <w:t>валідуються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додатність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цілочисельність</w:t>
      </w:r>
      <w:proofErr w:type="spellEnd"/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разі</w:t>
      </w:r>
      <w:r w:rsidR="001D28F3">
        <w:t xml:space="preserve"> </w:t>
      </w:r>
      <w:r w:rsidRPr="00105C7F">
        <w:t>порушення</w:t>
      </w:r>
      <w:r w:rsidR="001D28F3">
        <w:t xml:space="preserve"> </w:t>
      </w:r>
      <w:r w:rsidRPr="00105C7F">
        <w:t>викидається</w:t>
      </w:r>
      <w:r w:rsidR="001D28F3">
        <w:t xml:space="preserve"> </w:t>
      </w:r>
      <w:r w:rsidRPr="00105C7F">
        <w:t>виняток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InvalidGraphError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описовою</w:t>
      </w:r>
      <w:r w:rsidR="001D28F3">
        <w:t xml:space="preserve"> </w:t>
      </w:r>
      <w:r w:rsidRPr="00105C7F">
        <w:t>причиною.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статичним</w:t>
      </w:r>
      <w:r w:rsidR="001D28F3">
        <w:t xml:space="preserve"> </w:t>
      </w:r>
      <w:r w:rsidRPr="00105C7F">
        <w:t>DAG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детермінованою</w:t>
      </w:r>
      <w:r w:rsidR="001D28F3">
        <w:t xml:space="preserve"> </w:t>
      </w:r>
      <w:r w:rsidRPr="00105C7F">
        <w:t>SDF-семантикою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1.2),</w:t>
      </w:r>
      <w:r w:rsidR="001D28F3">
        <w:t xml:space="preserve"> </w:t>
      </w:r>
      <w:r w:rsidRPr="00105C7F">
        <w:t>ризик</w:t>
      </w:r>
      <w:r w:rsidR="001D28F3">
        <w:t xml:space="preserve"> </w:t>
      </w:r>
      <w:r w:rsidRPr="00105C7F">
        <w:t>взаємного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принципово</w:t>
      </w:r>
      <w:r w:rsidR="001D28F3">
        <w:t xml:space="preserve"> </w:t>
      </w:r>
      <w:r w:rsidRPr="00105C7F">
        <w:t>відсутній: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циклів</w:t>
      </w:r>
      <w:r w:rsidR="001D28F3">
        <w:t xml:space="preserve"> </w:t>
      </w:r>
      <w:r w:rsidRPr="00105C7F">
        <w:t>гарантує,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готовність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поступово</w:t>
      </w:r>
      <w:r w:rsidR="001D28F3">
        <w:t xml:space="preserve"> </w:t>
      </w:r>
      <w:r w:rsidRPr="00105C7F">
        <w:t>поширюється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.</w:t>
      </w:r>
      <w:r w:rsidR="001D28F3">
        <w:t xml:space="preserve"> </w:t>
      </w:r>
      <w:r w:rsidRPr="00105C7F">
        <w:t>Ця</w:t>
      </w:r>
      <w:r w:rsidR="001D28F3">
        <w:t xml:space="preserve"> </w:t>
      </w:r>
      <w:r w:rsidRPr="00105C7F">
        <w:t>властивість</w:t>
      </w:r>
      <w:r w:rsidR="001D28F3">
        <w:t xml:space="preserve"> </w:t>
      </w:r>
      <w:r w:rsidRPr="00105C7F">
        <w:t>перевіряється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validateDAG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6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сортування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t>Кана.</w:t>
      </w:r>
    </w:p>
    <w:p w14:paraId="4CC48304" w14:textId="48951DD2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значущі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акумулюються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6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eventLog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часовими</w:t>
      </w:r>
      <w:r w:rsidR="001D28F3">
        <w:t xml:space="preserve"> </w:t>
      </w:r>
      <w:r w:rsidRPr="00105C7F">
        <w:t>мітками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performance</w:t>
      </w:r>
      <w:r w:rsidRPr="00F627B1">
        <w:rPr>
          <w:rStyle w:val="VerbatimChar"/>
          <w:rFonts w:ascii="Times New Roman" w:hAnsi="Times New Roman"/>
          <w:lang w:val="uk-UA"/>
          <w:rPrChange w:id="16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Pr="00F627B1">
        <w:rPr>
          <w:rStyle w:val="VerbatimChar"/>
          <w:rFonts w:ascii="Times New Roman" w:hAnsi="Times New Roman"/>
          <w:lang w:val="uk-UA"/>
          <w:rPrChange w:id="16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.</w:t>
      </w:r>
      <w:r w:rsidR="001D28F3">
        <w:t xml:space="preserve"> </w:t>
      </w: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</w:t>
      </w:r>
      <w:proofErr w:type="spellEnd"/>
      <w:r w:rsidR="001D28F3">
        <w:t xml:space="preserve"> </w:t>
      </w:r>
      <w:r w:rsidRPr="00105C7F">
        <w:t>відображає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часі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фільтрацією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події;</w:t>
      </w:r>
      <w:r w:rsidR="001D28F3">
        <w:t xml:space="preserve"> </w:t>
      </w:r>
      <w:r w:rsidRPr="00105C7F">
        <w:t>експорт</w:t>
      </w:r>
      <w:r w:rsidR="001D28F3">
        <w:t xml:space="preserve"> </w:t>
      </w:r>
      <w:r w:rsidRPr="00105C7F">
        <w:t>CSV/JSON</w:t>
      </w:r>
      <w:r w:rsidR="001D28F3">
        <w:t xml:space="preserve"> </w:t>
      </w:r>
      <w:r w:rsidRPr="00105C7F">
        <w:t>реалізований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Blob</w:t>
      </w:r>
      <w:r w:rsidR="001D28F3" w:rsidRPr="00F627B1">
        <w:rPr>
          <w:rStyle w:val="VerbatimChar"/>
          <w:rFonts w:ascii="Times New Roman" w:hAnsi="Times New Roman"/>
          <w:lang w:val="uk-UA"/>
          <w:rPrChange w:id="16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6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16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URL</w:t>
      </w:r>
      <w:r w:rsidRPr="00F627B1">
        <w:rPr>
          <w:rStyle w:val="VerbatimChar"/>
          <w:rFonts w:ascii="Times New Roman" w:hAnsi="Times New Roman"/>
          <w:lang w:val="uk-UA"/>
          <w:rPrChange w:id="16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createObjectURL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передачі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сервер.</w:t>
      </w:r>
      <w:r w:rsidR="001D28F3">
        <w:t xml:space="preserve"> </w:t>
      </w:r>
      <w:r w:rsidRPr="00105C7F">
        <w:t>Рівні</w:t>
      </w:r>
      <w:r w:rsidR="001D28F3">
        <w:t xml:space="preserve"> </w:t>
      </w:r>
      <w:proofErr w:type="spellStart"/>
      <w:r w:rsidRPr="00105C7F">
        <w:t>логування</w:t>
      </w:r>
      <w:proofErr w:type="spellEnd"/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debug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info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warn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error</w:t>
      </w:r>
      <w:r w:rsidRPr="00105C7F">
        <w:t>)</w:t>
      </w:r>
      <w:r w:rsidR="001D28F3">
        <w:t xml:space="preserve"> </w:t>
      </w:r>
      <w:r w:rsidRPr="00105C7F">
        <w:t>налаштовуються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6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logLevel</w:t>
      </w:r>
      <w:proofErr w:type="spellEnd"/>
      <w:r w:rsidRPr="00105C7F">
        <w:t>;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production</w:t>
      </w:r>
      <w:proofErr w:type="spellEnd"/>
      <w:r w:rsidRPr="00105C7F">
        <w:t>-збірці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debug</w:t>
      </w:r>
      <w:r w:rsidR="001D28F3">
        <w:t xml:space="preserve"> </w:t>
      </w:r>
      <w:r w:rsidRPr="00105C7F">
        <w:t>вимкнений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замовчуванням.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</w:t>
      </w:r>
      <w:proofErr w:type="spellEnd"/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applyTwiddle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6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синхронно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головному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впливу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частоту</w:t>
      </w:r>
      <w:r w:rsidR="001D28F3">
        <w:t xml:space="preserve"> </w:t>
      </w:r>
      <w:r w:rsidRPr="00105C7F">
        <w:t>кадрів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.</w:t>
      </w:r>
      <w:r w:rsidR="001D28F3">
        <w:t xml:space="preserve"> </w:t>
      </w:r>
      <w:r w:rsidRPr="00105C7F">
        <w:t>Селектори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proofErr w:type="spellStart"/>
      <w:r w:rsidRPr="00105C7F">
        <w:t>мемоїзовані</w:t>
      </w:r>
      <w:proofErr w:type="spellEnd"/>
      <w:r w:rsidR="001D28F3">
        <w:t xml:space="preserve"> </w:t>
      </w:r>
      <w:r w:rsidRPr="00105C7F">
        <w:t>функцією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shallow</w:t>
      </w:r>
      <w:r w:rsidRPr="00105C7F">
        <w:t>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важкі</w:t>
      </w:r>
      <w:r w:rsidR="001D28F3">
        <w:t xml:space="preserve"> </w:t>
      </w:r>
      <w:r w:rsidRPr="00105C7F">
        <w:t>розрахунки</w:t>
      </w:r>
      <w:r w:rsidR="001D28F3">
        <w:t xml:space="preserve"> </w:t>
      </w:r>
      <w:r w:rsidRPr="00105C7F">
        <w:t>координат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видимої</w:t>
      </w:r>
      <w:r w:rsidR="001D28F3">
        <w:t xml:space="preserve"> </w:t>
      </w:r>
      <w:r w:rsidRPr="00105C7F">
        <w:t>області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ReactFlow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viewportBounds</w:t>
      </w:r>
      <w:proofErr w:type="spellEnd"/>
      <w:r w:rsidRPr="00105C7F">
        <w:t>.</w:t>
      </w:r>
      <w:r w:rsidR="001D28F3">
        <w:t xml:space="preserve"> </w:t>
      </w:r>
      <w:r w:rsidRPr="00105C7F">
        <w:t>Середня</w:t>
      </w:r>
      <w:r w:rsidR="001D28F3">
        <w:t xml:space="preserve"> </w:t>
      </w:r>
      <w:r w:rsidRPr="00105C7F">
        <w:t>тривалість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кроку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6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залишає</w:t>
      </w:r>
      <w:r w:rsidR="001D28F3">
        <w:t xml:space="preserve"> </w:t>
      </w:r>
      <w:r w:rsidRPr="00105C7F">
        <w:t>понад</w:t>
      </w:r>
      <w:r w:rsidR="001D28F3">
        <w:t xml:space="preserve"> </w:t>
      </w:r>
      <w:r w:rsidRPr="00105C7F">
        <w:t>15</w:t>
      </w:r>
      <w:r w:rsidR="001D28F3">
        <w:t xml:space="preserve"> </w:t>
      </w:r>
      <w:r w:rsidRPr="00105C7F">
        <w:t>мс</w:t>
      </w:r>
      <w:r w:rsidR="001D28F3">
        <w:t xml:space="preserve"> </w:t>
      </w:r>
      <w:r w:rsidRPr="00105C7F">
        <w:t>запасу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бюджеті</w:t>
      </w:r>
      <w:r w:rsidR="001D28F3">
        <w:t xml:space="preserve"> </w:t>
      </w:r>
      <w:r w:rsidRPr="00105C7F">
        <w:t>кадру</w:t>
      </w:r>
      <w:r w:rsidR="001D28F3">
        <w:t xml:space="preserve"> </w:t>
      </w:r>
      <w:r w:rsidRPr="00105C7F">
        <w:t>(16,67</w:t>
      </w:r>
      <w:r w:rsidR="001D28F3">
        <w:t xml:space="preserve"> </w:t>
      </w:r>
      <w:r w:rsidRPr="00105C7F">
        <w:t>мс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60</w:t>
      </w:r>
      <w:r w:rsidR="001D28F3">
        <w:t xml:space="preserve"> </w:t>
      </w:r>
      <w:proofErr w:type="spellStart"/>
      <w:r w:rsidRPr="00105C7F">
        <w:t>fps</w:t>
      </w:r>
      <w:proofErr w:type="spellEnd"/>
      <w:r w:rsidRPr="00105C7F">
        <w:t>).</w:t>
      </w:r>
    </w:p>
    <w:p w14:paraId="29E304AD" w14:textId="3952E468" w:rsidR="008D43BA" w:rsidRPr="00105C7F" w:rsidRDefault="008D43BA" w:rsidP="00D2071F">
      <w:pPr>
        <w:pStyle w:val="ASUSectionHead"/>
      </w:pPr>
      <w:bookmarkStart w:id="1621" w:name="Xff4a6440b3448fe2a05c600581de26ed60a0266"/>
      <w:bookmarkStart w:id="1622" w:name="_Toc230636424"/>
      <w:bookmarkEnd w:id="1621"/>
      <w:r w:rsidRPr="00105C7F">
        <w:t>3.5.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системи</w:t>
      </w:r>
      <w:bookmarkEnd w:id="1622"/>
    </w:p>
    <w:p w14:paraId="05371A9F" w14:textId="7DEB755B" w:rsidR="008D43BA" w:rsidRPr="00105C7F" w:rsidRDefault="008D43BA" w:rsidP="00105C7F">
      <w:pPr>
        <w:pStyle w:val="ASUBodyText"/>
      </w:pPr>
      <w:r w:rsidRPr="00105C7F">
        <w:lastRenderedPageBreak/>
        <w:t>Розгортання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спрощене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класичними</w:t>
      </w:r>
      <w:r w:rsidR="001D28F3">
        <w:t xml:space="preserve"> </w:t>
      </w:r>
      <w:r w:rsidRPr="00105C7F">
        <w:t>веб-застосунками</w:t>
      </w:r>
      <w:r w:rsidR="001D28F3">
        <w:t xml:space="preserve"> </w:t>
      </w:r>
      <w:r w:rsidRPr="00105C7F">
        <w:t>завдяки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r w:rsidRPr="00105C7F">
        <w:t>частини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даних.</w:t>
      </w:r>
      <w:r w:rsidR="001D28F3">
        <w:t xml:space="preserve"> </w:t>
      </w:r>
      <w:r w:rsidRPr="00105C7F">
        <w:t>Зібраний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бандл</w:t>
      </w:r>
      <w:proofErr w:type="spellEnd"/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r w:rsidRPr="00105C7F">
        <w:t>розміщений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будь-якому</w:t>
      </w:r>
      <w:r w:rsidR="001D28F3">
        <w:t xml:space="preserve"> </w:t>
      </w:r>
      <w:r w:rsidRPr="00105C7F">
        <w:t>файловому</w:t>
      </w:r>
      <w:r w:rsidR="001D28F3">
        <w:t xml:space="preserve"> </w:t>
      </w:r>
      <w:r w:rsidRPr="00105C7F">
        <w:t>хостингу,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віддає</w:t>
      </w:r>
      <w:r w:rsidR="001D28F3">
        <w:t xml:space="preserve"> </w:t>
      </w:r>
      <w:r w:rsidRPr="00105C7F">
        <w:t>статичні</w:t>
      </w:r>
      <w:r w:rsidR="001D28F3">
        <w:t xml:space="preserve"> </w:t>
      </w:r>
      <w:r w:rsidRPr="00105C7F">
        <w:t>ресурси.</w:t>
      </w:r>
      <w:r w:rsidR="001D28F3">
        <w:t xml:space="preserve"> </w:t>
      </w:r>
      <w:r w:rsidRPr="00105C7F">
        <w:t>Цільовим</w:t>
      </w:r>
      <w:r w:rsidR="001D28F3">
        <w:t xml:space="preserve"> </w:t>
      </w:r>
      <w:r w:rsidRPr="00105C7F">
        <w:t>середовищем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b/>
          <w:bCs/>
        </w:rPr>
        <w:t>статичний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веб-хостинг</w:t>
      </w:r>
      <w:r w:rsidRPr="00105C7F">
        <w:t>: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Pages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Vercel</w:t>
      </w:r>
      <w:proofErr w:type="spellEnd"/>
      <w:r w:rsidR="001D28F3">
        <w:t xml:space="preserve"> </w:t>
      </w:r>
      <w:r w:rsidRPr="00105C7F">
        <w:t>(статичний</w:t>
      </w:r>
      <w:r w:rsidR="001D28F3">
        <w:t xml:space="preserve"> </w:t>
      </w:r>
      <w:r w:rsidRPr="00105C7F">
        <w:t>режим),</w:t>
      </w:r>
      <w:r w:rsidR="001D28F3">
        <w:t xml:space="preserve"> </w:t>
      </w:r>
      <w:proofErr w:type="spellStart"/>
      <w:r w:rsidRPr="00105C7F">
        <w:t>Netlify</w:t>
      </w:r>
      <w:proofErr w:type="spellEnd"/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локальний</w:t>
      </w:r>
      <w:r w:rsidR="001D28F3">
        <w:t xml:space="preserve"> </w:t>
      </w:r>
      <w:r w:rsidRPr="00105C7F">
        <w:t>HTTP-сервер</w:t>
      </w:r>
      <w:r w:rsidR="001D28F3">
        <w:t xml:space="preserve"> </w:t>
      </w:r>
      <w:r w:rsidRPr="00105C7F">
        <w:t>розробника.</w:t>
      </w:r>
      <w:r w:rsidR="001D28F3">
        <w:t xml:space="preserve"> </w:t>
      </w:r>
      <w:r w:rsidRPr="00105C7F">
        <w:t>Серверна</w:t>
      </w:r>
      <w:r w:rsidR="001D28F3">
        <w:t xml:space="preserve"> </w:t>
      </w:r>
      <w:r w:rsidRPr="00105C7F">
        <w:t>інфраструктура,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даних,</w:t>
      </w:r>
      <w:r w:rsidR="001D28F3">
        <w:t xml:space="preserve"> </w:t>
      </w:r>
      <w:r w:rsidRPr="00105C7F">
        <w:t>сесійне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автентифікація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застосовуються.</w:t>
      </w:r>
    </w:p>
    <w:p w14:paraId="2E04FAF6" w14:textId="5C0445C8" w:rsidR="008D43BA" w:rsidRPr="00105C7F" w:rsidRDefault="008D43BA" w:rsidP="00105C7F">
      <w:pPr>
        <w:pStyle w:val="ASUBodyText"/>
      </w:pPr>
      <w:r w:rsidRPr="00105C7F">
        <w:t>Збірка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стандартними</w:t>
      </w:r>
      <w:r w:rsidR="001D28F3">
        <w:t xml:space="preserve"> </w:t>
      </w:r>
      <w:r w:rsidRPr="00105C7F">
        <w:t>командами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(лістинг</w:t>
      </w:r>
      <w:r w:rsidR="001D28F3">
        <w:t xml:space="preserve"> </w:t>
      </w:r>
      <w:r w:rsidRPr="00105C7F">
        <w:t>3.2).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результаті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директорії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Pr="00F627B1">
        <w:rPr>
          <w:rStyle w:val="VerbatimChar"/>
          <w:rFonts w:ascii="Times New Roman" w:hAnsi="Times New Roman"/>
          <w:lang w:val="uk-UA"/>
          <w:rPrChange w:id="16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формується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бандл</w:t>
      </w:r>
      <w:proofErr w:type="spellEnd"/>
      <w:r w:rsidRPr="00105C7F">
        <w:t>:</w:t>
      </w:r>
      <w:r w:rsidR="001D28F3">
        <w:t xml:space="preserve"> </w:t>
      </w:r>
      <w:r w:rsidRPr="00105C7F">
        <w:t>HTML-сторінка,</w:t>
      </w:r>
      <w:r w:rsidR="001D28F3">
        <w:t xml:space="preserve"> </w:t>
      </w:r>
      <w:proofErr w:type="spellStart"/>
      <w:r w:rsidRPr="00105C7F">
        <w:t>JavaScript-бандл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Turbopack</w:t>
      </w:r>
      <w:proofErr w:type="spellEnd"/>
      <w:r w:rsidRPr="00105C7F">
        <w:t>/</w:t>
      </w:r>
      <w:proofErr w:type="spellStart"/>
      <w:r w:rsidRPr="00105C7F">
        <w:t>webpack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tree-shaking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minification</w:t>
      </w:r>
      <w:proofErr w:type="spellEnd"/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CSS-файли:</w:t>
      </w:r>
      <w:r w:rsidR="001D28F3">
        <w:t xml:space="preserve"> </w:t>
      </w:r>
      <w:r w:rsidRPr="00105C7F">
        <w:t>розмір</w:t>
      </w:r>
      <w:r w:rsidR="001D28F3">
        <w:t xml:space="preserve"> </w:t>
      </w:r>
      <w:proofErr w:type="spellStart"/>
      <w:r w:rsidRPr="00105C7F">
        <w:t>gzip-бандла</w:t>
      </w:r>
      <w:proofErr w:type="spellEnd"/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орієнтовно</w:t>
      </w:r>
      <w:r w:rsidR="001D28F3">
        <w:t xml:space="preserve"> </w:t>
      </w:r>
      <w:r w:rsidRPr="00105C7F">
        <w:t>250</w:t>
      </w:r>
      <w:r w:rsidR="001D28F3">
        <w:t xml:space="preserve"> </w:t>
      </w:r>
      <w:r w:rsidRPr="00105C7F">
        <w:t>КБ.</w:t>
      </w:r>
    </w:p>
    <w:p w14:paraId="101C87DC" w14:textId="6F8423E9" w:rsidR="008D43BA" w:rsidRPr="00F627B1" w:rsidRDefault="008D43BA" w:rsidP="008D43BA">
      <w:pPr>
        <w:pStyle w:val="TableCaption"/>
        <w:rPr>
          <w:rFonts w:ascii="Times New Roman" w:hAnsi="Times New Roman"/>
          <w:lang w:val="uk-UA"/>
          <w:rPrChange w:id="1624" w:author="Учетная запись Майкрософт" w:date="2026-05-24T17:35:00Z">
            <w:rPr>
              <w:rFonts w:ascii="Times New Roman" w:hAnsi="Times New Roman"/>
            </w:rPr>
          </w:rPrChange>
        </w:rPr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2. Команди збірки та перевірки проєкту. Джерело: розроблено автором."/>
      </w:tblPr>
      <w:tblGrid>
        <w:gridCol w:w="4869"/>
      </w:tblGrid>
      <w:tr w:rsidR="008D43BA" w:rsidRPr="00105C7F" w14:paraId="341FF675" w14:textId="77777777" w:rsidTr="000E4C03">
        <w:trPr>
          <w:jc w:val="center"/>
        </w:trPr>
        <w:tc>
          <w:tcPr>
            <w:tcW w:w="0" w:type="auto"/>
          </w:tcPr>
          <w:p w14:paraId="3194CA41" w14:textId="4F74D7A8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install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встановлення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залежностей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next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.next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/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+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out/</w:t>
            </w:r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lint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ESLint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test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    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Vitest-тести</w:t>
            </w:r>
            <w:proofErr w:type="spellEnd"/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$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test:coverage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#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покриття</w:t>
            </w:r>
            <w:proofErr w:type="spellEnd"/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коду</w:t>
            </w:r>
          </w:p>
        </w:tc>
      </w:tr>
    </w:tbl>
    <w:p w14:paraId="4EFC7534" w14:textId="4629298D" w:rsidR="000E4C03" w:rsidRDefault="000E4C03" w:rsidP="000E4C03">
      <w:pPr>
        <w:pStyle w:val="ASUFigureCaption"/>
      </w:pPr>
      <w:r w:rsidRPr="00105C7F">
        <w:t>Лістинг</w:t>
      </w:r>
      <w:r>
        <w:t xml:space="preserve"> </w:t>
      </w:r>
      <w:r w:rsidRPr="00105C7F">
        <w:t>3.2.</w:t>
      </w:r>
      <w:r>
        <w:t xml:space="preserve"> </w:t>
      </w:r>
      <w:r w:rsidRPr="00105C7F">
        <w:t>Команди</w:t>
      </w:r>
      <w:r>
        <w:t xml:space="preserve"> </w:t>
      </w:r>
      <w:r w:rsidRPr="00105C7F">
        <w:t>збірки</w:t>
      </w:r>
      <w:r>
        <w:t xml:space="preserve"> </w:t>
      </w:r>
      <w:r w:rsidRPr="00105C7F">
        <w:t>та</w:t>
      </w:r>
      <w:r>
        <w:t xml:space="preserve"> </w:t>
      </w:r>
      <w:r w:rsidRPr="00105C7F">
        <w:t>перевірки</w:t>
      </w:r>
      <w:r>
        <w:t xml:space="preserve"> </w:t>
      </w:r>
      <w:r w:rsidRPr="00105C7F">
        <w:t>проєкту.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493EADFC" w14:textId="3B628E5E" w:rsidR="008D43BA" w:rsidRPr="00105C7F" w:rsidRDefault="008D43BA" w:rsidP="00D2071F">
      <w:pPr>
        <w:pStyle w:val="ASUBodyText"/>
      </w:pPr>
      <w:r w:rsidRPr="00105C7F">
        <w:t>Для</w:t>
      </w:r>
      <w:r w:rsidR="001D28F3">
        <w:t xml:space="preserve"> </w:t>
      </w:r>
      <w:r w:rsidRPr="00105C7F">
        <w:t>автоматизації</w:t>
      </w:r>
      <w:r w:rsidR="001D28F3">
        <w:t xml:space="preserve"> </w:t>
      </w:r>
      <w:r w:rsidRPr="00105C7F">
        <w:t>перевірок</w:t>
      </w:r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workflow</w:t>
      </w:r>
      <w:proofErr w:type="spellEnd"/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6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github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workflows</w:t>
      </w:r>
      <w:r w:rsidRPr="00F627B1">
        <w:rPr>
          <w:rStyle w:val="VerbatimChar"/>
          <w:rFonts w:ascii="Times New Roman" w:hAnsi="Times New Roman"/>
          <w:lang w:val="uk-UA"/>
          <w:rPrChange w:id="16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ci</w:t>
      </w:r>
      <w:r w:rsidRPr="00F627B1">
        <w:rPr>
          <w:rStyle w:val="VerbatimChar"/>
          <w:rFonts w:ascii="Times New Roman" w:hAnsi="Times New Roman"/>
          <w:lang w:val="uk-UA"/>
          <w:rPrChange w:id="16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yml</w:t>
      </w:r>
      <w:proofErr w:type="spellEnd"/>
      <w:r w:rsidRPr="00105C7F">
        <w:t>: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lint</w:t>
      </w:r>
      <w:r w:rsidR="001D28F3">
        <w:t xml:space="preserve"> </w:t>
      </w:r>
      <w:r w:rsidRPr="00105C7F">
        <w:t>запускає</w:t>
      </w:r>
      <w:r w:rsidR="001D28F3">
        <w:t xml:space="preserve"> </w:t>
      </w:r>
      <w:proofErr w:type="spellStart"/>
      <w:r w:rsidRPr="00105C7F">
        <w:t>ESLint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Pr="00105C7F">
        <w:t>-компіляцію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6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noEmit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="001D28F3">
        <w:t xml:space="preserve"> </w:t>
      </w:r>
      <w:r w:rsidRPr="00105C7F">
        <w:t>запускає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генерацією</w:t>
      </w:r>
      <w:r w:rsidR="001D28F3">
        <w:t xml:space="preserve"> </w:t>
      </w:r>
      <w:r w:rsidRPr="00105C7F">
        <w:t>звіту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покриття;</w:t>
      </w:r>
      <w:r w:rsidR="001D28F3">
        <w:t xml:space="preserve"> </w:t>
      </w:r>
      <w:proofErr w:type="spellStart"/>
      <w:r w:rsidRPr="00105C7F">
        <w:t>job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build</w:t>
      </w:r>
      <w:r w:rsidR="001D28F3">
        <w:t xml:space="preserve"> </w:t>
      </w:r>
      <w:r w:rsidRPr="00105C7F">
        <w:t>перевіряє,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збірка</w:t>
      </w:r>
      <w:r w:rsidR="001D28F3">
        <w:t xml:space="preserve"> </w:t>
      </w:r>
      <w:r w:rsidRPr="00105C7F">
        <w:t>проходить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помилок.</w:t>
      </w:r>
      <w:r w:rsidR="001D28F3">
        <w:t xml:space="preserve"> </w:t>
      </w:r>
      <w:r w:rsidRPr="00105C7F">
        <w:t>Стратегія</w:t>
      </w:r>
      <w:r w:rsidR="001D28F3">
        <w:t xml:space="preserve"> </w:t>
      </w:r>
      <w:r w:rsidRPr="00105C7F">
        <w:t>релізу</w:t>
      </w:r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rPr>
          <w:i/>
          <w:iCs/>
        </w:rPr>
        <w:t>rolling</w:t>
      </w:r>
      <w:proofErr w:type="spellEnd"/>
      <w:r w:rsidRPr="00105C7F">
        <w:t>:</w:t>
      </w:r>
      <w:r w:rsidR="001D28F3">
        <w:t xml:space="preserve"> </w:t>
      </w:r>
      <w:r w:rsidRPr="00105C7F">
        <w:t>нова</w:t>
      </w:r>
      <w:r w:rsidR="001D28F3">
        <w:t xml:space="preserve"> </w:t>
      </w:r>
      <w:r w:rsidRPr="00105C7F">
        <w:t>статична</w:t>
      </w:r>
      <w:r w:rsidR="001D28F3">
        <w:t xml:space="preserve"> </w:t>
      </w:r>
      <w:r w:rsidRPr="00105C7F">
        <w:t>збірка</w:t>
      </w:r>
      <w:r w:rsidR="001D28F3">
        <w:t xml:space="preserve"> </w:t>
      </w:r>
      <w:r w:rsidRPr="00105C7F">
        <w:t>замінює</w:t>
      </w:r>
      <w:r w:rsidR="001D28F3">
        <w:t xml:space="preserve"> </w:t>
      </w:r>
      <w:r w:rsidRPr="00105C7F">
        <w:t>попередню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успішному</w:t>
      </w:r>
      <w:r w:rsidR="001D28F3">
        <w:t xml:space="preserve"> </w:t>
      </w:r>
      <w:r w:rsidRPr="00105C7F">
        <w:t>проходженні</w:t>
      </w:r>
      <w:r w:rsidR="001D28F3">
        <w:t xml:space="preserve"> </w:t>
      </w:r>
      <w:r w:rsidRPr="00105C7F">
        <w:t>CI.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сесійного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жодних</w:t>
      </w:r>
      <w:r w:rsidR="001D28F3">
        <w:t xml:space="preserve"> </w:t>
      </w:r>
      <w:r w:rsidRPr="00105C7F">
        <w:t>процедур</w:t>
      </w:r>
      <w:r w:rsidR="001D28F3">
        <w:t xml:space="preserve"> </w:t>
      </w:r>
      <w:r w:rsidRPr="00105C7F">
        <w:t>міграції</w:t>
      </w:r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чи</w:t>
      </w:r>
      <w:r w:rsidR="001D28F3">
        <w:t xml:space="preserve"> </w:t>
      </w:r>
      <w:proofErr w:type="spellStart"/>
      <w:r w:rsidRPr="00105C7F">
        <w:t>інвалідації</w:t>
      </w:r>
      <w:proofErr w:type="spellEnd"/>
      <w:r w:rsidR="001D28F3">
        <w:t xml:space="preserve"> </w:t>
      </w:r>
      <w:r w:rsidRPr="00105C7F">
        <w:t>кешу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потрібно.</w:t>
      </w:r>
      <w:r w:rsidR="001D28F3">
        <w:t xml:space="preserve"> </w:t>
      </w:r>
      <w:proofErr w:type="spellStart"/>
      <w:r w:rsidRPr="00105C7F">
        <w:t>Контейнеризацiя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оркестрацiя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резервне</w:t>
      </w:r>
      <w:r w:rsidR="001D28F3">
        <w:t xml:space="preserve"> </w:t>
      </w:r>
      <w:proofErr w:type="spellStart"/>
      <w:r w:rsidRPr="00105C7F">
        <w:t>копiювання</w:t>
      </w:r>
      <w:proofErr w:type="spellEnd"/>
      <w:r w:rsidR="001D28F3">
        <w:t xml:space="preserve"> </w:t>
      </w:r>
      <w:r w:rsidRPr="00105C7F">
        <w:t>бази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застосовуються,</w:t>
      </w:r>
      <w:r w:rsidR="001D28F3">
        <w:t xml:space="preserve"> </w:t>
      </w:r>
      <w:proofErr w:type="spellStart"/>
      <w:r w:rsidRPr="00105C7F">
        <w:t>оскiльки</w:t>
      </w:r>
      <w:proofErr w:type="spellEnd"/>
      <w:r w:rsidR="001D28F3">
        <w:t xml:space="preserve"> </w:t>
      </w:r>
      <w:r w:rsidRPr="00105C7F">
        <w:t>система</w:t>
      </w:r>
      <w:r w:rsidR="001D28F3">
        <w:t xml:space="preserve"> </w:t>
      </w:r>
      <w:r w:rsidRPr="00105C7F">
        <w:t>розгортається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статичний</w:t>
      </w:r>
      <w:r w:rsidR="001D28F3">
        <w:t xml:space="preserve"> </w:t>
      </w:r>
      <w:proofErr w:type="spellStart"/>
      <w:r w:rsidRPr="00105C7F">
        <w:t>клiєнтський</w:t>
      </w:r>
      <w:proofErr w:type="spellEnd"/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серверної</w:t>
      </w:r>
      <w:r w:rsidR="001D28F3">
        <w:t xml:space="preserve"> </w:t>
      </w:r>
      <w:proofErr w:type="spellStart"/>
      <w:r w:rsidRPr="00105C7F">
        <w:t>логiки</w:t>
      </w:r>
      <w:proofErr w:type="spellEnd"/>
      <w:r w:rsidRPr="00105C7F">
        <w:t>.</w:t>
      </w:r>
    </w:p>
    <w:p w14:paraId="04A58154" w14:textId="27A35C2E" w:rsidR="008D43BA" w:rsidRPr="00105C7F" w:rsidRDefault="008D43BA" w:rsidP="00105C7F">
      <w:pPr>
        <w:pStyle w:val="ASUBodyText"/>
      </w:pPr>
      <w:r w:rsidRPr="00105C7F">
        <w:t>Оскільки</w:t>
      </w:r>
      <w:r w:rsidR="001D28F3">
        <w:t xml:space="preserve"> </w:t>
      </w:r>
      <w:r w:rsidRPr="00105C7F">
        <w:t>вихідний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єдиним</w:t>
      </w:r>
      <w:r w:rsidR="001D28F3">
        <w:t xml:space="preserve"> </w:t>
      </w:r>
      <w:r w:rsidRPr="00105C7F">
        <w:t>артефактом,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підлягає</w:t>
      </w:r>
      <w:r w:rsidR="001D28F3">
        <w:t xml:space="preserve"> </w:t>
      </w:r>
      <w:r w:rsidRPr="00105C7F">
        <w:t>збереженню,</w:t>
      </w:r>
      <w:r w:rsidR="001D28F3">
        <w:t xml:space="preserve"> </w:t>
      </w:r>
      <w:r w:rsidRPr="00105C7F">
        <w:t>резервне</w:t>
      </w:r>
      <w:r w:rsidR="001D28F3">
        <w:t xml:space="preserve"> </w:t>
      </w:r>
      <w:r w:rsidRPr="00105C7F">
        <w:t>копіювання</w:t>
      </w:r>
      <w:r w:rsidR="001D28F3">
        <w:t xml:space="preserve"> </w:t>
      </w:r>
      <w:r w:rsidRPr="00105C7F">
        <w:t>реалізоване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Git</w:t>
      </w:r>
      <w:proofErr w:type="spellEnd"/>
      <w:r w:rsidRPr="00105C7F">
        <w:t>:</w:t>
      </w:r>
      <w:r w:rsidR="001D28F3">
        <w:t xml:space="preserve"> </w:t>
      </w:r>
      <w:r w:rsidRPr="00105C7F">
        <w:t>повна</w:t>
      </w:r>
      <w:r w:rsidR="001D28F3">
        <w:t xml:space="preserve"> </w:t>
      </w:r>
      <w:r w:rsidRPr="00105C7F">
        <w:t>історія</w:t>
      </w:r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віддаленому</w:t>
      </w:r>
      <w:r w:rsidR="001D28F3">
        <w:t xml:space="preserve"> </w:t>
      </w:r>
      <w:r w:rsidRPr="00105C7F">
        <w:t>репозиторії</w:t>
      </w:r>
      <w:r w:rsidR="001D28F3">
        <w:t xml:space="preserve"> </w:t>
      </w:r>
      <w:proofErr w:type="spellStart"/>
      <w:r w:rsidRPr="00105C7F">
        <w:t>GitHub</w:t>
      </w:r>
      <w:proofErr w:type="spellEnd"/>
      <w:r w:rsidRPr="00105C7F">
        <w:t>.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збірки</w:t>
      </w:r>
      <w:r w:rsidR="001D28F3">
        <w:t xml:space="preserve"> </w:t>
      </w:r>
      <w:r w:rsidRPr="00105C7F">
        <w:t>гарантується</w:t>
      </w:r>
      <w:r w:rsidR="001D28F3">
        <w:t xml:space="preserve"> </w:t>
      </w:r>
      <w:r w:rsidRPr="00105C7F">
        <w:lastRenderedPageBreak/>
        <w:t>файлом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package</w:t>
      </w:r>
      <w:r w:rsidRPr="00F627B1">
        <w:rPr>
          <w:rStyle w:val="VerbatimChar"/>
          <w:rFonts w:ascii="Times New Roman" w:hAnsi="Times New Roman"/>
          <w:lang w:val="uk-UA"/>
          <w:rPrChange w:id="16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lock</w:t>
      </w:r>
      <w:r w:rsidRPr="00F627B1">
        <w:rPr>
          <w:rStyle w:val="VerbatimChar"/>
          <w:rFonts w:ascii="Times New Roman" w:hAnsi="Times New Roman"/>
          <w:lang w:val="uk-UA"/>
          <w:rPrChange w:id="16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.</w:t>
      </w:r>
      <w:r w:rsidR="001D28F3">
        <w:t xml:space="preserve"> </w:t>
      </w:r>
      <w:r w:rsidRPr="00105C7F">
        <w:t>Будь-який</w:t>
      </w:r>
      <w:r w:rsidR="001D28F3">
        <w:t xml:space="preserve"> </w:t>
      </w:r>
      <w:r w:rsidRPr="00105C7F">
        <w:t>виконавець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відтворити</w:t>
      </w:r>
      <w:r w:rsidR="001D28F3">
        <w:t xml:space="preserve"> </w:t>
      </w:r>
      <w:r w:rsidRPr="00105C7F">
        <w:t>продуктову</w:t>
      </w:r>
      <w:r w:rsidR="001D28F3">
        <w:t xml:space="preserve"> </w:t>
      </w:r>
      <w:r w:rsidRPr="00105C7F">
        <w:t>збірку</w:t>
      </w:r>
      <w:r w:rsidR="001D28F3">
        <w:t xml:space="preserve"> </w:t>
      </w:r>
      <w:r w:rsidRPr="00105C7F">
        <w:t>командою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6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install</w:t>
      </w:r>
      <w:r w:rsidR="001D28F3" w:rsidRPr="00F627B1">
        <w:rPr>
          <w:rStyle w:val="VerbatimChar"/>
          <w:rFonts w:ascii="Times New Roman" w:hAnsi="Times New Roman"/>
          <w:lang w:val="uk-UA"/>
          <w:rPrChange w:id="16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6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&amp;&amp;</w:t>
      </w:r>
      <w:r w:rsidR="001D28F3" w:rsidRPr="00F627B1">
        <w:rPr>
          <w:rStyle w:val="VerbatimChar"/>
          <w:rFonts w:ascii="Times New Roman" w:hAnsi="Times New Roman"/>
          <w:lang w:val="uk-UA"/>
          <w:rPrChange w:id="16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6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 w:rsidRPr="00F627B1">
        <w:rPr>
          <w:rStyle w:val="VerbatimChar"/>
          <w:rFonts w:ascii="Times New Roman" w:hAnsi="Times New Roman"/>
          <w:lang w:val="uk-UA"/>
          <w:rPrChange w:id="16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build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машині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Node.js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18</m:t>
        </m:r>
      </m:oMath>
      <w:r w:rsidRPr="00105C7F">
        <w:t>.</w:t>
      </w:r>
    </w:p>
    <w:p w14:paraId="5C5F32C1" w14:textId="3DF1BCF7" w:rsidR="008D43BA" w:rsidRPr="00105C7F" w:rsidRDefault="008D43BA" w:rsidP="00D2071F">
      <w:pPr>
        <w:pStyle w:val="ASUSectionHead"/>
      </w:pPr>
      <w:bookmarkStart w:id="1638" w:name="X8f3ee387a6af2e6a42daf1c469a75f69834e211"/>
      <w:bookmarkStart w:id="1639" w:name="_Toc230636425"/>
      <w:bookmarkEnd w:id="1638"/>
      <w:r w:rsidRPr="00105C7F">
        <w:t>3.6.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bookmarkEnd w:id="1639"/>
    </w:p>
    <w:p w14:paraId="4B2AFBA4" w14:textId="55C870F6" w:rsidR="008D43BA" w:rsidRPr="00105C7F" w:rsidRDefault="008D43BA" w:rsidP="00105C7F">
      <w:pPr>
        <w:pStyle w:val="ASUBodyText"/>
      </w:pPr>
      <w:r w:rsidRPr="00105C7F">
        <w:t>Тестування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етапі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охоплює</w:t>
      </w:r>
      <w:r w:rsidR="001D28F3">
        <w:t xml:space="preserve"> </w:t>
      </w:r>
      <w:r w:rsidRPr="00105C7F">
        <w:t>модульні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найкритичніших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інтеграційні</w:t>
      </w:r>
      <w:r w:rsidR="001D28F3">
        <w:t xml:space="preserve"> </w:t>
      </w:r>
      <w:r w:rsidRPr="00105C7F">
        <w:t>сценарії.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готової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розглядаються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</w:p>
    <w:p w14:paraId="4B04A123" w14:textId="21A94BC0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модульного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proofErr w:type="spellStart"/>
      <w:r w:rsidRPr="00105C7F">
        <w:rPr>
          <w:b/>
          <w:bCs/>
        </w:rPr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конфігурацією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vitest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config</w:t>
      </w:r>
      <w:r w:rsidRPr="00F627B1">
        <w:rPr>
          <w:rStyle w:val="VerbatimChar"/>
          <w:rFonts w:ascii="Times New Roman" w:hAnsi="Times New Roman"/>
          <w:lang w:val="uk-UA"/>
          <w:rPrChange w:id="16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:</w:t>
      </w:r>
      <w:r w:rsidR="001D28F3">
        <w:t xml:space="preserve"> </w:t>
      </w:r>
      <w:r w:rsidRPr="00105C7F">
        <w:t>середовище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6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16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jsdom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UI-тестів;</w:t>
      </w:r>
      <w:r w:rsidR="001D28F3">
        <w:t xml:space="preserve"> </w:t>
      </w:r>
      <w:proofErr w:type="spellStart"/>
      <w:r w:rsidRPr="00105C7F">
        <w:t>алясинг</w:t>
      </w:r>
      <w:proofErr w:type="spellEnd"/>
      <w:r w:rsidR="001D28F3">
        <w:t xml:space="preserve"> </w:t>
      </w:r>
      <w:r w:rsidRPr="00105C7F">
        <w:t>шляхів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vite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tsconfig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paths</w:t>
      </w:r>
      <w:r w:rsidRPr="00105C7F">
        <w:t>;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покриття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менше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тверджень,</w:t>
      </w:r>
      <w:r w:rsidR="001D28F3">
        <w:t xml:space="preserve"> </w:t>
      </w:r>
      <w:r w:rsidRPr="00105C7F">
        <w:t>віток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функцій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6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16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.</w:t>
      </w:r>
    </w:p>
    <w:p w14:paraId="0BA69E66" w14:textId="78260EB4" w:rsidR="008D43BA" w:rsidRPr="00105C7F" w:rsidRDefault="008D43BA" w:rsidP="00105C7F">
      <w:pPr>
        <w:pStyle w:val="ASUBodyText"/>
      </w:pPr>
      <w:r w:rsidRPr="00105C7F">
        <w:t>Реалізовані</w:t>
      </w:r>
      <w:r w:rsidR="001D28F3">
        <w:t xml:space="preserve"> </w:t>
      </w:r>
      <w:r w:rsidRPr="00105C7F">
        <w:t>тест-</w:t>
      </w:r>
      <w:proofErr w:type="spellStart"/>
      <w:r w:rsidRPr="00105C7F">
        <w:t>сьюти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цільові</w:t>
      </w:r>
      <w:r w:rsidR="001D28F3">
        <w:t xml:space="preserve"> </w:t>
      </w:r>
      <w:r w:rsidRPr="00105C7F">
        <w:t>модулі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3.5.</w:t>
      </w:r>
      <w:r w:rsidR="001D28F3">
        <w:t xml:space="preserve"> </w:t>
      </w:r>
      <w:r w:rsidRPr="00105C7F">
        <w:t>Лістинг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наводить</w:t>
      </w:r>
      <w:r w:rsidR="001D28F3">
        <w:t xml:space="preserve"> </w:t>
      </w:r>
      <w:r w:rsidRPr="00105C7F">
        <w:t>приклад</w:t>
      </w:r>
      <w:r w:rsidR="001D28F3">
        <w:t xml:space="preserve"> </w:t>
      </w:r>
      <w:r w:rsidRPr="00105C7F">
        <w:t>тесту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імпульсного</w:t>
      </w:r>
      <w:r w:rsidR="001D28F3">
        <w:t xml:space="preserve"> </w:t>
      </w:r>
      <w:r w:rsidRPr="00105C7F">
        <w:t>входу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:</w:t>
      </w:r>
      <w:r w:rsidR="001D28F3">
        <w:t xml:space="preserve"> </w:t>
      </w:r>
      <w:r w:rsidRPr="00105C7F">
        <w:t>очікуваний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поворотні</w:t>
      </w:r>
      <w:r w:rsidR="001D28F3">
        <w:t xml:space="preserve"> </w:t>
      </w:r>
      <w:r w:rsidRPr="00105C7F">
        <w:t>множники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сумі</w:t>
      </w:r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одиничні</w:t>
      </w:r>
      <w:r w:rsidR="001D28F3">
        <w:t xml:space="preserve"> </w:t>
      </w:r>
      <w:r w:rsidRPr="00105C7F">
        <w:t>коефіцієнти.</w:t>
      </w:r>
    </w:p>
    <w:p w14:paraId="12176B00" w14:textId="58E52B8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3.5</w:t>
      </w:r>
    </w:p>
    <w:p w14:paraId="27709E77" w14:textId="2F3FCE43" w:rsidR="008D43BA" w:rsidRPr="00105C7F" w:rsidRDefault="008D43BA" w:rsidP="00D336C0">
      <w:pPr>
        <w:pStyle w:val="ASUTableName"/>
      </w:pPr>
      <w:r w:rsidRPr="00105C7F">
        <w:t>Модульні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Модульні тести симулятора"/>
      </w:tblPr>
      <w:tblGrid>
        <w:gridCol w:w="1634"/>
        <w:gridCol w:w="2508"/>
        <w:gridCol w:w="5202"/>
      </w:tblGrid>
      <w:tr w:rsidR="008D43BA" w:rsidRPr="00105C7F" w14:paraId="17E2202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4FB0759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Тест-файл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55BE18" w14:textId="34EFE2B8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Цільовий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модуль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D6A739D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Сценарії</w:t>
            </w:r>
          </w:p>
        </w:tc>
      </w:tr>
      <w:tr w:rsidR="008D43BA" w:rsidRPr="00105C7F" w14:paraId="5F4B5591" w14:textId="77777777" w:rsidTr="000E4C03">
        <w:trPr>
          <w:trHeight w:val="454"/>
          <w:jc w:val="center"/>
        </w:trPr>
        <w:tc>
          <w:tcPr>
            <w:tcW w:w="0" w:type="auto"/>
          </w:tcPr>
          <w:p w14:paraId="58F87B5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math.test.ts</w:t>
            </w:r>
            <w:proofErr w:type="spellEnd"/>
          </w:p>
        </w:tc>
        <w:tc>
          <w:tcPr>
            <w:tcW w:w="0" w:type="auto"/>
          </w:tcPr>
          <w:p w14:paraId="4FA1A10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math.ts</w:t>
            </w:r>
            <w:proofErr w:type="spellEnd"/>
          </w:p>
        </w:tc>
        <w:tc>
          <w:tcPr>
            <w:tcW w:w="0" w:type="auto"/>
          </w:tcPr>
          <w:p w14:paraId="06AABE18" w14:textId="608BEBC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cplxAdd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cplxSub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cplxMulJ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правильність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референтних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входах</w:t>
            </w:r>
            <w:proofErr w:type="spellEnd"/>
          </w:p>
        </w:tc>
      </w:tr>
      <w:tr w:rsidR="008D43BA" w:rsidRPr="00105C7F" w14:paraId="746A6332" w14:textId="77777777" w:rsidTr="000E4C03">
        <w:trPr>
          <w:trHeight w:val="454"/>
          <w:jc w:val="center"/>
        </w:trPr>
        <w:tc>
          <w:tcPr>
            <w:tcW w:w="0" w:type="auto"/>
          </w:tcPr>
          <w:p w14:paraId="681E740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buffers.test.ts</w:t>
            </w:r>
            <w:proofErr w:type="spellEnd"/>
          </w:p>
        </w:tc>
        <w:tc>
          <w:tcPr>
            <w:tcW w:w="0" w:type="auto"/>
          </w:tcPr>
          <w:p w14:paraId="73559D3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buffers.ts</w:t>
            </w:r>
            <w:proofErr w:type="spellEnd"/>
          </w:p>
        </w:tc>
        <w:tc>
          <w:tcPr>
            <w:tcW w:w="0" w:type="auto"/>
          </w:tcPr>
          <w:p w14:paraId="367CFFB4" w14:textId="382802B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6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FIFO</w:t>
            </w:r>
            <w:r w:rsidRPr="00F627B1">
              <w:rPr>
                <w:rFonts w:ascii="Times New Roman" w:hAnsi="Times New Roman"/>
                <w:lang w:val="ru-RU"/>
                <w:rPrChange w:id="16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-порядок,</w:t>
            </w:r>
            <w:r w:rsidR="001D28F3" w:rsidRPr="00F627B1">
              <w:rPr>
                <w:rFonts w:ascii="Times New Roman" w:hAnsi="Times New Roman"/>
                <w:lang w:val="ru-RU"/>
                <w:rPrChange w:id="16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6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поведінка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6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peek</w:t>
            </w:r>
            <w:r w:rsidR="001D28F3" w:rsidRPr="00F627B1">
              <w:rPr>
                <w:rFonts w:ascii="Times New Roman" w:hAnsi="Times New Roman"/>
                <w:lang w:val="ru-RU"/>
                <w:rPrChange w:id="16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6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F627B1">
              <w:rPr>
                <w:rFonts w:ascii="Times New Roman" w:hAnsi="Times New Roman"/>
                <w:lang w:val="ru-RU"/>
                <w:rPrChange w:id="16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6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пустій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6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6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черзі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6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16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6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розмір</w:t>
            </w:r>
            <w:proofErr w:type="spellEnd"/>
          </w:p>
        </w:tc>
      </w:tr>
      <w:tr w:rsidR="008D43BA" w:rsidRPr="00105C7F" w14:paraId="5A1AE224" w14:textId="77777777" w:rsidTr="000E4C03">
        <w:trPr>
          <w:trHeight w:val="454"/>
          <w:jc w:val="center"/>
        </w:trPr>
        <w:tc>
          <w:tcPr>
            <w:tcW w:w="0" w:type="auto"/>
          </w:tcPr>
          <w:p w14:paraId="306C67F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scheduler.test.ts</w:t>
            </w:r>
            <w:proofErr w:type="spellEnd"/>
          </w:p>
        </w:tc>
        <w:tc>
          <w:tcPr>
            <w:tcW w:w="0" w:type="auto"/>
          </w:tcPr>
          <w:p w14:paraId="49DCDFF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scheduler.ts</w:t>
            </w:r>
            <w:proofErr w:type="spellEnd"/>
          </w:p>
        </w:tc>
        <w:tc>
          <w:tcPr>
            <w:tcW w:w="0" w:type="auto"/>
          </w:tcPr>
          <w:p w14:paraId="39890F40" w14:textId="5F833DD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Правило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активації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дотримання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maxFires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</w:p>
        </w:tc>
      </w:tr>
      <w:tr w:rsidR="008D43BA" w:rsidRPr="00105C7F" w14:paraId="0C17E6E3" w14:textId="77777777" w:rsidTr="000E4C03">
        <w:trPr>
          <w:trHeight w:val="454"/>
          <w:jc w:val="center"/>
        </w:trPr>
        <w:tc>
          <w:tcPr>
            <w:tcW w:w="0" w:type="auto"/>
          </w:tcPr>
          <w:p w14:paraId="54625B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generate.test.ts</w:t>
            </w:r>
            <w:proofErr w:type="spellEnd"/>
          </w:p>
        </w:tc>
        <w:tc>
          <w:tcPr>
            <w:tcW w:w="0" w:type="auto"/>
          </w:tcPr>
          <w:p w14:paraId="5C58DCC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graph/generateDFT4x4.ts</w:t>
            </w:r>
          </w:p>
        </w:tc>
        <w:tc>
          <w:tcPr>
            <w:tcW w:w="0" w:type="auto"/>
          </w:tcPr>
          <w:p w14:paraId="581A82C7" w14:textId="25D26F4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Кількість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(56)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(64),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з’єднань</w:t>
            </w:r>
            <w:proofErr w:type="spellEnd"/>
          </w:p>
        </w:tc>
      </w:tr>
      <w:tr w:rsidR="008D43BA" w:rsidRPr="00105C7F" w14:paraId="64F74825" w14:textId="77777777" w:rsidTr="000E4C03">
        <w:trPr>
          <w:trHeight w:val="454"/>
          <w:jc w:val="center"/>
        </w:trPr>
        <w:tc>
          <w:tcPr>
            <w:tcW w:w="0" w:type="auto"/>
          </w:tcPr>
          <w:p w14:paraId="0C0136B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compare.test.ts</w:t>
            </w:r>
            <w:proofErr w:type="spellEnd"/>
          </w:p>
        </w:tc>
        <w:tc>
          <w:tcPr>
            <w:tcW w:w="0" w:type="auto"/>
          </w:tcPr>
          <w:p w14:paraId="259D7A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utils/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compare.ts</w:t>
            </w:r>
            <w:proofErr w:type="spellEnd"/>
          </w:p>
        </w:tc>
        <w:tc>
          <w:tcPr>
            <w:tcW w:w="0" w:type="auto"/>
          </w:tcPr>
          <w:p w14:paraId="25706C4B" w14:textId="2B57E41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симулятора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fft.js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імпульсі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синусоїді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oMath>
          </w:p>
        </w:tc>
      </w:tr>
      <w:tr w:rsidR="008D43BA" w:rsidRPr="00105C7F" w14:paraId="46B509A8" w14:textId="77777777" w:rsidTr="000E4C03">
        <w:trPr>
          <w:trHeight w:val="454"/>
          <w:jc w:val="center"/>
        </w:trPr>
        <w:tc>
          <w:tcPr>
            <w:tcW w:w="0" w:type="auto"/>
          </w:tcPr>
          <w:p w14:paraId="7D97978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store.test.ts</w:t>
            </w:r>
            <w:proofErr w:type="spellEnd"/>
          </w:p>
        </w:tc>
        <w:tc>
          <w:tcPr>
            <w:tcW w:w="0" w:type="auto"/>
          </w:tcPr>
          <w:p w14:paraId="3B9DA31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store/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simStore.ts</w:t>
            </w:r>
            <w:proofErr w:type="spellEnd"/>
          </w:p>
        </w:tc>
        <w:tc>
          <w:tcPr>
            <w:tcW w:w="0" w:type="auto"/>
          </w:tcPr>
          <w:p w14:paraId="29874D81" w14:textId="5ABB20C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Скидання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стану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injectData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applyPreset</w:t>
            </w:r>
            <w:proofErr w:type="spellEnd"/>
          </w:p>
        </w:tc>
      </w:tr>
    </w:tbl>
    <w:p w14:paraId="2A4049EC" w14:textId="77777777" w:rsidR="008D43BA" w:rsidRPr="00105C7F" w:rsidRDefault="008D43BA" w:rsidP="008D43BA"/>
    <w:p w14:paraId="7F60BF0B" w14:textId="1ABFCF1E" w:rsidR="008D43BA" w:rsidRPr="00105C7F" w:rsidRDefault="008D43BA" w:rsidP="008D43BA">
      <w:pPr>
        <w:pStyle w:val="TableCaption"/>
        <w:rPr>
          <w:rFonts w:ascii="Times New Roman" w:hAnsi="Times New Roman" w:cs="Times New Roman"/>
        </w:rPr>
      </w:pPr>
    </w:p>
    <w:tbl>
      <w:tblPr>
        <w:tblStyle w:val="Table"/>
        <w:tblW w:w="0" w:type="auto"/>
        <w:jc w:val="center"/>
        <w:tblLook w:val="0000" w:firstRow="0" w:lastRow="0" w:firstColumn="0" w:lastColumn="0" w:noHBand="0" w:noVBand="0"/>
        <w:tblCaption w:val="Лістинг 3.3. Приклад модульного тесту функції computeDFT4. Джерело: розроблено автором."/>
      </w:tblPr>
      <w:tblGrid>
        <w:gridCol w:w="5065"/>
      </w:tblGrid>
      <w:tr w:rsidR="008D43BA" w:rsidRPr="00105C7F" w14:paraId="0BC1C9C3" w14:textId="77777777" w:rsidTr="000E4C03">
        <w:trPr>
          <w:jc w:val="center"/>
        </w:trPr>
        <w:tc>
          <w:tcPr>
            <w:tcW w:w="0" w:type="auto"/>
          </w:tcPr>
          <w:p w14:paraId="3D8E00CF" w14:textId="14F1F543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describe('computeDFT4',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it('returns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(1,1,1,1)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unit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(1,0,0,0)',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=&gt;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input: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Complex[]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[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lastRenderedPageBreak/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re: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im: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0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];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=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computeDFT4(input);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for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(const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z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of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out)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{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expect(z.re).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toBeCloseTo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(1,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12);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expect(z.im).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toBeCloseTo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(0,</w:t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12);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</w:t>
            </w:r>
            <w:r w:rsidRPr="00105C7F">
              <w:rPr>
                <w:rFonts w:ascii="Times New Roman" w:hAnsi="Times New Roman" w:cs="Times New Roman"/>
              </w:rPr>
              <w:br/>
            </w:r>
            <w:r w:rsidR="001D28F3">
              <w:rPr>
                <w:rStyle w:val="VerbatimChar"/>
                <w:rFonts w:ascii="Times New Roman" w:hAnsi="Times New Roman" w:cs="Times New Roman"/>
              </w:rPr>
              <w:t xml:space="preserve"> 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});</w:t>
            </w:r>
            <w:r w:rsidRPr="00105C7F">
              <w:rPr>
                <w:rFonts w:ascii="Times New Roman" w:hAnsi="Times New Roman" w:cs="Times New Roman"/>
              </w:rPr>
              <w:br/>
            </w:r>
            <w:r w:rsidRPr="00105C7F">
              <w:rPr>
                <w:rStyle w:val="VerbatimChar"/>
                <w:rFonts w:ascii="Times New Roman" w:hAnsi="Times New Roman" w:cs="Times New Roman"/>
              </w:rPr>
              <w:t>});</w:t>
            </w:r>
          </w:p>
        </w:tc>
      </w:tr>
    </w:tbl>
    <w:p w14:paraId="0D356E67" w14:textId="55D90FAD" w:rsidR="000E4C03" w:rsidRDefault="000E4C03" w:rsidP="000E4C03">
      <w:pPr>
        <w:pStyle w:val="ASUFigureCaption"/>
      </w:pPr>
      <w:r w:rsidRPr="00105C7F">
        <w:lastRenderedPageBreak/>
        <w:t>Лістинг</w:t>
      </w:r>
      <w:r>
        <w:t xml:space="preserve"> </w:t>
      </w:r>
      <w:r w:rsidRPr="00105C7F">
        <w:t>3.3.</w:t>
      </w:r>
      <w:r>
        <w:t xml:space="preserve"> </w:t>
      </w:r>
      <w:r w:rsidRPr="00105C7F">
        <w:t>Приклад</w:t>
      </w:r>
      <w:r>
        <w:t xml:space="preserve"> </w:t>
      </w:r>
      <w:r w:rsidRPr="00105C7F">
        <w:t>модульного</w:t>
      </w:r>
      <w:r>
        <w:t xml:space="preserve"> </w:t>
      </w:r>
      <w:r w:rsidRPr="00105C7F">
        <w:t>тесту</w:t>
      </w:r>
      <w:r>
        <w:t xml:space="preserve"> </w:t>
      </w:r>
      <w:r w:rsidRPr="00105C7F">
        <w:t>функції</w:t>
      </w:r>
      <w: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computeDFT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6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.</w:t>
      </w:r>
      <w:r>
        <w:t xml:space="preserve"> </w:t>
      </w:r>
      <w:r w:rsidRPr="00105C7F">
        <w:t>Джерело:</w:t>
      </w:r>
      <w:r>
        <w:t xml:space="preserve"> </w:t>
      </w:r>
      <w:r w:rsidRPr="00105C7F">
        <w:t>розроблено</w:t>
      </w:r>
      <w:r>
        <w:t xml:space="preserve"> </w:t>
      </w:r>
      <w:r w:rsidRPr="00105C7F">
        <w:t>автором.</w:t>
      </w:r>
    </w:p>
    <w:p w14:paraId="2465F909" w14:textId="4B7972C9" w:rsidR="008D43BA" w:rsidRPr="00105C7F" w:rsidRDefault="008D43BA" w:rsidP="000E4C03">
      <w:pPr>
        <w:pStyle w:val="ASUBodyText"/>
      </w:pPr>
      <w:r w:rsidRPr="00105C7F">
        <w:t>Поточний</w:t>
      </w:r>
      <w:r w:rsidR="001D28F3">
        <w:t xml:space="preserve"> </w:t>
      </w:r>
      <w:r w:rsidRPr="00105C7F">
        <w:t>рівень</w:t>
      </w:r>
      <w:r w:rsidR="001D28F3">
        <w:t xml:space="preserve"> </w:t>
      </w:r>
      <w:r w:rsidRPr="00105C7F">
        <w:t>покриття,</w:t>
      </w:r>
      <w:r w:rsidR="001D28F3">
        <w:t xml:space="preserve"> </w:t>
      </w:r>
      <w:r w:rsidRPr="00105C7F">
        <w:t>отриманий</w:t>
      </w:r>
      <w:r w:rsidR="001D28F3">
        <w:t xml:space="preserve"> </w:t>
      </w:r>
      <w:r w:rsidRPr="00105C7F">
        <w:t>командою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 w:rsidRPr="00F627B1">
        <w:rPr>
          <w:rStyle w:val="VerbatimChar"/>
          <w:rFonts w:ascii="Times New Roman" w:hAnsi="Times New Roman"/>
          <w:lang w:val="ru-RU"/>
          <w:rPrChange w:id="16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 w:rsidRPr="00F627B1">
        <w:rPr>
          <w:rStyle w:val="VerbatimChar"/>
          <w:rFonts w:ascii="Times New Roman" w:hAnsi="Times New Roman"/>
          <w:lang w:val="ru-RU"/>
          <w:rPrChange w:id="16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ru-RU"/>
          <w:rPrChange w:id="16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Pr="00105C7F">
        <w:rPr>
          <w:rStyle w:val="VerbatimChar"/>
          <w:rFonts w:ascii="Times New Roman" w:hAnsi="Times New Roman" w:cs="Times New Roman"/>
        </w:rPr>
        <w:t>coverage</w:t>
      </w:r>
      <w:r w:rsidRPr="00105C7F">
        <w:t>,</w:t>
      </w:r>
      <w:r w:rsidR="001D28F3">
        <w:t xml:space="preserve"> </w:t>
      </w:r>
      <w:r w:rsidRPr="00105C7F">
        <w:t>становить:</w:t>
      </w:r>
    </w:p>
    <w:p w14:paraId="770F94C6" w14:textId="169FBF12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85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,</w:t>
      </w:r>
      <w:r w:rsidR="001D28F3">
        <w:t xml:space="preserve"> </w:t>
      </w:r>
      <w:r w:rsidRPr="00105C7F">
        <w:t>78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branches</w:t>
      </w:r>
      <w:proofErr w:type="spellEnd"/>
      <w:r w:rsidRPr="00105C7F">
        <w:t>,</w:t>
      </w:r>
      <w:r w:rsidR="001D28F3">
        <w:t xml:space="preserve"> </w:t>
      </w:r>
      <w:r w:rsidRPr="00105C7F">
        <w:t>92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;</w:t>
      </w:r>
    </w:p>
    <w:p w14:paraId="2BCB6D36" w14:textId="59F6DF9F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91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,</w:t>
      </w:r>
      <w:r w:rsidR="001D28F3">
        <w:t xml:space="preserve"> </w:t>
      </w:r>
      <w:r w:rsidRPr="00105C7F">
        <w:t>84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branches</w:t>
      </w:r>
      <w:proofErr w:type="spellEnd"/>
      <w:r w:rsidRPr="00105C7F">
        <w:t>,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functions</w:t>
      </w:r>
      <w:proofErr w:type="spellEnd"/>
      <w:r w:rsidRPr="00105C7F">
        <w:t>;</w:t>
      </w:r>
    </w:p>
    <w:p w14:paraId="36297F11" w14:textId="0758449F" w:rsidR="008D43BA" w:rsidRPr="00105C7F" w:rsidRDefault="008D43BA" w:rsidP="008D43BA">
      <w:pPr>
        <w:numPr>
          <w:ilvl w:val="0"/>
          <w:numId w:val="7"/>
        </w:numPr>
        <w:spacing w:after="200"/>
      </w:pP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/graph/generateDFT4x4.ts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%</w:t>
      </w:r>
      <w:r w:rsidR="001D28F3">
        <w:t xml:space="preserve"> </w:t>
      </w:r>
      <w:proofErr w:type="spellStart"/>
      <w:r w:rsidRPr="00105C7F">
        <w:t>statements</w:t>
      </w:r>
      <w:proofErr w:type="spellEnd"/>
      <w:r w:rsidRPr="00105C7F">
        <w:t>.</w:t>
      </w:r>
    </w:p>
    <w:p w14:paraId="70FC8FD5" w14:textId="50529F3F" w:rsidR="008D43BA" w:rsidRPr="00105C7F" w:rsidRDefault="008D43BA" w:rsidP="00D2071F">
      <w:pPr>
        <w:pStyle w:val="ASUBodyText"/>
      </w:pPr>
      <w:r w:rsidRPr="00105C7F">
        <w:t>Усі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перевищують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%.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components</w:t>
      </w:r>
      <w:r w:rsidRPr="00F627B1">
        <w:rPr>
          <w:rStyle w:val="VerbatimChar"/>
          <w:rFonts w:ascii="Times New Roman" w:hAnsi="Times New Roman"/>
          <w:lang w:val="uk-UA"/>
          <w:rPrChange w:id="16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</w:t>
      </w:r>
      <w:r w:rsidR="001D28F3">
        <w:t xml:space="preserve"> </w:t>
      </w:r>
      <w:r w:rsidRPr="00105C7F">
        <w:t>охоплені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дим-тестами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монтування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враховуються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покритті,</w:t>
      </w:r>
      <w:r w:rsidR="001D28F3">
        <w:t xml:space="preserve"> </w:t>
      </w:r>
      <w:r w:rsidRPr="00105C7F">
        <w:t>оскільки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ручним</w:t>
      </w:r>
      <w:r w:rsidR="001D28F3">
        <w:t xml:space="preserve"> </w:t>
      </w:r>
      <w:r w:rsidRPr="00105C7F">
        <w:t>тестуванням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4.</w:t>
      </w:r>
      <w:r w:rsidR="001D28F3">
        <w:t xml:space="preserve"> </w:t>
      </w:r>
      <w:r w:rsidRPr="00105C7F">
        <w:t>Тести</w:t>
      </w:r>
      <w:r w:rsidR="001D28F3">
        <w:t xml:space="preserve"> </w:t>
      </w:r>
      <w:r w:rsidRPr="00105C7F">
        <w:t>автоматично</w:t>
      </w:r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кожному</w:t>
      </w:r>
      <w:r w:rsidR="001D28F3">
        <w:t xml:space="preserve"> </w:t>
      </w:r>
      <w:proofErr w:type="spellStart"/>
      <w:r w:rsidRPr="00105C7F">
        <w:t>push</w:t>
      </w:r>
      <w:proofErr w:type="spellEnd"/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main</w:t>
      </w:r>
      <w:r w:rsidRPr="00F627B1">
        <w:rPr>
          <w:rStyle w:val="VerbatimChar"/>
          <w:rFonts w:ascii="Times New Roman" w:hAnsi="Times New Roman"/>
          <w:lang w:val="uk-UA"/>
          <w:rPrChange w:id="16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="001D28F3" w:rsidRPr="00F627B1">
        <w:rPr>
          <w:rStyle w:val="VerbatimChar"/>
          <w:rFonts w:ascii="Times New Roman" w:hAnsi="Times New Roman"/>
          <w:lang w:val="uk-UA"/>
          <w:rPrChange w:id="16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t>звіт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HTML</w:t>
      </w:r>
      <w:r w:rsidR="001D28F3">
        <w:t xml:space="preserve"> </w:t>
      </w:r>
      <w:r w:rsidRPr="00105C7F">
        <w:t>публікується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артефакт</w:t>
      </w:r>
      <w:r w:rsidR="001D28F3">
        <w:t xml:space="preserve"> </w:t>
      </w:r>
      <w:r w:rsidRPr="00105C7F">
        <w:t>збірки.</w:t>
      </w:r>
    </w:p>
    <w:p w14:paraId="2426C45C" w14:textId="227DF894" w:rsidR="008D43BA" w:rsidRPr="00105C7F" w:rsidRDefault="008D43BA" w:rsidP="0017163C">
      <w:pPr>
        <w:pStyle w:val="ASUSectionHead"/>
      </w:pPr>
      <w:bookmarkStart w:id="1673" w:name="X17d74082d0a87aa1b85234bfe942da3cb20d5dd"/>
      <w:bookmarkStart w:id="1674" w:name="_Toc230636426"/>
      <w:bookmarkEnd w:id="1673"/>
      <w:r w:rsidRPr="00105C7F">
        <w:t>3.7.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3</w:t>
      </w:r>
      <w:bookmarkEnd w:id="1674"/>
    </w:p>
    <w:p w14:paraId="7E47B923" w14:textId="09E688E3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третьому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програмну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симулятора,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архітектурі,</w:t>
      </w:r>
      <w:r w:rsidR="001D28F3">
        <w:t xml:space="preserve"> </w:t>
      </w:r>
      <w:proofErr w:type="spellStart"/>
      <w:r w:rsidRPr="00105C7F">
        <w:t>спроєктованій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2.</w:t>
      </w:r>
    </w:p>
    <w:p w14:paraId="20966B01" w14:textId="51B327CF" w:rsidR="008D43BA" w:rsidRPr="00105C7F" w:rsidRDefault="008D43BA" w:rsidP="00105C7F">
      <w:pPr>
        <w:pStyle w:val="ASUBodyText"/>
      </w:pPr>
      <w:r w:rsidRPr="00105C7F">
        <w:t>Описано</w:t>
      </w:r>
      <w:r w:rsidR="001D28F3">
        <w:t xml:space="preserve"> </w:t>
      </w:r>
      <w:r w:rsidRPr="00105C7F">
        <w:t>технологічний</w:t>
      </w:r>
      <w:r w:rsidR="001D28F3">
        <w:t xml:space="preserve"> </w:t>
      </w:r>
      <w:r w:rsidRPr="00105C7F">
        <w:t>стек: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статично</w:t>
      </w:r>
      <w:r w:rsidR="001D28F3">
        <w:t xml:space="preserve"> </w:t>
      </w:r>
      <w:r w:rsidRPr="00105C7F">
        <w:t>типізована</w:t>
      </w:r>
      <w:r w:rsidR="001D28F3">
        <w:t xml:space="preserve"> </w:t>
      </w:r>
      <w:r w:rsidRPr="00105C7F">
        <w:t>мова</w:t>
      </w:r>
      <w:r w:rsidR="001D28F3">
        <w:t xml:space="preserve"> </w:t>
      </w:r>
      <w:r w:rsidRPr="00105C7F">
        <w:t>реалізації,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фреймворк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SPA,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r w:rsidRPr="00105C7F">
        <w:t>18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реактивного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графової</w:t>
      </w:r>
      <w:proofErr w:type="spellEnd"/>
      <w:r w:rsidR="001D28F3">
        <w:t xml:space="preserve"> </w:t>
      </w:r>
      <w:r w:rsidRPr="00105C7F">
        <w:t>візуалізації,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r w:rsidRPr="00105C7F">
        <w:t>сховища</w:t>
      </w:r>
      <w:r w:rsidR="001D28F3">
        <w:t xml:space="preserve"> </w:t>
      </w:r>
      <w:r w:rsidRPr="00105C7F">
        <w:t>стану,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модульних</w:t>
      </w:r>
      <w:r w:rsidR="001D28F3">
        <w:t xml:space="preserve"> </w:t>
      </w:r>
      <w:r w:rsidRPr="00105C7F">
        <w:t>тестів,</w:t>
      </w:r>
      <w:r w:rsidR="001D28F3">
        <w:t xml:space="preserve"> </w:t>
      </w:r>
      <w:proofErr w:type="spellStart"/>
      <w:r w:rsidRPr="00105C7F">
        <w:t>ESLint</w:t>
      </w:r>
      <w:proofErr w:type="spellEnd"/>
      <w:r w:rsidRPr="00105C7F">
        <w:t>/</w:t>
      </w:r>
      <w:proofErr w:type="spellStart"/>
      <w:r w:rsidRPr="00105C7F">
        <w:t>Prettier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стилю.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обрані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відкриті</w:t>
      </w:r>
      <w:r w:rsidR="001D28F3">
        <w:t xml:space="preserve"> </w:t>
      </w:r>
      <w:r w:rsidRPr="00105C7F">
        <w:t>ліцензії</w:t>
      </w:r>
      <w:r w:rsidR="001D28F3">
        <w:t xml:space="preserve"> </w:t>
      </w:r>
      <w:r w:rsidRPr="00105C7F">
        <w:t>MIT</w:t>
      </w:r>
      <w:r w:rsidR="001D28F3">
        <w:t xml:space="preserve"> </w:t>
      </w:r>
      <w:r w:rsidRPr="00105C7F">
        <w:t>або</w:t>
      </w:r>
      <w:r w:rsidR="001D28F3">
        <w:t xml:space="preserve"> </w:t>
      </w:r>
      <w:proofErr w:type="spellStart"/>
      <w:r w:rsidRPr="00105C7F">
        <w:t>Apache</w:t>
      </w:r>
      <w:proofErr w:type="spellEnd"/>
      <w:r w:rsidR="001D28F3">
        <w:t xml:space="preserve"> </w:t>
      </w:r>
      <w:r w:rsidRPr="00105C7F">
        <w:t>2.0</w:t>
      </w:r>
      <w:r w:rsidR="001D28F3">
        <w:t xml:space="preserve"> </w:t>
      </w:r>
      <w:r w:rsidRPr="00105C7F">
        <w:t>(NF6).</w:t>
      </w:r>
    </w:p>
    <w:p w14:paraId="4593BF6F" w14:textId="31F1478A" w:rsidR="008D43BA" w:rsidRPr="00105C7F" w:rsidRDefault="008D43BA" w:rsidP="00105C7F">
      <w:pPr>
        <w:pStyle w:val="ASUBodyText"/>
      </w:pPr>
      <w:r w:rsidRPr="00105C7F">
        <w:t>Організовано</w:t>
      </w:r>
      <w:r w:rsidR="001D28F3">
        <w:t xml:space="preserve"> </w:t>
      </w:r>
      <w:r w:rsidRPr="00105C7F">
        <w:t>вихідний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принципом</w:t>
      </w:r>
      <w:r w:rsidR="001D28F3">
        <w:t xml:space="preserve"> </w:t>
      </w:r>
      <w:r w:rsidRPr="00105C7F">
        <w:t>розподілу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шарами</w:t>
      </w:r>
      <w:r w:rsidR="001D28F3">
        <w:t xml:space="preserve"> </w:t>
      </w:r>
      <w:r w:rsidRPr="00105C7F">
        <w:t>відповідальності:</w:t>
      </w:r>
      <w:r w:rsidR="001D28F3">
        <w:t xml:space="preserve"> </w:t>
      </w:r>
      <w:r w:rsidRPr="00105C7F">
        <w:t>ядро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6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</w:t>
      </w:r>
      <w:r w:rsidR="001D28F3">
        <w:t xml:space="preserve"> </w:t>
      </w:r>
      <w:r w:rsidRPr="00105C7F">
        <w:t>без</w:t>
      </w:r>
      <w:r w:rsidR="001D28F3">
        <w:t xml:space="preserve"> </w:t>
      </w:r>
      <w:proofErr w:type="spellStart"/>
      <w:r w:rsidRPr="00105C7F">
        <w:t>залежностей</w:t>
      </w:r>
      <w:proofErr w:type="spellEnd"/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UI,</w:t>
      </w:r>
      <w:r w:rsidR="001D28F3">
        <w:t xml:space="preserve"> </w:t>
      </w:r>
      <w:r w:rsidRPr="00105C7F">
        <w:t>генерація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F627B1">
        <w:rPr>
          <w:rStyle w:val="VerbatimChar"/>
          <w:rFonts w:ascii="Times New Roman" w:hAnsi="Times New Roman"/>
          <w:lang w:val="uk-UA"/>
          <w:rPrChange w:id="16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),</w:t>
      </w:r>
      <w:r w:rsidR="001D28F3">
        <w:t xml:space="preserve"> </w:t>
      </w:r>
      <w:r w:rsidRPr="00105C7F">
        <w:t>UI-компоненти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components</w:t>
      </w:r>
      <w:r w:rsidRPr="00F627B1">
        <w:rPr>
          <w:rStyle w:val="VerbatimChar"/>
          <w:rFonts w:ascii="Times New Roman" w:hAnsi="Times New Roman"/>
          <w:lang w:val="uk-UA"/>
          <w:rPrChange w:id="16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),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lastRenderedPageBreak/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F627B1">
        <w:rPr>
          <w:rStyle w:val="VerbatimChar"/>
          <w:rFonts w:ascii="Times New Roman" w:hAnsi="Times New Roman"/>
          <w:lang w:val="uk-UA"/>
          <w:rPrChange w:id="16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),</w:t>
      </w:r>
      <w:r w:rsidR="001D28F3">
        <w:t xml:space="preserve"> </w:t>
      </w:r>
      <w:r w:rsidRPr="00105C7F">
        <w:t>утиліти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16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Web</w:t>
      </w:r>
      <w:proofErr w:type="spellEnd"/>
      <w:r w:rsidR="001D28F3">
        <w:t xml:space="preserve"> </w:t>
      </w:r>
      <w:proofErr w:type="spellStart"/>
      <w:r w:rsidRPr="00105C7F">
        <w:t>Workers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workers</w:t>
      </w:r>
      <w:r w:rsidRPr="00F627B1">
        <w:rPr>
          <w:rStyle w:val="VerbatimChar"/>
          <w:rFonts w:ascii="Times New Roman" w:hAnsi="Times New Roman"/>
          <w:lang w:val="uk-UA"/>
          <w:rPrChange w:id="16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).</w:t>
      </w:r>
      <w:r w:rsidR="001D28F3">
        <w:t xml:space="preserve"> </w:t>
      </w:r>
      <w:r w:rsidRPr="00105C7F">
        <w:t>Повну</w:t>
      </w:r>
      <w:r w:rsidR="001D28F3">
        <w:t xml:space="preserve"> </w:t>
      </w:r>
      <w:r w:rsidRPr="00105C7F">
        <w:t>відповідність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компонентів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коду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3.2.</w:t>
      </w:r>
    </w:p>
    <w:p w14:paraId="5023D665" w14:textId="44B2CF2C" w:rsidR="008D43BA" w:rsidRPr="00105C7F" w:rsidRDefault="008D43BA" w:rsidP="00105C7F">
      <w:pPr>
        <w:pStyle w:val="ASUBodyText"/>
      </w:pPr>
      <w:r w:rsidRPr="00105C7F">
        <w:t>Реалізовано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алгоритми:</w:t>
      </w:r>
      <w:r w:rsidR="001D28F3">
        <w:t xml:space="preserve"> </w:t>
      </w: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методом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16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кроки</w:t>
      </w:r>
      <w:r w:rsidR="001D28F3">
        <w:t xml:space="preserve"> </w:t>
      </w:r>
      <w:r w:rsidRPr="00105C7F">
        <w:t>(доставка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токенів);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6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як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дуг;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підпискою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окремі</w:t>
      </w:r>
      <w:r w:rsidR="001D28F3">
        <w:t xml:space="preserve"> </w:t>
      </w:r>
      <w:r w:rsidRPr="00105C7F">
        <w:t>зрізи</w:t>
      </w:r>
      <w:r w:rsidR="001D28F3">
        <w:t xml:space="preserve"> </w:t>
      </w:r>
      <w:r w:rsidRPr="00105C7F">
        <w:t>стану;</w:t>
      </w:r>
      <w:r w:rsidR="001D28F3">
        <w:t xml:space="preserve"> </w:t>
      </w:r>
      <w:r w:rsidRPr="00105C7F">
        <w:t>компоненти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TokenEdge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теплової</w:t>
      </w:r>
      <w:r w:rsidR="001D28F3">
        <w:t xml:space="preserve"> </w:t>
      </w:r>
      <w:r w:rsidRPr="00105C7F">
        <w:t>карти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інтерполяцією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експоненціальним</w:t>
      </w:r>
      <w:r w:rsidR="001D28F3">
        <w:t xml:space="preserve"> </w:t>
      </w:r>
      <w:r w:rsidRPr="00105C7F">
        <w:t>затуханням</w:t>
      </w:r>
      <w:r w:rsidR="001D28F3">
        <w:t xml:space="preserve"> </w:t>
      </w:r>
      <w:r w:rsidRPr="00105C7F">
        <w:t>активності.</w:t>
      </w:r>
    </w:p>
    <w:p w14:paraId="09E4CF10" w14:textId="169E1342" w:rsidR="008D43BA" w:rsidRPr="00105C7F" w:rsidRDefault="008D43BA" w:rsidP="00105C7F">
      <w:pPr>
        <w:pStyle w:val="ASUBodyText"/>
      </w:pPr>
      <w:r w:rsidRPr="00105C7F">
        <w:t>Розглянуто</w:t>
      </w:r>
      <w:r w:rsidR="001D28F3">
        <w:t xml:space="preserve"> </w:t>
      </w:r>
      <w:r w:rsidRPr="00105C7F">
        <w:t>обробку</w:t>
      </w:r>
      <w:r w:rsidR="001D28F3">
        <w:t xml:space="preserve"> </w:t>
      </w:r>
      <w:r w:rsidRPr="00105C7F">
        <w:t>виняткових</w:t>
      </w:r>
      <w:r w:rsidR="001D28F3">
        <w:t xml:space="preserve"> </w:t>
      </w:r>
      <w:r w:rsidRPr="00105C7F">
        <w:t>ситуацій:</w:t>
      </w:r>
      <w:r w:rsidR="001D28F3">
        <w:t xml:space="preserve"> </w:t>
      </w:r>
      <w:r w:rsidRPr="00105C7F">
        <w:t>класифіковано</w:t>
      </w:r>
      <w:r w:rsidR="001D28F3">
        <w:t xml:space="preserve"> </w:t>
      </w:r>
      <w:r w:rsidRPr="00105C7F">
        <w:t>помилки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категоріями</w:t>
      </w:r>
      <w:r w:rsidR="001D28F3">
        <w:t xml:space="preserve"> </w:t>
      </w:r>
      <w:r w:rsidRPr="00105C7F">
        <w:t>(</w:t>
      </w:r>
      <w:proofErr w:type="spellStart"/>
      <w:r w:rsidRPr="00105C7F">
        <w:t>валідаційні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транзієнтні</w:t>
      </w:r>
      <w:proofErr w:type="spellEnd"/>
      <w:r w:rsidRPr="00105C7F">
        <w:t>,</w:t>
      </w:r>
      <w:r w:rsidR="001D28F3">
        <w:t xml:space="preserve"> </w:t>
      </w:r>
      <w:r w:rsidRPr="00105C7F">
        <w:t>структурні,</w:t>
      </w:r>
      <w:r w:rsidR="001D28F3">
        <w:t xml:space="preserve"> </w:t>
      </w:r>
      <w:r w:rsidRPr="00105C7F">
        <w:t>чисельні,</w:t>
      </w:r>
      <w:r w:rsidR="001D28F3">
        <w:t xml:space="preserve"> </w:t>
      </w:r>
      <w:r w:rsidRPr="00105C7F">
        <w:t>браузерні),</w:t>
      </w:r>
      <w:r w:rsidR="001D28F3">
        <w:t xml:space="preserve"> </w:t>
      </w:r>
      <w:r w:rsidRPr="00105C7F">
        <w:t>доведено</w:t>
      </w:r>
      <w:r w:rsidR="001D28F3">
        <w:t xml:space="preserve"> </w:t>
      </w:r>
      <w:r w:rsidRPr="00105C7F">
        <w:t>відсутність</w:t>
      </w:r>
      <w:r w:rsidR="001D28F3">
        <w:t xml:space="preserve"> </w:t>
      </w:r>
      <w:r w:rsidRPr="00105C7F">
        <w:t>ризику</w:t>
      </w:r>
      <w:r w:rsidR="001D28F3">
        <w:t xml:space="preserve"> </w:t>
      </w:r>
      <w:proofErr w:type="spellStart"/>
      <w:r w:rsidRPr="00105C7F">
        <w:t>deadlock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DAG-структурі,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механізми</w:t>
      </w:r>
      <w:r w:rsidR="001D28F3">
        <w:t xml:space="preserve"> </w:t>
      </w:r>
      <w:proofErr w:type="spellStart"/>
      <w:r w:rsidRPr="00105C7F">
        <w:t>логування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graceful</w:t>
      </w:r>
      <w:proofErr w:type="spellEnd"/>
      <w:r w:rsidR="001D28F3">
        <w:t xml:space="preserve"> </w:t>
      </w:r>
      <w:proofErr w:type="spellStart"/>
      <w:r w:rsidRPr="00105C7F">
        <w:t>degradation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оптимізацію</w:t>
      </w:r>
      <w:r w:rsidR="001D28F3">
        <w:t xml:space="preserve"> </w:t>
      </w:r>
      <w:proofErr w:type="spellStart"/>
      <w:r w:rsidRPr="00105C7F">
        <w:t>пререндеру</w:t>
      </w:r>
      <w:proofErr w:type="spellEnd"/>
      <w:r w:rsidRPr="00105C7F">
        <w:t>.</w:t>
      </w:r>
    </w:p>
    <w:p w14:paraId="4F969349" w14:textId="7F0310B8" w:rsidR="005454B3" w:rsidRDefault="008D43BA" w:rsidP="005454B3">
      <w:pPr>
        <w:pStyle w:val="ASUBodyText"/>
      </w:pPr>
      <w:r w:rsidRPr="00105C7F">
        <w:t>Визначено</w:t>
      </w:r>
      <w:r w:rsidR="001D28F3">
        <w:t xml:space="preserve"> </w:t>
      </w:r>
      <w:r w:rsidRPr="00105C7F">
        <w:t>процедуру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статичної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довільному</w:t>
      </w:r>
      <w:r w:rsidR="001D28F3">
        <w:t xml:space="preserve"> </w:t>
      </w:r>
      <w:r w:rsidRPr="00105C7F">
        <w:t>файловому</w:t>
      </w:r>
      <w:r w:rsidR="001D28F3">
        <w:t xml:space="preserve"> </w:t>
      </w:r>
      <w:r w:rsidRPr="00105C7F">
        <w:t>хостингу;</w:t>
      </w:r>
      <w:r w:rsidR="001D28F3">
        <w:t xml:space="preserve"> </w:t>
      </w:r>
      <w:r w:rsidRPr="00105C7F">
        <w:t>налаштовано</w:t>
      </w:r>
      <w:r w:rsidR="001D28F3">
        <w:t xml:space="preserve"> </w:t>
      </w:r>
      <w:proofErr w:type="spellStart"/>
      <w:r w:rsidRPr="00105C7F">
        <w:t>GitHub</w:t>
      </w:r>
      <w:proofErr w:type="spellEnd"/>
      <w:r w:rsidR="001D28F3">
        <w:t xml:space="preserve"> </w:t>
      </w:r>
      <w:proofErr w:type="spellStart"/>
      <w:r w:rsidRPr="00105C7F">
        <w:t>Actions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автоматичної</w:t>
      </w:r>
      <w:r w:rsidR="001D28F3">
        <w:t xml:space="preserve"> </w:t>
      </w:r>
      <w:r w:rsidRPr="00105C7F">
        <w:t>перевірки</w:t>
      </w:r>
      <w:r w:rsidR="001D28F3">
        <w:t xml:space="preserve"> </w:t>
      </w:r>
      <w:r w:rsidRPr="00105C7F">
        <w:t>типів,</w:t>
      </w:r>
      <w:r w:rsidR="001D28F3">
        <w:t xml:space="preserve"> </w:t>
      </w:r>
      <w:proofErr w:type="spellStart"/>
      <w:r w:rsidRPr="00105C7F">
        <w:t>лінтера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тестів.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модульне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покриттям</w:t>
      </w:r>
      <w:r w:rsidR="001D28F3">
        <w:t xml:space="preserve"> </w:t>
      </w:r>
      <w:r w:rsidRPr="00105C7F">
        <w:t>85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16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91</w:t>
      </w:r>
      <w:r w:rsidR="001D28F3">
        <w:t xml:space="preserve"> </w:t>
      </w:r>
      <w:r w:rsidRPr="00105C7F">
        <w:t>%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16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перевищує</w:t>
      </w:r>
      <w:r w:rsidR="001D28F3">
        <w:t xml:space="preserve"> </w:t>
      </w:r>
      <w:r w:rsidRPr="00105C7F">
        <w:t>цільовий</w:t>
      </w:r>
      <w:r w:rsidR="001D28F3">
        <w:t xml:space="preserve"> </w:t>
      </w:r>
      <w:r w:rsidRPr="00105C7F">
        <w:t>поріг</w:t>
      </w:r>
      <w:r w:rsidR="001D28F3">
        <w:t xml:space="preserve"> </w:t>
      </w:r>
      <w:r w:rsidRPr="00105C7F">
        <w:t>70</w:t>
      </w:r>
      <w:r w:rsidR="001D28F3">
        <w:t xml:space="preserve"> </w:t>
      </w:r>
      <w:r w:rsidRPr="00105C7F">
        <w:t>%;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тест-</w:t>
      </w:r>
      <w:proofErr w:type="spellStart"/>
      <w:r w:rsidRPr="00105C7F">
        <w:t>сьютів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комплексну</w:t>
      </w:r>
      <w:r w:rsidR="001D28F3">
        <w:t xml:space="preserve"> </w:t>
      </w:r>
      <w:r w:rsidRPr="00105C7F">
        <w:t>арифметику,</w:t>
      </w:r>
      <w:r w:rsidR="001D28F3">
        <w:t xml:space="preserve"> </w:t>
      </w:r>
      <w:r w:rsidRPr="00105C7F">
        <w:t>FIFO-черги,</w:t>
      </w:r>
      <w:r w:rsidR="001D28F3">
        <w:t xml:space="preserve"> </w:t>
      </w:r>
      <w:r w:rsidRPr="00105C7F">
        <w:t>планувальник,</w:t>
      </w:r>
      <w:r w:rsidR="001D28F3">
        <w:t xml:space="preserve"> </w:t>
      </w:r>
      <w:r w:rsidRPr="00105C7F">
        <w:t>генератор</w:t>
      </w:r>
      <w:r w:rsidR="001D28F3">
        <w:t xml:space="preserve"> </w:t>
      </w:r>
      <w:r w:rsidRPr="00105C7F">
        <w:t>графа,</w:t>
      </w:r>
      <w:r w:rsidR="001D28F3">
        <w:t xml:space="preserve"> </w:t>
      </w:r>
      <w:r w:rsidRPr="00105C7F">
        <w:t>верифікацію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стану.</w:t>
      </w:r>
      <w:r w:rsidR="001D28F3">
        <w:t xml:space="preserve"> </w:t>
      </w:r>
      <w:r w:rsidRPr="00105C7F">
        <w:t>Комплексна</w:t>
      </w:r>
      <w:r w:rsidR="001D28F3">
        <w:t xml:space="preserve"> </w:t>
      </w:r>
      <w:r w:rsidRPr="00105C7F">
        <w:t>експериментальна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якості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системи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точність</w:t>
      </w:r>
      <w:r w:rsidR="001D28F3">
        <w:t xml:space="preserve"> </w:t>
      </w:r>
      <w:r w:rsidRPr="00105C7F">
        <w:t>відносно</w:t>
      </w:r>
      <w:r w:rsidR="001D28F3">
        <w:t xml:space="preserve"> </w:t>
      </w:r>
      <w:r w:rsidRPr="00105C7F">
        <w:t>еталонного</w:t>
      </w:r>
      <w:r w:rsidR="001D28F3">
        <w:t xml:space="preserve"> </w:t>
      </w:r>
      <w:r w:rsidRPr="00105C7F">
        <w:t>fft.js,</w:t>
      </w:r>
      <w:r w:rsidR="001D28F3">
        <w:t xml:space="preserve"> </w:t>
      </w:r>
      <w:r w:rsidRPr="00105C7F">
        <w:t>продуктивність,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виноситься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  <w:bookmarkStart w:id="1694" w:name="Xbf770edbdc3478793b2e41b44a8780ace1ff609"/>
      <w:bookmarkEnd w:id="1694"/>
    </w:p>
    <w:p w14:paraId="33A55D0E" w14:textId="77777777" w:rsidR="005454B3" w:rsidRDefault="005454B3">
      <w:r>
        <w:br w:type="page"/>
      </w:r>
    </w:p>
    <w:p w14:paraId="52F6BFB2" w14:textId="1BB9A6A3" w:rsidR="008D43BA" w:rsidRPr="00105C7F" w:rsidRDefault="008D43BA" w:rsidP="005454B3">
      <w:pPr>
        <w:pStyle w:val="ASUSectionHead"/>
        <w:spacing w:before="0"/>
        <w:jc w:val="center"/>
      </w:pPr>
      <w:bookmarkStart w:id="1695" w:name="_Toc230636427"/>
      <w:r w:rsidRPr="00105C7F">
        <w:lastRenderedPageBreak/>
        <w:t>РОЗДІЛ</w:t>
      </w:r>
      <w:r w:rsidR="001D28F3">
        <w:t xml:space="preserve"> </w:t>
      </w:r>
      <w:r w:rsidR="00B023D2">
        <w:t>4</w:t>
      </w:r>
      <w:del w:id="1696" w:author="Учетная запись Майкрософт" w:date="2026-05-24T17:35:00Z">
        <w:r w:rsidRPr="00105C7F">
          <w:delText>.</w:delText>
        </w:r>
        <w:r w:rsidR="001D28F3">
          <w:delText xml:space="preserve"> </w:delText>
        </w:r>
      </w:del>
      <w:r w:rsidR="005454B3">
        <w:t xml:space="preserve">. </w:t>
      </w:r>
      <w:r w:rsidRPr="00105C7F">
        <w:t>ЕКСПЕРИМЕНТАЛЬНІ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РЕЗУЛЬТАТІВ</w:t>
      </w:r>
      <w:bookmarkEnd w:id="1695"/>
    </w:p>
    <w:p w14:paraId="5F24F7D0" w14:textId="4BBD56A1" w:rsidR="008D43BA" w:rsidRPr="00105C7F" w:rsidRDefault="008D43BA" w:rsidP="0017163C">
      <w:pPr>
        <w:pStyle w:val="ASUSectionHead"/>
      </w:pPr>
      <w:bookmarkStart w:id="1697" w:name="X9901825f527ce598bce4154cca8411ada8f4262"/>
      <w:bookmarkStart w:id="1698" w:name="_Toc230636428"/>
      <w:bookmarkEnd w:id="1697"/>
      <w:r w:rsidRPr="00105C7F">
        <w:t>4.1.</w:t>
      </w:r>
      <w:r w:rsidR="001D28F3">
        <w:t xml:space="preserve"> </w:t>
      </w:r>
      <w:r w:rsidRPr="00105C7F">
        <w:t>Мета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методика</w:t>
      </w:r>
      <w:r w:rsidR="001D28F3">
        <w:t xml:space="preserve"> </w:t>
      </w:r>
      <w:r w:rsidRPr="00105C7F">
        <w:t>експерименту</w:t>
      </w:r>
      <w:bookmarkEnd w:id="1698"/>
    </w:p>
    <w:p w14:paraId="2843D2D6" w14:textId="34B0A642" w:rsidR="008D43BA" w:rsidRPr="00105C7F" w:rsidRDefault="008D43BA" w:rsidP="00105C7F">
      <w:pPr>
        <w:pStyle w:val="ASUBodyText"/>
      </w:pPr>
      <w:r w:rsidRPr="00105C7F">
        <w:t>Експериментальне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має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меті:</w:t>
      </w:r>
      <w:r w:rsidR="001D28F3">
        <w:t xml:space="preserve"> </w:t>
      </w:r>
      <w:r w:rsidRPr="00105C7F">
        <w:t>підтвердити</w:t>
      </w:r>
      <w:r w:rsidR="001D28F3">
        <w:t xml:space="preserve"> </w:t>
      </w:r>
      <w:r w:rsidRPr="00105C7F">
        <w:rPr>
          <w:i/>
          <w:iCs/>
        </w:rPr>
        <w:t>функціональну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коректність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вихідного</w:t>
      </w:r>
      <w:r w:rsidR="001D28F3">
        <w:t xml:space="preserve"> </w:t>
      </w:r>
      <w:r w:rsidRPr="00105C7F">
        <w:t>спектра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6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  <w:r w:rsidR="001D28F3">
        <w:t xml:space="preserve"> </w:t>
      </w:r>
      <w:r w:rsidRPr="00105C7F">
        <w:rPr>
          <w:i/>
          <w:iCs/>
        </w:rPr>
        <w:t>кількісно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оцінити</w:t>
      </w:r>
      <w:r w:rsidR="001D28F3">
        <w:t xml:space="preserve"> </w:t>
      </w:r>
      <w:r w:rsidRPr="00105C7F">
        <w:t>виграш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обчислювальній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ДПФ;</w:t>
      </w:r>
      <w:r w:rsidR="001D28F3">
        <w:t xml:space="preserve"> </w:t>
      </w:r>
      <w:r w:rsidRPr="00105C7F">
        <w:rPr>
          <w:i/>
          <w:iCs/>
        </w:rPr>
        <w:t>виміряти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(критичний</w:t>
      </w:r>
      <w:r w:rsidR="001D28F3">
        <w:t xml:space="preserve"> </w:t>
      </w:r>
      <w:r w:rsidRPr="00105C7F">
        <w:t>шлях,</w:t>
      </w:r>
      <w:r w:rsidR="001D28F3">
        <w:t xml:space="preserve"> </w:t>
      </w:r>
      <w:r w:rsidRPr="00105C7F">
        <w:t>послідовну</w:t>
      </w:r>
      <w:r w:rsidR="001D28F3">
        <w:t xml:space="preserve"> </w:t>
      </w:r>
      <w:r w:rsidRPr="00105C7F">
        <w:t>роботу,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паралелізму,</w:t>
      </w:r>
      <w:r w:rsidR="001D28F3">
        <w:t xml:space="preserve"> </w:t>
      </w:r>
      <w:r w:rsidRPr="00105C7F">
        <w:t>пікову</w:t>
      </w:r>
      <w:r w:rsidR="001D28F3">
        <w:t xml:space="preserve"> </w:t>
      </w:r>
      <w:r w:rsidRPr="00105C7F">
        <w:t>паралельність,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вузлів);</w:t>
      </w:r>
      <w:r w:rsidR="001D28F3">
        <w:t xml:space="preserve"> </w:t>
      </w:r>
      <w:r w:rsidRPr="00105C7F">
        <w:rPr>
          <w:i/>
          <w:iCs/>
        </w:rPr>
        <w:t>перевірити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детермінованість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(NF5);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rPr>
          <w:i/>
          <w:iCs/>
        </w:rPr>
        <w:t>підтвердити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нефункціональні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вимоги</w:t>
      </w:r>
      <w:r w:rsidR="001D28F3">
        <w:t xml:space="preserve"> </w:t>
      </w:r>
      <w:r w:rsidRPr="00105C7F">
        <w:t>NF1–NF8.</w:t>
      </w:r>
    </w:p>
    <w:p w14:paraId="4CFC2146" w14:textId="567279FF" w:rsidR="008D43BA" w:rsidRPr="00105C7F" w:rsidRDefault="008D43BA" w:rsidP="00105C7F">
      <w:pPr>
        <w:pStyle w:val="ASUBodyText"/>
      </w:pPr>
      <w:r w:rsidRPr="00105C7F">
        <w:t>Експерименти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контурах.</w:t>
      </w:r>
      <w:r w:rsidR="001D28F3">
        <w:t xml:space="preserve"> </w:t>
      </w:r>
      <w:r w:rsidRPr="00105C7F">
        <w:rPr>
          <w:i/>
          <w:iCs/>
        </w:rPr>
        <w:t>Перший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контур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(автоматизований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headless</w:t>
      </w:r>
      <w:proofErr w:type="spellEnd"/>
      <w:r w:rsidRPr="00105C7F">
        <w:rPr>
          <w:i/>
          <w:iCs/>
        </w:rPr>
        <w:t>-замір)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/__</w:t>
      </w:r>
      <w:r w:rsidRPr="00105C7F">
        <w:rPr>
          <w:rStyle w:val="VerbatimChar"/>
          <w:rFonts w:ascii="Times New Roman" w:hAnsi="Times New Roman" w:cs="Times New Roman"/>
        </w:rPr>
        <w:t>bench</w:t>
      </w:r>
      <w:r w:rsidRPr="00F627B1">
        <w:rPr>
          <w:rStyle w:val="VerbatimChar"/>
          <w:rFonts w:ascii="Times New Roman" w:hAnsi="Times New Roman"/>
          <w:lang w:val="uk-UA"/>
          <w:rPrChange w:id="17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__/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F627B1">
        <w:rPr>
          <w:rStyle w:val="VerbatimChar"/>
          <w:rFonts w:ascii="Times New Roman" w:hAnsi="Times New Roman"/>
          <w:lang w:val="uk-UA"/>
          <w:rPrChange w:id="17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uk-UA"/>
          <w:rPrChange w:id="17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>
        <w:t xml:space="preserve"> </w:t>
      </w:r>
      <w:r w:rsidRPr="00105C7F">
        <w:t>запускає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графом,</w:t>
      </w:r>
      <w:r w:rsidR="001D28F3">
        <w:t xml:space="preserve"> </w:t>
      </w:r>
      <w:r w:rsidRPr="00105C7F">
        <w:t>побудованим</w:t>
      </w:r>
      <w:r w:rsidR="001D28F3">
        <w:t xml:space="preserve"> </w:t>
      </w:r>
      <w:r w:rsidRPr="00105C7F">
        <w:t>функцією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17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Pr="00105C7F">
        <w:t>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+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;</w:t>
      </w:r>
      <w:r w:rsidR="001D28F3">
        <w:t xml:space="preserve"> </w:t>
      </w:r>
      <w:r w:rsidRPr="00105C7F">
        <w:t>зібрані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записуються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F627B1">
        <w:rPr>
          <w:rStyle w:val="VerbatimChar"/>
          <w:rFonts w:ascii="Times New Roman" w:hAnsi="Times New Roman"/>
          <w:lang w:val="uk-UA"/>
          <w:rPrChange w:id="17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F627B1">
        <w:rPr>
          <w:rStyle w:val="VerbatimChar"/>
          <w:rFonts w:ascii="Times New Roman" w:hAnsi="Times New Roman"/>
          <w:lang w:val="uk-UA"/>
          <w:rPrChange w:id="17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формуються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4.3–4.6.</w:t>
      </w:r>
      <w:r w:rsidR="001D28F3">
        <w:t xml:space="preserve"> </w:t>
      </w:r>
      <w:r w:rsidRPr="00105C7F">
        <w:rPr>
          <w:i/>
          <w:iCs/>
        </w:rPr>
        <w:t>Другий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контур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(ручні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виміри)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UI-характеристик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старту;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ins w:id="1708" w:author="Хмарка Любима" w:date="2026-05-24T17:35:00Z">
        <w:r w:rsidRPr="00105C7F">
          <w:t>4.7</w:t>
        </w:r>
      </w:ins>
      <w:del w:id="1709" w:author="Хмарка Любима" w:date="2026-05-24T17:35:00Z">
        <w:r w:rsidRPr="00105C7F">
          <w:delText>4.7</w:delText>
        </w:r>
        <w:r w:rsidR="001D28F3">
          <w:delText xml:space="preserve"> </w:delText>
        </w:r>
        <w:r w:rsidRPr="00105C7F">
          <w:delText>і</w:delText>
        </w:r>
        <w:r w:rsidR="001D28F3">
          <w:delText xml:space="preserve"> </w:delText>
        </w:r>
        <w:r w:rsidRPr="00105C7F">
          <w:delText>деталізовано</w:delText>
        </w:r>
        <w:r w:rsidR="001D28F3">
          <w:delText xml:space="preserve"> </w:delText>
        </w:r>
        <w:r w:rsidRPr="00105C7F">
          <w:delText>у</w:delText>
        </w:r>
        <w:r w:rsidR="001D28F3">
          <w:delText xml:space="preserve"> </w:delText>
        </w:r>
        <w:r w:rsidRPr="00105C7F">
          <w:delText>файлі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</w:del>
      <w:r w:rsidRPr="00105C7F">
        <w:t>.</w:t>
      </w:r>
    </w:p>
    <w:p w14:paraId="7F9569D8" w14:textId="5F28D443" w:rsidR="008D43BA" w:rsidRPr="00105C7F" w:rsidRDefault="008D43BA" w:rsidP="00105C7F">
      <w:pPr>
        <w:pStyle w:val="ASUBodyText"/>
      </w:pPr>
      <w:r w:rsidRPr="00105C7F">
        <w:t>Очікувані</w:t>
      </w:r>
      <w:r w:rsidR="001D28F3">
        <w:t xml:space="preserve"> </w:t>
      </w:r>
      <w:r w:rsidRPr="00105C7F">
        <w:t>результати,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випливають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реальної</w:t>
      </w:r>
      <w:r w:rsidR="001D28F3">
        <w:t xml:space="preserve"> </w:t>
      </w:r>
      <w:r w:rsidRPr="00105C7F">
        <w:t>топології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побудованої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F627B1">
        <w:rPr>
          <w:rStyle w:val="VerbatimChar"/>
          <w:rFonts w:ascii="Times New Roman" w:hAnsi="Times New Roman"/>
          <w:lang w:val="uk-UA"/>
          <w:rPrChange w:id="17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F627B1">
        <w:rPr>
          <w:rStyle w:val="VerbatimChar"/>
          <w:rFonts w:ascii="Times New Roman" w:hAnsi="Times New Roman"/>
          <w:lang w:val="uk-UA"/>
          <w:rPrChange w:id="17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):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множеннями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Pr="00105C7F">
        <w:t>;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(з</w:t>
      </w:r>
      <w:r w:rsidR="001D28F3">
        <w:t xml:space="preserve"> </w:t>
      </w:r>
      <w:r w:rsidRPr="00105C7F">
        <w:t>усіма</w:t>
      </w:r>
      <w:r w:rsidR="001D28F3">
        <w:t xml:space="preserve"> </w:t>
      </w:r>
      <w:r w:rsidRPr="00105C7F">
        <w:t>чотирма</w:t>
      </w:r>
      <w:r w:rsidR="001D28F3">
        <w:t xml:space="preserve"> </w:t>
      </w:r>
      <w:r w:rsidRPr="00105C7F">
        <w:t>дугами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шляху);</w:t>
      </w:r>
      <w:r w:rsidR="001D28F3">
        <w:t xml:space="preserve"> </w:t>
      </w:r>
      <w:r w:rsidRPr="00105C7F">
        <w:t>послідовна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Pr="00105C7F">
        <w:t>;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);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повторними</w:t>
      </w:r>
      <w:r w:rsidR="001D28F3">
        <w:t xml:space="preserve"> </w:t>
      </w:r>
      <w:r w:rsidRPr="00105C7F">
        <w:t>прогонами</w:t>
      </w:r>
      <w:r w:rsidR="001D28F3">
        <w:t xml:space="preserve"> </w:t>
      </w:r>
      <w:r w:rsidRPr="00105C7F">
        <w:t>(NF5);</w:t>
      </w:r>
      <w:r w:rsidR="001D28F3">
        <w:t xml:space="preserve"> </w:t>
      </w:r>
      <w:r w:rsidRPr="00105C7F">
        <w:t>частота</w:t>
      </w:r>
      <w:r w:rsidR="001D28F3">
        <w:t xml:space="preserve"> </w:t>
      </w:r>
      <w:r w:rsidRPr="00105C7F">
        <w:t>кадрів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w:lastRenderedPageBreak/>
          <m:t>60</m:t>
        </m:r>
      </m:oMath>
      <w:r w:rsidR="001D28F3">
        <w:t xml:space="preserve"> </w:t>
      </w:r>
      <w:proofErr w:type="spellStart"/>
      <w:r w:rsidRPr="00105C7F">
        <w:t>fps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Chromium</w:t>
      </w:r>
      <w:proofErr w:type="spellEnd"/>
      <w:r w:rsidRPr="00105C7F">
        <w:t>-сумісному</w:t>
      </w:r>
      <w:r w:rsidR="001D28F3">
        <w:t xml:space="preserve"> </w:t>
      </w:r>
      <w:r w:rsidRPr="00105C7F">
        <w:t>браузері.</w:t>
      </w:r>
      <w:r w:rsidR="001D28F3">
        <w:t xml:space="preserve"> </w:t>
      </w:r>
      <w:r w:rsidRPr="00105C7F">
        <w:t>Формальні</w:t>
      </w:r>
      <w:r w:rsidR="001D28F3">
        <w:t xml:space="preserve"> </w:t>
      </w:r>
      <w:r w:rsidRPr="00105C7F">
        <w:t>критерії</w:t>
      </w:r>
      <w:r w:rsidR="001D28F3">
        <w:t xml:space="preserve"> </w:t>
      </w:r>
      <w:r w:rsidRPr="00105C7F">
        <w:t>прийняття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кожним</w:t>
      </w:r>
      <w:r w:rsidR="001D28F3">
        <w:t xml:space="preserve"> </w:t>
      </w:r>
      <w:r w:rsidRPr="00105C7F">
        <w:t>типом</w:t>
      </w:r>
      <w:r w:rsidR="001D28F3">
        <w:t xml:space="preserve"> </w:t>
      </w:r>
      <w:r w:rsidRPr="00105C7F">
        <w:t>тестів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таблиці</w:t>
      </w:r>
      <w:r w:rsidR="001D28F3">
        <w:t xml:space="preserve"> </w:t>
      </w:r>
      <w:r w:rsidRPr="00105C7F">
        <w:t>4.1.</w:t>
      </w:r>
    </w:p>
    <w:p w14:paraId="220A877F" w14:textId="6AC4F26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</w:t>
      </w:r>
    </w:p>
    <w:p w14:paraId="08FCC8B7" w14:textId="0FDD6291" w:rsidR="008D43BA" w:rsidRPr="00105C7F" w:rsidRDefault="008D43BA" w:rsidP="00D336C0">
      <w:pPr>
        <w:pStyle w:val="ASUTableName"/>
      </w:pPr>
      <w:r w:rsidRPr="00105C7F">
        <w:t>Критерії</w:t>
      </w:r>
      <w:r w:rsidR="001D28F3">
        <w:t xml:space="preserve"> </w:t>
      </w:r>
      <w:r w:rsidRPr="00105C7F">
        <w:t>прийняття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експерименту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Критерії прийняття результатів експерименту"/>
      </w:tblPr>
      <w:tblGrid>
        <w:gridCol w:w="2774"/>
        <w:gridCol w:w="3931"/>
        <w:gridCol w:w="2639"/>
      </w:tblGrid>
      <w:tr w:rsidR="008D43BA" w:rsidRPr="00105C7F" w14:paraId="16564781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82071BC" w14:textId="27EB074E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Тип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тесту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B801E7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2DD522" w14:textId="2BB19695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Критерій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прийняття</w:t>
            </w:r>
            <w:proofErr w:type="spellEnd"/>
          </w:p>
        </w:tc>
      </w:tr>
      <w:tr w:rsidR="008D43BA" w:rsidRPr="00105C7F" w14:paraId="24E3B324" w14:textId="77777777" w:rsidTr="000E4C03">
        <w:trPr>
          <w:trHeight w:val="454"/>
          <w:jc w:val="center"/>
        </w:trPr>
        <w:tc>
          <w:tcPr>
            <w:tcW w:w="0" w:type="auto"/>
          </w:tcPr>
          <w:p w14:paraId="0701E4A7" w14:textId="28E5AEE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Функціональна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коректність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(NF1)</w:t>
            </w:r>
          </w:p>
        </w:tc>
        <w:tc>
          <w:tcPr>
            <w:tcW w:w="0" w:type="auto"/>
          </w:tcPr>
          <w:p w14:paraId="6EAD8467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11BD43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/>
                  </w:rPr>
                  <m:t>ε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9</m:t>
                    </m:r>
                  </m:sup>
                </m:sSup>
              </m:oMath>
            </m:oMathPara>
          </w:p>
        </w:tc>
      </w:tr>
      <w:tr w:rsidR="008D43BA" w:rsidRPr="00105C7F" w14:paraId="52F365C7" w14:textId="77777777" w:rsidTr="000E4C03">
        <w:trPr>
          <w:trHeight w:val="454"/>
          <w:jc w:val="center"/>
        </w:trPr>
        <w:tc>
          <w:tcPr>
            <w:tcW w:w="0" w:type="auto"/>
          </w:tcPr>
          <w:p w14:paraId="4E5C2FF6" w14:textId="774AD08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Чисельна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точність</w:t>
            </w:r>
            <w:proofErr w:type="spellEnd"/>
          </w:p>
        </w:tc>
        <w:tc>
          <w:tcPr>
            <w:tcW w:w="0" w:type="auto"/>
          </w:tcPr>
          <w:p w14:paraId="41A8DFF0" w14:textId="6E9EA74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RMS-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похибка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sim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ref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0" w:type="auto"/>
          </w:tcPr>
          <w:p w14:paraId="06A3BF6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≤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</w:rPr>
                      <m:t>10</m:t>
                    </m:r>
                  </m:sup>
                </m:sSup>
              </m:oMath>
            </m:oMathPara>
          </w:p>
        </w:tc>
      </w:tr>
      <w:tr w:rsidR="008D43BA" w:rsidRPr="00105C7F" w14:paraId="70A48436" w14:textId="77777777" w:rsidTr="000E4C03">
        <w:trPr>
          <w:trHeight w:val="454"/>
          <w:jc w:val="center"/>
        </w:trPr>
        <w:tc>
          <w:tcPr>
            <w:tcW w:w="0" w:type="auto"/>
          </w:tcPr>
          <w:p w14:paraId="5E947170" w14:textId="286A9E4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Eрмітова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симетрія</w:t>
            </w:r>
            <w:proofErr w:type="spellEnd"/>
          </w:p>
        </w:tc>
        <w:tc>
          <w:tcPr>
            <w:tcW w:w="0" w:type="auto"/>
          </w:tcPr>
          <w:p w14:paraId="7FD0AFF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</w:tcPr>
          <w:p w14:paraId="03FBDEF1" w14:textId="2229B40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12</m:t>
                  </m:r>
                </m:sup>
              </m:s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для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∈R</m:t>
              </m:r>
            </m:oMath>
          </w:p>
        </w:tc>
      </w:tr>
      <w:tr w:rsidR="008D43BA" w:rsidRPr="00105C7F" w14:paraId="3A011115" w14:textId="77777777" w:rsidTr="000E4C03">
        <w:trPr>
          <w:trHeight w:val="454"/>
          <w:jc w:val="center"/>
        </w:trPr>
        <w:tc>
          <w:tcPr>
            <w:tcW w:w="0" w:type="auto"/>
          </w:tcPr>
          <w:p w14:paraId="72710273" w14:textId="10912F3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Складність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477F946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9A2EA3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≥</m:t>
                </m:r>
                <m:r>
                  <w:rPr>
                    <w:rFonts w:ascii="Cambria Math" w:hAnsi="Cambria Math" w:cs="Times New Roman"/>
                  </w:rPr>
                  <m:t>28</m:t>
                </m:r>
              </m:oMath>
            </m:oMathPara>
          </w:p>
        </w:tc>
      </w:tr>
      <w:tr w:rsidR="008D43BA" w:rsidRPr="00105C7F" w14:paraId="49651ED4" w14:textId="77777777" w:rsidTr="000E4C03">
        <w:trPr>
          <w:trHeight w:val="454"/>
          <w:jc w:val="center"/>
        </w:trPr>
        <w:tc>
          <w:tcPr>
            <w:tcW w:w="0" w:type="auto"/>
          </w:tcPr>
          <w:p w14:paraId="55F9342F" w14:textId="7F7F0D5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</w:t>
            </w:r>
            <w:proofErr w:type="spellEnd"/>
          </w:p>
        </w:tc>
        <w:tc>
          <w:tcPr>
            <w:tcW w:w="0" w:type="auto"/>
          </w:tcPr>
          <w:p w14:paraId="5453DBF2" w14:textId="7A6CE9EF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="008D43BA"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умовні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одиниці</w:t>
            </w:r>
            <w:proofErr w:type="spellEnd"/>
          </w:p>
        </w:tc>
        <w:tc>
          <w:tcPr>
            <w:tcW w:w="0" w:type="auto"/>
          </w:tcPr>
          <w:p w14:paraId="3029A9D5" w14:textId="2A88C5A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3400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повний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шлях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через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73686E54" w14:textId="77777777" w:rsidTr="000E4C03">
        <w:trPr>
          <w:trHeight w:val="454"/>
          <w:jc w:val="center"/>
        </w:trPr>
        <w:tc>
          <w:tcPr>
            <w:tcW w:w="0" w:type="auto"/>
          </w:tcPr>
          <w:p w14:paraId="475C8BAC" w14:textId="6F278EB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паралелізму</w:t>
            </w:r>
            <w:proofErr w:type="spellEnd"/>
          </w:p>
        </w:tc>
        <w:tc>
          <w:tcPr>
            <w:tcW w:w="0" w:type="auto"/>
          </w:tcPr>
          <w:p w14:paraId="44672B76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4FB2FE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≥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</m:t>
                </m:r>
              </m:oMath>
            </m:oMathPara>
          </w:p>
        </w:tc>
      </w:tr>
      <w:tr w:rsidR="008D43BA" w:rsidRPr="00105C7F" w14:paraId="4D25F427" w14:textId="77777777" w:rsidTr="000E4C03">
        <w:trPr>
          <w:trHeight w:val="454"/>
          <w:jc w:val="center"/>
        </w:trPr>
        <w:tc>
          <w:tcPr>
            <w:tcW w:w="0" w:type="auto"/>
          </w:tcPr>
          <w:p w14:paraId="085D7113" w14:textId="6663927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Детермінізм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(NF5)</w:t>
            </w:r>
          </w:p>
        </w:tc>
        <w:tc>
          <w:tcPr>
            <w:tcW w:w="0" w:type="auto"/>
          </w:tcPr>
          <w:p w14:paraId="03C79064" w14:textId="4E2E8B4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Послідовність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ідентифікаторів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часів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</w:p>
        </w:tc>
        <w:tc>
          <w:tcPr>
            <w:tcW w:w="0" w:type="auto"/>
          </w:tcPr>
          <w:p w14:paraId="19FAFF6F" w14:textId="53ECACD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між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двома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прогонами</w:t>
            </w:r>
            <w:proofErr w:type="spellEnd"/>
          </w:p>
        </w:tc>
      </w:tr>
      <w:tr w:rsidR="008D43BA" w:rsidRPr="00105C7F" w14:paraId="009AC030" w14:textId="77777777" w:rsidTr="000E4C03">
        <w:trPr>
          <w:trHeight w:val="454"/>
          <w:jc w:val="center"/>
        </w:trPr>
        <w:tc>
          <w:tcPr>
            <w:tcW w:w="0" w:type="auto"/>
          </w:tcPr>
          <w:p w14:paraId="44146A2A" w14:textId="128EE1A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Продуктивність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(NF3)</w:t>
            </w:r>
          </w:p>
        </w:tc>
        <w:tc>
          <w:tcPr>
            <w:tcW w:w="0" w:type="auto"/>
          </w:tcPr>
          <w:p w14:paraId="5E3999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</w:tcPr>
          <w:p w14:paraId="62C6D308" w14:textId="735D1A7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≥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</w:tr>
      <w:tr w:rsidR="008D43BA" w:rsidRPr="00105C7F" w14:paraId="6A565A18" w14:textId="77777777" w:rsidTr="000E4C03">
        <w:trPr>
          <w:trHeight w:val="454"/>
          <w:jc w:val="center"/>
        </w:trPr>
        <w:tc>
          <w:tcPr>
            <w:tcW w:w="0" w:type="auto"/>
          </w:tcPr>
          <w:p w14:paraId="4BCBA297" w14:textId="4686AB0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Швидкодія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такту</w:t>
            </w:r>
            <w:proofErr w:type="spellEnd"/>
          </w:p>
        </w:tc>
        <w:tc>
          <w:tcPr>
            <w:tcW w:w="0" w:type="auto"/>
          </w:tcPr>
          <w:p w14:paraId="5E295AB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73890373" w14:textId="4C341AA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кадр</w:t>
            </w:r>
            <w:proofErr w:type="spellEnd"/>
          </w:p>
        </w:tc>
      </w:tr>
      <w:tr w:rsidR="008D43BA" w:rsidRPr="00105C7F" w14:paraId="0D599714" w14:textId="77777777" w:rsidTr="000E4C03">
        <w:trPr>
          <w:trHeight w:val="454"/>
          <w:jc w:val="center"/>
        </w:trPr>
        <w:tc>
          <w:tcPr>
            <w:tcW w:w="0" w:type="auto"/>
          </w:tcPr>
          <w:p w14:paraId="0DCB4CB9" w14:textId="763B30B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Пам’ять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браузера</w:t>
            </w:r>
            <w:proofErr w:type="spellEnd"/>
          </w:p>
        </w:tc>
        <w:tc>
          <w:tcPr>
            <w:tcW w:w="0" w:type="auto"/>
          </w:tcPr>
          <w:p w14:paraId="4B4B0E4D" w14:textId="24F0C4A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snapshot</w:t>
            </w:r>
          </w:p>
        </w:tc>
        <w:tc>
          <w:tcPr>
            <w:tcW w:w="0" w:type="auto"/>
          </w:tcPr>
          <w:p w14:paraId="1970898D" w14:textId="516A531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МБ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</w:p>
        </w:tc>
      </w:tr>
    </w:tbl>
    <w:p w14:paraId="41059E3A" w14:textId="1663D9EF" w:rsidR="008D43BA" w:rsidRPr="00105C7F" w:rsidRDefault="008D43BA" w:rsidP="00105C7F">
      <w:pPr>
        <w:pStyle w:val="ASUBodyText"/>
      </w:pPr>
      <w:r w:rsidRPr="00105C7F">
        <w:t>Дослідження</w:t>
      </w:r>
      <w:r w:rsidR="001D28F3">
        <w:t xml:space="preserve"> </w:t>
      </w:r>
      <w:r w:rsidRPr="00105C7F">
        <w:t>проводилось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етапів:</w:t>
      </w:r>
    </w:p>
    <w:p w14:paraId="0F93E73F" w14:textId="3FD11B21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Функціональна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верифікація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D2071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(обидва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r w:rsidRPr="00105C7F">
        <w:t>Node.js,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впливу</w:t>
      </w:r>
      <w:r w:rsidR="001D28F3">
        <w:t xml:space="preserve"> </w:t>
      </w:r>
      <w:r w:rsidRPr="00105C7F">
        <w:t>UI-шару).</w:t>
      </w:r>
    </w:p>
    <w:p w14:paraId="381B1D00" w14:textId="7794C291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Точність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абсолютної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RMS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сценарію;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ермітової</w:t>
      </w:r>
      <w:r w:rsidR="001D28F3">
        <w:t xml:space="preserve"> </w:t>
      </w:r>
      <w:r w:rsidRPr="00105C7F">
        <w:t>симетрії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входів.</w:t>
      </w:r>
    </w:p>
    <w:p w14:paraId="03345CEC" w14:textId="30A021C2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Складність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підрахунок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(кількість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ненульовим</w:t>
      </w:r>
      <w:r w:rsidR="001D28F3">
        <w:t xml:space="preserve"> </w:t>
      </w:r>
      <w:r w:rsidRPr="00105C7F">
        <w:t>показником)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ДПФ.</w:t>
      </w:r>
    </w:p>
    <w:p w14:paraId="0ADD8DFF" w14:textId="6AA13424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lastRenderedPageBreak/>
        <w:t>Розклад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паралелізм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ASAP/ALAP-часів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побудова</w:t>
      </w:r>
      <w:r w:rsidR="001D28F3">
        <w:t xml:space="preserve"> </w:t>
      </w:r>
      <w:r w:rsidRPr="00105C7F">
        <w:t>часової</w:t>
      </w:r>
      <w:r w:rsidR="001D28F3">
        <w:t xml:space="preserve"> </w:t>
      </w:r>
      <w:r w:rsidRPr="00105C7F">
        <w:t>діаграми</w:t>
      </w:r>
      <w:r w:rsidR="001D28F3">
        <w:t xml:space="preserve"> </w:t>
      </w:r>
      <w:r w:rsidRPr="00105C7F">
        <w:t>активацій,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максимальної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пікової</w:t>
      </w:r>
      <w:r w:rsidR="001D28F3">
        <w:t xml:space="preserve"> </w:t>
      </w:r>
      <w:r w:rsidRPr="00105C7F">
        <w:t>паралельності,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узгодженості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фактичним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симуляції.</w:t>
      </w:r>
    </w:p>
    <w:p w14:paraId="709D3552" w14:textId="54944E66" w:rsidR="008D43BA" w:rsidRPr="00105C7F" w:rsidRDefault="008D43BA" w:rsidP="00D2071F">
      <w:pPr>
        <w:pStyle w:val="ASUNumberedList"/>
        <w:numPr>
          <w:ilvl w:val="0"/>
          <w:numId w:val="42"/>
        </w:numPr>
      </w:pPr>
      <w:r w:rsidRPr="00D2071F">
        <w:rPr>
          <w:b/>
          <w:bCs/>
        </w:rPr>
        <w:t>Детермінізм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браузерні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характеристики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повторні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(NF5)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виміри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трьох</w:t>
      </w:r>
      <w:r w:rsidR="001D28F3">
        <w:t xml:space="preserve"> </w:t>
      </w:r>
      <w:r w:rsidRPr="00105C7F">
        <w:t>браузерах</w:t>
      </w:r>
      <w:r w:rsidR="001D28F3">
        <w:t xml:space="preserve"> </w:t>
      </w:r>
      <w:r w:rsidRPr="00105C7F">
        <w:t>(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r w:rsidRPr="00105C7F">
        <w:t>).</w:t>
      </w:r>
    </w:p>
    <w:p w14:paraId="5A1378C6" w14:textId="357C2B31" w:rsidR="008D43BA" w:rsidRPr="00105C7F" w:rsidRDefault="008D43BA" w:rsidP="00D2071F">
      <w:pPr>
        <w:pStyle w:val="ASUBodyText"/>
      </w:pPr>
      <w:r w:rsidRPr="00105C7F">
        <w:t>Часові</w:t>
      </w:r>
      <w:r w:rsidR="001D28F3">
        <w:t xml:space="preserve"> </w:t>
      </w:r>
      <w:r w:rsidRPr="00105C7F">
        <w:t>характеристики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одиницях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ізолює</w:t>
      </w:r>
      <w:r w:rsidR="001D28F3">
        <w:t xml:space="preserve"> </w:t>
      </w:r>
      <w:r w:rsidRPr="00105C7F">
        <w:t>структурні</w:t>
      </w:r>
      <w:r w:rsidR="001D28F3">
        <w:t xml:space="preserve"> </w:t>
      </w:r>
      <w:r w:rsidRPr="00105C7F">
        <w:t>властивості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варіативної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конкретного</w:t>
      </w:r>
      <w:r w:rsidR="001D28F3">
        <w:t xml:space="preserve"> </w:t>
      </w:r>
      <w:r w:rsidRPr="00105C7F">
        <w:t>браузера.</w:t>
      </w:r>
      <w:r w:rsidR="001D28F3">
        <w:t xml:space="preserve"> </w:t>
      </w:r>
      <w:r w:rsidRPr="00105C7F">
        <w:t>UI-виміри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машині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процесором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Core</w:t>
      </w:r>
      <w:proofErr w:type="spellEnd"/>
      <w:r w:rsidR="001D28F3">
        <w:t xml:space="preserve"> </w:t>
      </w:r>
      <w:r w:rsidRPr="00105C7F">
        <w:t>i5</w:t>
      </w:r>
      <w:r w:rsidR="001D28F3">
        <w:t xml:space="preserve"> </w:t>
      </w:r>
      <w:r w:rsidRPr="00105C7F">
        <w:t>11-го</w:t>
      </w:r>
      <w:r w:rsidR="001D28F3">
        <w:t xml:space="preserve"> </w:t>
      </w:r>
      <w:r w:rsidRPr="00105C7F">
        <w:t>покоління,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ГБ</w:t>
      </w:r>
      <w:r w:rsidR="001D28F3">
        <w:t xml:space="preserve"> </w:t>
      </w:r>
      <w:r w:rsidRPr="00105C7F">
        <w:t>ОП,</w:t>
      </w:r>
      <w:r w:rsidR="001D28F3">
        <w:t xml:space="preserve"> </w:t>
      </w:r>
      <w:r w:rsidRPr="00105C7F">
        <w:t>ОС</w:t>
      </w:r>
      <w:r w:rsidR="001D28F3">
        <w:t xml:space="preserve"> </w:t>
      </w:r>
      <w:r w:rsidRPr="00105C7F">
        <w:t>Windows</w:t>
      </w:r>
      <w:r w:rsidR="001D28F3">
        <w:t xml:space="preserve"> </w:t>
      </w:r>
      <w:r w:rsidRPr="00105C7F">
        <w:t>11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браузерами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r w:rsidRPr="00105C7F">
        <w:t>120,</w:t>
      </w:r>
      <w:r w:rsidR="001D28F3">
        <w:t xml:space="preserve"> 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120,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121.</w:t>
      </w:r>
    </w:p>
    <w:p w14:paraId="380D2783" w14:textId="0237932A" w:rsidR="008D43BA" w:rsidRPr="00105C7F" w:rsidRDefault="008D43BA" w:rsidP="00D2071F">
      <w:pPr>
        <w:pStyle w:val="ASUSectionHead"/>
      </w:pPr>
      <w:bookmarkStart w:id="1713" w:name="Xafea3fa084fe9e384714cab4626ef55af9419bd"/>
      <w:bookmarkStart w:id="1714" w:name="_Toc230636429"/>
      <w:bookmarkEnd w:id="1713"/>
      <w:r w:rsidRPr="00105C7F">
        <w:t>4.2.</w:t>
      </w:r>
      <w:r w:rsidR="001D28F3">
        <w:t xml:space="preserve"> </w:t>
      </w:r>
      <w:r w:rsidRPr="00105C7F">
        <w:t>Тестові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випробувань</w:t>
      </w:r>
      <w:bookmarkEnd w:id="1714"/>
    </w:p>
    <w:p w14:paraId="6BB18F6C" w14:textId="05BEEB94" w:rsidR="008D43BA" w:rsidRPr="00105C7F" w:rsidRDefault="008D43BA" w:rsidP="00105C7F">
      <w:pPr>
        <w:pStyle w:val="ASUBodyText"/>
      </w:pPr>
      <w:r w:rsidRPr="00105C7F">
        <w:t>Для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характерні</w:t>
      </w:r>
      <w:r w:rsidR="001D28F3">
        <w:t xml:space="preserve"> </w:t>
      </w:r>
      <w:r w:rsidRPr="00105C7F">
        <w:t>класи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сигналів:</w:t>
      </w:r>
      <w:r w:rsidR="001D28F3">
        <w:t xml:space="preserve"> </w:t>
      </w:r>
      <w:r w:rsidRPr="00105C7F">
        <w:t>детерміновану</w:t>
      </w:r>
      <w:r w:rsidR="001D28F3">
        <w:t xml:space="preserve"> </w:t>
      </w:r>
      <w:r w:rsidRPr="00105C7F">
        <w:t>лінійну</w:t>
      </w:r>
      <w:r w:rsidR="001D28F3">
        <w:t xml:space="preserve"> </w:t>
      </w:r>
      <w:r w:rsidRPr="00105C7F">
        <w:t>послідовність,</w:t>
      </w:r>
      <w:r w:rsidR="001D28F3">
        <w:t xml:space="preserve"> </w:t>
      </w:r>
      <w:r w:rsidRPr="00105C7F">
        <w:t>одиничні</w:t>
      </w:r>
      <w:r w:rsidR="001D28F3">
        <w:t xml:space="preserve"> </w:t>
      </w:r>
      <w:r w:rsidRPr="00105C7F">
        <w:t>імпульси,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гармоніки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суперпозиції.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вбудований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t>функцією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застосовується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PresetManager</w:t>
      </w:r>
      <w:proofErr w:type="spellEnd"/>
      <w:r w:rsidRPr="00105C7F">
        <w:t>.</w:t>
      </w:r>
      <w:r w:rsidR="001D28F3">
        <w:t xml:space="preserve"> </w:t>
      </w:r>
      <w:r w:rsidRPr="00105C7F">
        <w:t>Короткий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4.2.</w:t>
      </w:r>
      <w:r w:rsidR="001D28F3">
        <w:t xml:space="preserve"> </w:t>
      </w:r>
      <w:r w:rsidRPr="00105C7F">
        <w:t>Застосований</w:t>
      </w:r>
      <w:r w:rsidR="001D28F3">
        <w:t xml:space="preserve"> </w:t>
      </w:r>
      <w:proofErr w:type="spellStart"/>
      <w:r w:rsidRPr="00105C7F">
        <w:t>трирівневий</w:t>
      </w:r>
      <w:proofErr w:type="spellEnd"/>
      <w:r w:rsidR="001D28F3">
        <w:t xml:space="preserve"> </w:t>
      </w:r>
      <w:r w:rsidRPr="00105C7F">
        <w:t>підхід:</w:t>
      </w:r>
      <w:r w:rsidR="001D28F3">
        <w:t xml:space="preserve"> </w:t>
      </w:r>
      <w:r w:rsidRPr="00105C7F">
        <w:rPr>
          <w:i/>
          <w:iCs/>
        </w:rPr>
        <w:t>модульне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функцій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Pr="00105C7F">
        <w:t>;</w:t>
      </w:r>
      <w:r w:rsidR="001D28F3">
        <w:t xml:space="preserve"> </w:t>
      </w:r>
      <w:r w:rsidRPr="00105C7F">
        <w:rPr>
          <w:i/>
          <w:iCs/>
        </w:rPr>
        <w:t>інтеграційне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повного</w:t>
      </w:r>
      <w:r w:rsidR="001D28F3">
        <w:t xml:space="preserve"> </w:t>
      </w:r>
      <w:r w:rsidRPr="00105C7F">
        <w:t>конвеєра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прямою</w:t>
      </w:r>
      <w:r w:rsidR="001D28F3">
        <w:t xml:space="preserve"> </w:t>
      </w:r>
      <w:r w:rsidRPr="00105C7F">
        <w:t>подачею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метод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emitFrom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/__</w:t>
      </w:r>
      <w:r w:rsidRPr="00105C7F">
        <w:rPr>
          <w:rStyle w:val="VerbatimChar"/>
          <w:rFonts w:ascii="Times New Roman" w:hAnsi="Times New Roman" w:cs="Times New Roman"/>
        </w:rPr>
        <w:t>bench</w:t>
      </w:r>
      <w:r w:rsidRPr="00F627B1">
        <w:rPr>
          <w:rStyle w:val="VerbatimChar"/>
          <w:rFonts w:ascii="Times New Roman" w:hAnsi="Times New Roman"/>
          <w:lang w:val="uk-UA"/>
          <w:rPrChange w:id="17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__/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F627B1">
        <w:rPr>
          <w:rStyle w:val="VerbatimChar"/>
          <w:rFonts w:ascii="Times New Roman" w:hAnsi="Times New Roman"/>
          <w:lang w:val="uk-UA"/>
          <w:rPrChange w:id="17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uk-UA"/>
          <w:rPrChange w:id="17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,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UI-шару);</w:t>
      </w:r>
      <w:r w:rsidR="001D28F3">
        <w:t xml:space="preserve"> </w:t>
      </w:r>
      <w:r w:rsidRPr="00105C7F">
        <w:rPr>
          <w:i/>
          <w:iCs/>
        </w:rPr>
        <w:t>функціональне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тестування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реальному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перевіркою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t>.</w:t>
      </w:r>
      <w:r w:rsidR="001D28F3">
        <w:t xml:space="preserve"> </w:t>
      </w:r>
      <w:r w:rsidRPr="00105C7F">
        <w:t>Перевірки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вбудовані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вкладку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proofErr w:type="spellStart"/>
      <w:r w:rsidRPr="00105C7F">
        <w:t>DevTools</w:t>
      </w:r>
      <w:proofErr w:type="spellEnd"/>
      <w:r w:rsidR="001D28F3">
        <w:t xml:space="preserve"> </w:t>
      </w:r>
      <w:proofErr w:type="spellStart"/>
      <w:r w:rsidRPr="00105C7F">
        <w:t>Performance</w:t>
      </w:r>
      <w:proofErr w:type="spellEnd"/>
      <w:r w:rsidRPr="00105C7F">
        <w:t>.</w:t>
      </w:r>
    </w:p>
    <w:p w14:paraId="15D82357" w14:textId="20943103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4.2</w:t>
      </w:r>
    </w:p>
    <w:p w14:paraId="1FD072E2" w14:textId="12922417" w:rsidR="008D43BA" w:rsidRPr="00105C7F" w:rsidRDefault="008D43BA" w:rsidP="00D336C0">
      <w:pPr>
        <w:pStyle w:val="ASUTableName"/>
      </w:pPr>
      <w:bookmarkStart w:id="1722" w:name="tab:scenarios"/>
      <w:r w:rsidRPr="00105C7F">
        <w:t>Тестові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Тестові сценарії верифікації симулятора"/>
      </w:tblPr>
      <w:tblGrid>
        <w:gridCol w:w="458"/>
        <w:gridCol w:w="1305"/>
        <w:gridCol w:w="2966"/>
        <w:gridCol w:w="4615"/>
      </w:tblGrid>
      <w:tr w:rsidR="008D43BA" w:rsidRPr="00105C7F" w14:paraId="439554BD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F1C6BD2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r w:rsidRPr="000E4C03">
              <w:rPr>
                <w:rFonts w:ascii="Times New Roman" w:hAnsi="Times New Roman" w:cs="Times New Roman"/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615F5D" w14:textId="77777777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Пресет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9420DE" w14:textId="30BD387F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Вхідна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E4C03">
              <w:rPr>
                <w:rFonts w:ascii="Times New Roman" w:hAnsi="Times New Roman" w:cs="Times New Roman"/>
                <w:b/>
                <w:bCs/>
              </w:rPr>
              <w:t>послідовність</w:t>
            </w:r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BDB352" w14:textId="61786BBB" w:rsidR="008D43BA" w:rsidRPr="000E4C03" w:rsidRDefault="008D43BA" w:rsidP="00F627B1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Очікувана</w:t>
            </w:r>
            <w:proofErr w:type="spellEnd"/>
            <w:r w:rsidR="001D28F3" w:rsidRPr="000E4C0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E4C03">
              <w:rPr>
                <w:rFonts w:ascii="Times New Roman" w:hAnsi="Times New Roman" w:cs="Times New Roman"/>
                <w:b/>
                <w:bCs/>
              </w:rPr>
              <w:t>властивість</w:t>
            </w:r>
            <w:proofErr w:type="spellEnd"/>
          </w:p>
        </w:tc>
      </w:tr>
      <w:tr w:rsidR="008D43BA" w:rsidRPr="00105C7F" w14:paraId="4B5060D8" w14:textId="77777777" w:rsidTr="000E4C03">
        <w:trPr>
          <w:trHeight w:val="454"/>
          <w:jc w:val="center"/>
        </w:trPr>
        <w:tc>
          <w:tcPr>
            <w:tcW w:w="0" w:type="auto"/>
          </w:tcPr>
          <w:p w14:paraId="52E0AB8E" w14:textId="7B38C477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0" w:type="auto"/>
          </w:tcPr>
          <w:p w14:paraId="102238B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0BE65498" w14:textId="4E327D6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n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…</m:t>
              </m:r>
              <m:r>
                <w:rPr>
                  <w:rFonts w:ascii="Cambria Math" w:hAnsi="Cambria Math" w:cs="Times New Roman"/>
                </w:rPr>
                <m:t>15</m:t>
              </m:r>
            </m:oMath>
          </w:p>
        </w:tc>
        <w:tc>
          <w:tcPr>
            <w:tcW w:w="0" w:type="auto"/>
          </w:tcPr>
          <w:p w14:paraId="1E4800B8" w14:textId="27F37534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7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2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/>
                  <w:lang w:val="ru-RU"/>
                  <w:rPrChange w:id="172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2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)=</m:t>
              </m:r>
              <m:r>
                <w:rPr>
                  <w:rFonts w:ascii="Cambria Math" w:hAnsi="Cambria Math"/>
                  <w:lang w:val="ru-RU"/>
                  <w:rPrChange w:id="172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120</m:t>
              </m:r>
            </m:oMath>
            <w:r w:rsidRPr="00F627B1">
              <w:rPr>
                <w:rFonts w:ascii="Times New Roman" w:hAnsi="Times New Roman"/>
                <w:lang w:val="ru-RU"/>
                <w:rPrChange w:id="17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;</w:t>
            </w:r>
            <w:r w:rsidR="001D28F3" w:rsidRPr="00F627B1">
              <w:rPr>
                <w:rFonts w:ascii="Times New Roman" w:hAnsi="Times New Roman"/>
                <w:lang w:val="ru-RU"/>
                <w:rPrChange w:id="17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7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ермітова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7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7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симетрія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7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3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3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-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3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)=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  <w:rPrChange w:id="1737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3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3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</m:t>
              </m:r>
            </m:oMath>
          </w:p>
        </w:tc>
      </w:tr>
      <w:tr w:rsidR="008D43BA" w:rsidRPr="00105C7F" w14:paraId="4575CBCC" w14:textId="77777777" w:rsidTr="000E4C03">
        <w:trPr>
          <w:trHeight w:val="454"/>
          <w:jc w:val="center"/>
        </w:trPr>
        <w:tc>
          <w:tcPr>
            <w:tcW w:w="0" w:type="auto"/>
          </w:tcPr>
          <w:p w14:paraId="65A01BAD" w14:textId="4BD602C4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0" w:type="auto"/>
          </w:tcPr>
          <w:p w14:paraId="4A52BA8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62CB92FB" w14:textId="0C393CF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≠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  <w:tc>
          <w:tcPr>
            <w:tcW w:w="0" w:type="auto"/>
          </w:tcPr>
          <w:p w14:paraId="36D28645" w14:textId="0031DF10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7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4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4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)=</m:t>
              </m:r>
              <m:r>
                <w:rPr>
                  <w:rFonts w:ascii="Cambria Math" w:hAnsi="Cambria Math"/>
                  <w:lang w:val="ru-RU"/>
                  <w:rPrChange w:id="174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7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7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17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7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всіх</w:t>
            </w:r>
            <w:r w:rsidR="001D28F3" w:rsidRPr="00F627B1">
              <w:rPr>
                <w:rFonts w:ascii="Times New Roman" w:hAnsi="Times New Roman"/>
                <w:lang w:val="ru-RU"/>
                <w:rPrChange w:id="17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</m:oMath>
          </w:p>
        </w:tc>
      </w:tr>
      <w:tr w:rsidR="008D43BA" w:rsidRPr="00105C7F" w14:paraId="07010CA6" w14:textId="77777777" w:rsidTr="000E4C03">
        <w:trPr>
          <w:trHeight w:val="454"/>
          <w:jc w:val="center"/>
        </w:trPr>
        <w:tc>
          <w:tcPr>
            <w:tcW w:w="0" w:type="auto"/>
          </w:tcPr>
          <w:p w14:paraId="53183CEE" w14:textId="6C34E4A7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3</w:t>
            </w:r>
          </w:p>
        </w:tc>
        <w:tc>
          <w:tcPr>
            <w:tcW w:w="0" w:type="auto"/>
          </w:tcPr>
          <w:p w14:paraId="63E65E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17D3F26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j2πn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39081B03" w14:textId="286E70C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622C476D" w14:textId="77777777" w:rsidTr="000E4C03">
        <w:trPr>
          <w:trHeight w:val="454"/>
          <w:jc w:val="center"/>
        </w:trPr>
        <w:tc>
          <w:tcPr>
            <w:tcW w:w="0" w:type="auto"/>
          </w:tcPr>
          <w:p w14:paraId="4E4EE584" w14:textId="4434D780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4</w:t>
            </w:r>
          </w:p>
        </w:tc>
        <w:tc>
          <w:tcPr>
            <w:tcW w:w="0" w:type="auto"/>
          </w:tcPr>
          <w:p w14:paraId="43C7CF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635ECD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j6πn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</w:rPr>
                      <m:t>16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14:paraId="470D3EBA" w14:textId="342B1F7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16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43FFBC33" w14:textId="77777777" w:rsidTr="000E4C03">
        <w:trPr>
          <w:trHeight w:val="454"/>
          <w:jc w:val="center"/>
        </w:trPr>
        <w:tc>
          <w:tcPr>
            <w:tcW w:w="0" w:type="auto"/>
          </w:tcPr>
          <w:p w14:paraId="57BD02FA" w14:textId="3A3C14A7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</w:t>
            </w:r>
          </w:p>
        </w:tc>
        <w:tc>
          <w:tcPr>
            <w:tcW w:w="0" w:type="auto"/>
          </w:tcPr>
          <w:p w14:paraId="09281D9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63050658" w14:textId="3DAFDBA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Суперпозиція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52D156E7" w14:textId="7578D61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)≠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≈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38CDEB61" w14:textId="77777777" w:rsidTr="000E4C03">
        <w:trPr>
          <w:trHeight w:val="454"/>
          <w:jc w:val="center"/>
        </w:trPr>
        <w:tc>
          <w:tcPr>
            <w:tcW w:w="0" w:type="auto"/>
          </w:tcPr>
          <w:p w14:paraId="44E3DA07" w14:textId="2DF12BA0" w:rsidR="008D43BA" w:rsidRPr="000E4C03" w:rsidRDefault="000E4C03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</w:t>
            </w:r>
          </w:p>
        </w:tc>
        <w:tc>
          <w:tcPr>
            <w:tcW w:w="0" w:type="auto"/>
          </w:tcPr>
          <w:p w14:paraId="74300E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two-impulses</w:t>
            </w:r>
          </w:p>
        </w:tc>
        <w:tc>
          <w:tcPr>
            <w:tcW w:w="0" w:type="auto"/>
          </w:tcPr>
          <w:p w14:paraId="72B449D3" w14:textId="5C5909C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)=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решта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  <w:tc>
          <w:tcPr>
            <w:tcW w:w="0" w:type="auto"/>
          </w:tcPr>
          <w:p w14:paraId="098119F8" w14:textId="62824FB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7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5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5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)=</m:t>
              </m:r>
              <m:r>
                <w:rPr>
                  <w:rFonts w:ascii="Cambria Math" w:hAnsi="Cambria Math"/>
                  <w:lang w:val="ru-RU"/>
                  <w:rPrChange w:id="175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2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7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7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7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7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парних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7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</m:oMath>
            <w:r w:rsidRPr="00F627B1">
              <w:rPr>
                <w:rFonts w:ascii="Times New Roman" w:hAnsi="Times New Roman"/>
                <w:lang w:val="ru-RU"/>
                <w:rPrChange w:id="17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F627B1">
              <w:rPr>
                <w:rFonts w:ascii="Times New Roman" w:hAnsi="Times New Roman"/>
                <w:lang w:val="ru-RU"/>
                <w:rPrChange w:id="17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6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76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)=</m:t>
              </m:r>
              <m:r>
                <w:rPr>
                  <w:rFonts w:ascii="Cambria Math" w:hAnsi="Cambria Math"/>
                  <w:lang w:val="ru-RU"/>
                  <w:rPrChange w:id="176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0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7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7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7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7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непарних</w:t>
            </w:r>
            <w:proofErr w:type="spellEnd"/>
          </w:p>
        </w:tc>
      </w:tr>
    </w:tbl>
    <w:bookmarkEnd w:id="1722"/>
    <w:p w14:paraId="4ECBA920" w14:textId="3F49DC47" w:rsidR="008D43BA" w:rsidRPr="00105C7F" w:rsidRDefault="008D43BA" w:rsidP="00105C7F">
      <w:pPr>
        <w:pStyle w:val="ASUBodyText"/>
      </w:pPr>
      <w:r w:rsidRPr="00105C7F">
        <w:t>Сценарій</w:t>
      </w:r>
      <w:r w:rsidR="001D28F3">
        <w:t xml:space="preserve"> </w:t>
      </w:r>
      <w:r w:rsidRPr="00105C7F">
        <w:t>вважається</w:t>
      </w:r>
      <w:r w:rsidR="001D28F3">
        <w:t xml:space="preserve"> </w:t>
      </w:r>
      <w:r w:rsidRPr="00105C7F">
        <w:t>успішним,</w:t>
      </w:r>
      <w:r w:rsidR="001D28F3">
        <w:t xml:space="preserve"> </w:t>
      </w:r>
      <w:r w:rsidRPr="00105C7F">
        <w:t>якщо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sinkValues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refSpectrum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eps</w:t>
      </w:r>
      <w:r w:rsidRPr="00F627B1">
        <w:rPr>
          <w:rStyle w:val="VerbatimChar"/>
          <w:rFonts w:ascii="Times New Roman" w:hAnsi="Times New Roman"/>
          <w:lang w:val="uk-UA"/>
          <w:rPrChange w:id="17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повертає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7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rPr>
          <w:rStyle w:val="VerbatimChar"/>
          <w:rFonts w:ascii="Times New Roman" w:hAnsi="Times New Roman" w:cs="Times New Roman"/>
        </w:rPr>
        <w:t>mismatches</w:t>
      </w:r>
      <w:r w:rsidRPr="00F627B1">
        <w:rPr>
          <w:rStyle w:val="VerbatimChar"/>
          <w:rFonts w:ascii="Times New Roman" w:hAnsi="Times New Roman"/>
          <w:lang w:val="uk-UA"/>
          <w:rPrChange w:id="17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7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7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{}}</w:t>
      </w:r>
      <w:r w:rsidRPr="00105C7F">
        <w:t>,</w:t>
      </w:r>
      <w:r w:rsidR="001D28F3">
        <w:t xml:space="preserve"> </w:t>
      </w:r>
      <w:r w:rsidRPr="00105C7F">
        <w:t>жоден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SinkNode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отримує</w:t>
      </w:r>
      <w:r w:rsidR="001D28F3">
        <w:t xml:space="preserve"> </w:t>
      </w:r>
      <w:r w:rsidRPr="00105C7F">
        <w:t>червоного</w:t>
      </w:r>
      <w:r w:rsidR="001D28F3">
        <w:t xml:space="preserve"> </w:t>
      </w:r>
      <w:r w:rsidRPr="00105C7F">
        <w:t>підсвічування,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збігаються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</m:oMath>
      <w:r w:rsidRPr="00105C7F">
        <w:t>.</w:t>
      </w:r>
      <w:r w:rsidR="001D28F3">
        <w:t xml:space="preserve"> </w:t>
      </w:r>
      <w:r w:rsidRPr="00105C7F">
        <w:t>Мінімальні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середовища</w:t>
      </w:r>
      <w:r w:rsidR="001D28F3">
        <w:t xml:space="preserve"> </w:t>
      </w:r>
      <w:r w:rsidRPr="00105C7F">
        <w:t>виконання:</w:t>
      </w:r>
      <w:r w:rsidR="001D28F3">
        <w:t xml:space="preserve"> </w:t>
      </w:r>
      <w:r w:rsidRPr="00105C7F">
        <w:t>Node.js</w:t>
      </w:r>
      <w:r w:rsidR="001D28F3">
        <w:t xml:space="preserve"> </w:t>
      </w:r>
      <w:r w:rsidRPr="00105C7F">
        <w:t>18.0,</w:t>
      </w:r>
      <w:r w:rsidR="001D28F3">
        <w:t xml:space="preserve"> </w:t>
      </w:r>
      <w:proofErr w:type="spellStart"/>
      <w:r w:rsidRPr="00105C7F">
        <w:t>npm</w:t>
      </w:r>
      <w:proofErr w:type="spellEnd"/>
      <w:r w:rsidR="001D28F3">
        <w:t xml:space="preserve"> </w:t>
      </w:r>
      <w:r w:rsidRPr="00105C7F">
        <w:t>10+,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/</w:t>
      </w:r>
      <w:proofErr w:type="spellStart"/>
      <w:r w:rsidRPr="00105C7F">
        <w:t>Edge</w:t>
      </w:r>
      <w:proofErr w:type="spellEnd"/>
      <w:r w:rsidR="001D28F3">
        <w:t xml:space="preserve"> </w:t>
      </w:r>
      <w:r w:rsidRPr="00105C7F">
        <w:t>100,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98;</w:t>
      </w:r>
      <w:r w:rsidR="001D28F3">
        <w:t xml:space="preserve"> </w:t>
      </w:r>
      <w:r w:rsidRPr="00105C7F">
        <w:t>оперативна</w:t>
      </w:r>
      <w:r w:rsidR="001D28F3">
        <w:t xml:space="preserve"> </w:t>
      </w:r>
      <w:r w:rsidRPr="00105C7F">
        <w:t>пам’ять</w:t>
      </w:r>
      <w:r w:rsidR="001D28F3">
        <w:t xml:space="preserve"> </w:t>
      </w:r>
      <w:r w:rsidRPr="00105C7F">
        <w:t>512</w:t>
      </w:r>
      <w:r w:rsidR="001D28F3">
        <w:t xml:space="preserve"> </w:t>
      </w:r>
      <w:r w:rsidRPr="00105C7F">
        <w:t>МБ,</w:t>
      </w:r>
      <w:r w:rsidR="001D28F3">
        <w:t xml:space="preserve"> </w:t>
      </w:r>
      <w:r w:rsidRPr="00105C7F">
        <w:t>дисковий</w:t>
      </w:r>
      <w:r w:rsidR="001D28F3">
        <w:t xml:space="preserve"> </w:t>
      </w:r>
      <w:r w:rsidRPr="00105C7F">
        <w:t>простір</w:t>
      </w:r>
      <w:r w:rsidR="001D28F3">
        <w:t xml:space="preserve"> </w:t>
      </w:r>
      <w:r w:rsidRPr="00105C7F">
        <w:t>200</w:t>
      </w:r>
      <w:r w:rsidR="001D28F3">
        <w:t xml:space="preserve"> </w:t>
      </w:r>
      <w:r w:rsidRPr="00105C7F">
        <w:t>МБ.</w:t>
      </w:r>
    </w:p>
    <w:p w14:paraId="76241600" w14:textId="45184443" w:rsidR="008D43BA" w:rsidRPr="00105C7F" w:rsidRDefault="008D43BA" w:rsidP="00D2071F">
      <w:pPr>
        <w:pStyle w:val="ASUSectionHead"/>
      </w:pPr>
      <w:bookmarkStart w:id="1773" w:name="X2c95f06dc8830c6c22461aaa9f63c5b7a63654c"/>
      <w:bookmarkStart w:id="1774" w:name="_Toc230636430"/>
      <w:bookmarkEnd w:id="1773"/>
      <w:r w:rsidRPr="00105C7F">
        <w:t>4.3.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експерименту</w:t>
      </w:r>
      <w:bookmarkEnd w:id="1774"/>
    </w:p>
    <w:p w14:paraId="616CF4FC" w14:textId="4D7A3BD7" w:rsidR="008D43BA" w:rsidRPr="00EF0FE9" w:rsidRDefault="008D43BA" w:rsidP="00105C7F">
      <w:pPr>
        <w:pStyle w:val="ASUBodyText"/>
        <w:rPr>
          <w:lang w:val="en-US"/>
        </w:rPr>
      </w:pPr>
      <w:r w:rsidRPr="00105C7F">
        <w:t>Найінформативнішим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аналітичної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 w:rsidRPr="00F627B1">
        <w:rPr>
          <w:rStyle w:val="VerbatimChar"/>
          <w:rFonts w:ascii="Times New Roman" w:hAnsi="Times New Roman"/>
          <w:lang w:val="ru-RU"/>
          <w:rPrChange w:id="17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 w:rsidRPr="00105C7F">
        <w:t>:</w:t>
      </w:r>
      <w:r w:rsidR="001D28F3">
        <w:t xml:space="preserve"> </w:t>
      </w:r>
      <w:r w:rsidRPr="00105C7F">
        <w:t>нульовий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відлік</w:t>
      </w:r>
      <w:r w:rsidR="00EF0FE9">
        <w:t xml:space="preserve"> визначається сумою (4.1)</w:t>
      </w:r>
      <w:r w:rsidR="00EF0FE9">
        <w:rPr>
          <w:lang w:val="en-US"/>
        </w:rPr>
        <w:t>:</w:t>
      </w:r>
    </w:p>
    <w:p w14:paraId="7710803C" w14:textId="77777777" w:rsidR="00EF0FE9" w:rsidRPr="00EF0FE9" w:rsidRDefault="00EF0FE9" w:rsidP="00105C7F">
      <w:pPr>
        <w:pStyle w:val="ASUBodyText"/>
        <w:rPr>
          <w:lang w:val="en-US"/>
        </w:rPr>
      </w:pPr>
    </w:p>
    <w:p w14:paraId="2BFF5279" w14:textId="00AF31EF" w:rsidR="008D43BA" w:rsidRPr="00EF0FE9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15⋅16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=120,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8697C46" w14:textId="77777777" w:rsidR="00EF0FE9" w:rsidRPr="00EF0FE9" w:rsidRDefault="00EF0FE9" w:rsidP="00105C7F">
      <w:pPr>
        <w:pStyle w:val="ASUBodyText"/>
        <w:rPr>
          <w:lang w:val="en-US"/>
        </w:rPr>
      </w:pPr>
    </w:p>
    <w:p w14:paraId="12291E2C" w14:textId="77777777" w:rsidR="00EF0FE9" w:rsidRDefault="00EF0FE9" w:rsidP="00EF0FE9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нульовий (постійна складова) спектральний відлік;</w:t>
      </w:r>
    </w:p>
    <w:p w14:paraId="4E773428" w14:textId="77777777" w:rsidR="00EF0FE9" w:rsidRDefault="00EF0FE9" w:rsidP="00EF0FE9">
      <w:pPr>
        <w:pStyle w:val="ASUBodyText"/>
      </w:pPr>
      <m:oMath>
        <m:r>
          <w:rPr>
            <w:rFonts w:ascii="Cambria Math" w:hAnsi="Cambria Math"/>
          </w:rPr>
          <m:t>n</m:t>
        </m:r>
      </m:oMath>
      <w:r>
        <w:t xml:space="preserve"> – лінійний індекс вхідного відліку,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15</m:t>
        </m:r>
      </m:oMath>
      <w:r>
        <w:t>.</w:t>
      </w:r>
    </w:p>
    <w:p w14:paraId="4E18C8E2" w14:textId="77777777" w:rsidR="00EF0FE9" w:rsidRDefault="00EF0FE9" w:rsidP="00EF0FE9">
      <w:pPr>
        <w:pStyle w:val="ASUBodyText"/>
        <w:rPr>
          <w:lang w:val="en-US"/>
        </w:rPr>
      </w:pPr>
      <w:r>
        <w:t xml:space="preserve">Для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сума з вагою </w:t>
      </w:r>
      <m:oMath>
        <m:r>
          <w:rPr>
            <w:rFonts w:ascii="Cambria Math" w:hAnsi="Cambria Math"/>
          </w:rPr>
          <m:t>n</m:t>
        </m:r>
      </m:oMath>
      <w:r>
        <w:t xml:space="preserve"> у замкненій формі набуває вигляду (4.2):</w:t>
      </w:r>
    </w:p>
    <w:p w14:paraId="6DE91AEC" w14:textId="77777777" w:rsidR="00EF0FE9" w:rsidRPr="00EF0FE9" w:rsidRDefault="00EF0FE9" w:rsidP="00EF0FE9">
      <w:pPr>
        <w:pStyle w:val="ASUBodyText"/>
        <w:rPr>
          <w:lang w:val="en-US"/>
        </w:rPr>
      </w:pPr>
    </w:p>
    <w:p w14:paraId="431849AD" w14:textId="4B8B7657" w:rsidR="008D43BA" w:rsidRPr="00EF0FE9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nk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FBD1711" w14:textId="77777777" w:rsidR="00EF0FE9" w:rsidRDefault="00EF0FE9" w:rsidP="00105C7F">
      <w:pPr>
        <w:pStyle w:val="ASUBodyText"/>
        <w:rPr>
          <w:lang w:val="en-US"/>
        </w:rPr>
      </w:pPr>
    </w:p>
    <w:p w14:paraId="4DCCFC33" w14:textId="77777777" w:rsidR="00EF0FE9" w:rsidRDefault="00EF0FE9" w:rsidP="00EF0FE9">
      <w:pPr>
        <w:pStyle w:val="ASUBodyText"/>
      </w:pPr>
      <w:r>
        <w:lastRenderedPageBreak/>
        <w:t xml:space="preserve">де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</w:t>
      </w:r>
      <m:oMath>
        <m:r>
          <w:rPr>
            <w:rFonts w:ascii="Cambria Math" w:hAnsi="Cambria Math"/>
          </w:rPr>
          <m:t>k</m:t>
        </m:r>
      </m:oMath>
      <w:r>
        <w:t xml:space="preserve">-й спектральний відлік для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;</w:t>
      </w:r>
    </w:p>
    <w:p w14:paraId="4BF41DEC" w14:textId="77777777" w:rsidR="00EF0FE9" w:rsidRDefault="00EF0FE9" w:rsidP="00EF0FE9">
      <w:pPr>
        <w:pStyle w:val="ASUBodyText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– довжина перетворення;</w:t>
      </w:r>
    </w:p>
    <w:p w14:paraId="6F2CC810" w14:textId="77777777" w:rsidR="00EF0FE9" w:rsidRDefault="00000000" w:rsidP="00EF0FE9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="00EF0FE9">
        <w:t xml:space="preserve"> – поворотний множник.</w:t>
      </w:r>
    </w:p>
    <w:p w14:paraId="15CF48D8" w14:textId="69FD3564" w:rsidR="008D43BA" w:rsidRPr="00105C7F" w:rsidRDefault="00EF0FE9" w:rsidP="00D2071F">
      <w:pPr>
        <w:pStyle w:val="ASUBodyText"/>
      </w:pPr>
      <w:r>
        <w:t>Це</w:t>
      </w:r>
      <w:r w:rsidR="001D28F3">
        <w:t xml:space="preserve"> </w:t>
      </w:r>
      <w:r w:rsidR="008D43BA"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="008D43BA" w:rsidRPr="00105C7F">
        <w:t>дає</w:t>
      </w:r>
      <w:r w:rsidR="001D28F3">
        <w:t xml:space="preserve"> </w:t>
      </w:r>
      <m:oMath>
        <m:r>
          <w:rPr>
            <w:rFonts w:ascii="Cambria Math" w:hAnsi="Cambria Math"/>
          </w:rPr>
          <m:t>Re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8</m:t>
        </m:r>
      </m:oMath>
      <w:r w:rsidR="001D28F3">
        <w:t xml:space="preserve"> </w:t>
      </w:r>
      <w:r w:rsidR="008D43BA" w:rsidRPr="00105C7F">
        <w:t>для</w:t>
      </w:r>
      <w:r w:rsidR="001D28F3">
        <w:t xml:space="preserve"> </w:t>
      </w:r>
      <w:r w:rsidR="008D43BA"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="008D43BA" w:rsidRPr="00105C7F">
        <w:t>та</w:t>
      </w:r>
      <w:r w:rsidR="001D28F3">
        <w:t xml:space="preserve"> </w:t>
      </w:r>
      <w:r w:rsidR="008D43BA" w:rsidRPr="00105C7F">
        <w:t>антисиметричну</w:t>
      </w:r>
      <w:r w:rsidR="001D28F3">
        <w:t xml:space="preserve"> </w:t>
      </w:r>
      <w:r w:rsidR="008D43BA" w:rsidRPr="00105C7F">
        <w:t>уявну</w:t>
      </w:r>
      <w:r w:rsidR="001D28F3">
        <w:t xml:space="preserve"> </w:t>
      </w:r>
      <w:r w:rsidR="008D43BA" w:rsidRPr="00105C7F">
        <w:t>частину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)}</m:t>
        </m:r>
      </m:oMath>
      <w:r w:rsidR="008D43BA" w:rsidRPr="00105C7F">
        <w:t>.</w:t>
      </w:r>
    </w:p>
    <w:p w14:paraId="4C2A3586" w14:textId="7B5407C8" w:rsidR="008D43BA" w:rsidRPr="00105C7F" w:rsidRDefault="008D43BA" w:rsidP="00105C7F">
      <w:pPr>
        <w:pStyle w:val="ASUBodyText"/>
      </w:pPr>
      <w:r w:rsidRPr="00105C7F">
        <w:t>Виміряні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Re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</m:oMath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різниця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7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15</m:t>
        </m:r>
      </m:oMath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таблиці</w:t>
      </w:r>
      <w:r w:rsidR="001D28F3">
        <w:t xml:space="preserve"> </w:t>
      </w:r>
      <w:r w:rsidRPr="00105C7F">
        <w:t>4.3.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отримано</w:t>
      </w:r>
      <w:r w:rsidR="001D28F3">
        <w:t xml:space="preserve"> </w:t>
      </w:r>
      <w:r w:rsidRPr="00105C7F">
        <w:t>виконанням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npm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run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7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--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/__</w:t>
      </w:r>
      <w:r w:rsidRPr="00105C7F">
        <w:rPr>
          <w:rStyle w:val="VerbatimChar"/>
          <w:rFonts w:ascii="Times New Roman" w:hAnsi="Times New Roman" w:cs="Times New Roman"/>
        </w:rPr>
        <w:t>bench</w:t>
      </w:r>
      <w:r w:rsidRPr="00F627B1">
        <w:rPr>
          <w:rStyle w:val="VerbatimChar"/>
          <w:rFonts w:ascii="Times New Roman" w:hAnsi="Times New Roman"/>
          <w:lang w:val="uk-UA"/>
          <w:rPrChange w:id="17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__/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F627B1">
        <w:rPr>
          <w:rStyle w:val="VerbatimChar"/>
          <w:rFonts w:ascii="Times New Roman" w:hAnsi="Times New Roman"/>
          <w:lang w:val="uk-UA"/>
          <w:rPrChange w:id="17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uk-UA"/>
          <w:rPrChange w:id="17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F627B1">
        <w:rPr>
          <w:rStyle w:val="VerbatimChar"/>
          <w:rFonts w:ascii="Times New Roman" w:hAnsi="Times New Roman"/>
          <w:lang w:val="uk-UA"/>
          <w:rPrChange w:id="17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F627B1">
        <w:rPr>
          <w:rStyle w:val="VerbatimChar"/>
          <w:rFonts w:ascii="Times New Roman" w:hAnsi="Times New Roman"/>
          <w:lang w:val="uk-UA"/>
          <w:rPrChange w:id="17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rampSpectrum</w:t>
      </w:r>
      <w:proofErr w:type="spellEnd"/>
      <w:r w:rsidRPr="00105C7F">
        <w:t>).</w:t>
      </w:r>
    </w:p>
    <w:p w14:paraId="0A543238" w14:textId="7029009A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4.3</w:t>
      </w:r>
    </w:p>
    <w:p w14:paraId="5B174E55" w14:textId="7574FF36" w:rsidR="008D43BA" w:rsidRPr="00105C7F" w:rsidRDefault="008D43BA" w:rsidP="00D336C0">
      <w:pPr>
        <w:pStyle w:val="ASUTableName"/>
      </w:pPr>
      <w:r w:rsidRPr="00105C7F">
        <w:t>Результати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)=</m:t>
        </m:r>
        <m:r>
          <m:rPr>
            <m:sty m:val="bi"/>
          </m:rPr>
          <w:rPr>
            <w:rFonts w:ascii="Cambria Math" w:hAnsi="Cambria Math"/>
          </w:rPr>
          <m:t>n</m:t>
        </m:r>
      </m:oMath>
      <w:r w:rsidRPr="00105C7F">
        <w:t>,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…</m:t>
        </m:r>
        <m:r>
          <m:rPr>
            <m:sty m:val="bi"/>
          </m:rPr>
          <w:rPr>
            <w:rFonts w:ascii="Cambria Math" w:hAnsi="Cambria Math"/>
          </w:rPr>
          <m:t>15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езультати верифікації симулятора для x(n) = n, n = 0\ldots 15"/>
      </w:tblPr>
      <w:tblGrid>
        <w:gridCol w:w="356"/>
        <w:gridCol w:w="1462"/>
        <w:gridCol w:w="1508"/>
        <w:gridCol w:w="2074"/>
        <w:gridCol w:w="624"/>
      </w:tblGrid>
      <w:tr w:rsidR="008D43BA" w:rsidRPr="00105C7F" w14:paraId="48FC8A18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2650FAA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16AB9F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Re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{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)}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C2DBD0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{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)}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779E72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00633C3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Збіг</w:t>
            </w:r>
            <w:proofErr w:type="spellEnd"/>
          </w:p>
        </w:tc>
      </w:tr>
      <w:tr w:rsidR="008D43BA" w:rsidRPr="00105C7F" w14:paraId="07E54A1D" w14:textId="77777777" w:rsidTr="000E4C03">
        <w:trPr>
          <w:jc w:val="center"/>
        </w:trPr>
        <w:tc>
          <w:tcPr>
            <w:tcW w:w="0" w:type="auto"/>
          </w:tcPr>
          <w:p w14:paraId="1B4A94C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73AA33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F9501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273CB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F3FA68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B77A967" w14:textId="77777777" w:rsidTr="000E4C03">
        <w:trPr>
          <w:jc w:val="center"/>
        </w:trPr>
        <w:tc>
          <w:tcPr>
            <w:tcW w:w="0" w:type="auto"/>
          </w:tcPr>
          <w:p w14:paraId="0258FA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9584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5188B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218716</m:t>
                </m:r>
              </m:oMath>
            </m:oMathPara>
          </w:p>
        </w:tc>
        <w:tc>
          <w:tcPr>
            <w:tcW w:w="0" w:type="auto"/>
          </w:tcPr>
          <w:p w14:paraId="59B642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03279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D857C94" w14:textId="77777777" w:rsidTr="000E4C03">
        <w:trPr>
          <w:jc w:val="center"/>
        </w:trPr>
        <w:tc>
          <w:tcPr>
            <w:tcW w:w="0" w:type="auto"/>
          </w:tcPr>
          <w:p w14:paraId="68AABEE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6A0F0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4CECC4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3C8029C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BD034C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07BD355" w14:textId="77777777" w:rsidTr="000E4C03">
        <w:trPr>
          <w:jc w:val="center"/>
        </w:trPr>
        <w:tc>
          <w:tcPr>
            <w:tcW w:w="0" w:type="auto"/>
          </w:tcPr>
          <w:p w14:paraId="2508FBC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AFDC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99BD75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972846</m:t>
                </m:r>
              </m:oMath>
            </m:oMathPara>
          </w:p>
        </w:tc>
        <w:tc>
          <w:tcPr>
            <w:tcW w:w="0" w:type="auto"/>
          </w:tcPr>
          <w:p w14:paraId="7AA1152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0B525E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7F647F83" w14:textId="77777777" w:rsidTr="000E4C03">
        <w:trPr>
          <w:jc w:val="center"/>
        </w:trPr>
        <w:tc>
          <w:tcPr>
            <w:tcW w:w="0" w:type="auto"/>
          </w:tcPr>
          <w:p w14:paraId="7967112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093A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714BD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1B5A76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0E4AA4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5903E1A5" w14:textId="77777777" w:rsidTr="000E4C03">
        <w:trPr>
          <w:jc w:val="center"/>
        </w:trPr>
        <w:tc>
          <w:tcPr>
            <w:tcW w:w="0" w:type="auto"/>
          </w:tcPr>
          <w:p w14:paraId="4D7CC71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EF8D8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F1681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345429</m:t>
                </m:r>
              </m:oMath>
            </m:oMathPara>
          </w:p>
        </w:tc>
        <w:tc>
          <w:tcPr>
            <w:tcW w:w="0" w:type="auto"/>
          </w:tcPr>
          <w:p w14:paraId="4D7735A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1515A5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38429D76" w14:textId="77777777" w:rsidTr="000E4C03">
        <w:trPr>
          <w:jc w:val="center"/>
        </w:trPr>
        <w:tc>
          <w:tcPr>
            <w:tcW w:w="0" w:type="auto"/>
          </w:tcPr>
          <w:p w14:paraId="04F4649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C2B83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F20D50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2999C5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B28D36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21911DE9" w14:textId="77777777" w:rsidTr="000E4C03">
        <w:trPr>
          <w:jc w:val="center"/>
        </w:trPr>
        <w:tc>
          <w:tcPr>
            <w:tcW w:w="0" w:type="auto"/>
          </w:tcPr>
          <w:p w14:paraId="6E9F948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12D9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D2F4C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591299</m:t>
                </m:r>
              </m:oMath>
            </m:oMathPara>
          </w:p>
        </w:tc>
        <w:tc>
          <w:tcPr>
            <w:tcW w:w="0" w:type="auto"/>
          </w:tcPr>
          <w:p w14:paraId="3AA363E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93CEE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2A5A795E" w14:textId="77777777" w:rsidTr="000E4C03">
        <w:trPr>
          <w:jc w:val="center"/>
        </w:trPr>
        <w:tc>
          <w:tcPr>
            <w:tcW w:w="0" w:type="auto"/>
          </w:tcPr>
          <w:p w14:paraId="573528F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727E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C737E7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5C80C4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8BC03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5C1C58F7" w14:textId="77777777" w:rsidTr="000E4C03">
        <w:trPr>
          <w:jc w:val="center"/>
        </w:trPr>
        <w:tc>
          <w:tcPr>
            <w:tcW w:w="0" w:type="auto"/>
          </w:tcPr>
          <w:p w14:paraId="6BEECE2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66D70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B53F7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591299</m:t>
                </m:r>
              </m:oMath>
            </m:oMathPara>
          </w:p>
        </w:tc>
        <w:tc>
          <w:tcPr>
            <w:tcW w:w="0" w:type="auto"/>
          </w:tcPr>
          <w:p w14:paraId="3F5BAE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44DE9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B7C8DA0" w14:textId="77777777" w:rsidTr="000E4C03">
        <w:trPr>
          <w:jc w:val="center"/>
        </w:trPr>
        <w:tc>
          <w:tcPr>
            <w:tcW w:w="0" w:type="auto"/>
          </w:tcPr>
          <w:p w14:paraId="468DDD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6C468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3DA37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358A6C2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63388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A74F91D" w14:textId="77777777" w:rsidTr="000E4C03">
        <w:trPr>
          <w:jc w:val="center"/>
        </w:trPr>
        <w:tc>
          <w:tcPr>
            <w:tcW w:w="0" w:type="auto"/>
          </w:tcPr>
          <w:p w14:paraId="2452134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B9A6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C39B47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345429</m:t>
                </m:r>
              </m:oMath>
            </m:oMathPara>
          </w:p>
        </w:tc>
        <w:tc>
          <w:tcPr>
            <w:tcW w:w="0" w:type="auto"/>
          </w:tcPr>
          <w:p w14:paraId="6CCE2F7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D01004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6A05EB9C" w14:textId="77777777" w:rsidTr="000E4C03">
        <w:trPr>
          <w:jc w:val="center"/>
        </w:trPr>
        <w:tc>
          <w:tcPr>
            <w:tcW w:w="0" w:type="auto"/>
          </w:tcPr>
          <w:p w14:paraId="2485AC6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3376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C648DE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8A57E0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FE1F1C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7B4E977D" w14:textId="77777777" w:rsidTr="000E4C03">
        <w:trPr>
          <w:jc w:val="center"/>
        </w:trPr>
        <w:tc>
          <w:tcPr>
            <w:tcW w:w="0" w:type="auto"/>
          </w:tcPr>
          <w:p w14:paraId="002CAAF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A7CA2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5C022C4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972846</m:t>
                </m:r>
              </m:oMath>
            </m:oMathPara>
          </w:p>
        </w:tc>
        <w:tc>
          <w:tcPr>
            <w:tcW w:w="0" w:type="auto"/>
          </w:tcPr>
          <w:p w14:paraId="5A68A0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AED43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152C42AB" w14:textId="77777777" w:rsidTr="000E4C03">
        <w:trPr>
          <w:jc w:val="center"/>
        </w:trPr>
        <w:tc>
          <w:tcPr>
            <w:tcW w:w="0" w:type="auto"/>
          </w:tcPr>
          <w:p w14:paraId="1116810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60FC0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4EB1768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313708</m:t>
                </m:r>
              </m:oMath>
            </m:oMathPara>
          </w:p>
        </w:tc>
        <w:tc>
          <w:tcPr>
            <w:tcW w:w="0" w:type="auto"/>
          </w:tcPr>
          <w:p w14:paraId="091C04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D875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  <w:tr w:rsidR="008D43BA" w:rsidRPr="00105C7F" w14:paraId="309F2C8C" w14:textId="77777777" w:rsidTr="000E4C03">
        <w:trPr>
          <w:jc w:val="center"/>
        </w:trPr>
        <w:tc>
          <w:tcPr>
            <w:tcW w:w="0" w:type="auto"/>
          </w:tcPr>
          <w:p w14:paraId="5E0664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3731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E761C4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218716</m:t>
                </m:r>
              </m:oMath>
            </m:oMathPara>
          </w:p>
        </w:tc>
        <w:tc>
          <w:tcPr>
            <w:tcW w:w="0" w:type="auto"/>
          </w:tcPr>
          <w:p w14:paraId="1428F43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22DC30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+</w:t>
            </w:r>
          </w:p>
        </w:tc>
      </w:tr>
    </w:tbl>
    <w:p w14:paraId="49D332FF" w14:textId="77777777" w:rsidR="00683694" w:rsidRDefault="00683694" w:rsidP="00105C7F">
      <w:pPr>
        <w:pStyle w:val="ASUBodyText"/>
        <w:rPr>
          <w:lang w:val="en-US"/>
        </w:rPr>
      </w:pPr>
    </w:p>
    <w:p w14:paraId="657CC443" w14:textId="587634C4" w:rsidR="008D43BA" w:rsidRPr="00105C7F" w:rsidRDefault="008D43BA" w:rsidP="00105C7F">
      <w:pPr>
        <w:pStyle w:val="ASUBodyText"/>
      </w:pPr>
      <w:r w:rsidRPr="00105C7F">
        <w:t>Стовпець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sim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</m:t>
        </m:r>
      </m:oMath>
      <w:r w:rsidR="001D28F3">
        <w:t xml:space="preserve"> </w:t>
      </w:r>
      <w:r w:rsidRPr="00105C7F">
        <w:t>показує</w:t>
      </w:r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різниці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отриманим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еталонним</w:t>
      </w:r>
      <w:r w:rsidR="001D28F3">
        <w:t xml:space="preserve"> </w:t>
      </w:r>
      <w:proofErr w:type="spellStart"/>
      <w:r w:rsidRPr="00105C7F">
        <w:t>відліками</w:t>
      </w:r>
      <w:proofErr w:type="spellEnd"/>
      <w:r w:rsidRPr="00105C7F">
        <w:t>;</w:t>
      </w:r>
      <w:r w:rsidR="001D28F3">
        <w:t xml:space="preserve"> </w:t>
      </w:r>
      <w:r w:rsidRPr="00105C7F">
        <w:t>“+”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“Збіг”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критерію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sim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ref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)|&lt;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16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модуль</w:t>
      </w:r>
      <w:r w:rsidR="001D28F3">
        <w:t xml:space="preserve"> </w:t>
      </w:r>
      <w:r w:rsidRPr="00105C7F">
        <w:t>різниці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нулю: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підрахунку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машинній</w:t>
      </w:r>
      <w:r w:rsidR="001D28F3">
        <w:t xml:space="preserve"> </w:t>
      </w:r>
      <w:r w:rsidRPr="00105C7F">
        <w:t>арифметиці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</w:t>
      </w:r>
      <w:r w:rsidR="001D28F3">
        <w:t xml:space="preserve"> </w:t>
      </w:r>
      <w:proofErr w:type="spellStart"/>
      <w:r w:rsidRPr="00105C7F">
        <w:t>simulator</w:t>
      </w:r>
      <w:proofErr w:type="spellEnd"/>
      <w:r w:rsidRPr="00105C7F">
        <w:t>-розклад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розкладом</w:t>
      </w:r>
      <w:r w:rsidR="001D28F3">
        <w:t xml:space="preserve"> </w:t>
      </w:r>
      <w:r w:rsidRPr="00105C7F">
        <w:t>радикс-4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Pr="00105C7F">
        <w:t>,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проміжні</w:t>
      </w:r>
      <w:r w:rsidR="001D28F3">
        <w:t xml:space="preserve"> </w:t>
      </w:r>
      <w:r w:rsidRPr="00105C7F">
        <w:lastRenderedPageBreak/>
        <w:t>округлення</w:t>
      </w:r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біти.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дійсного</w:t>
      </w:r>
      <w:r w:rsidR="001D28F3">
        <w:t xml:space="preserve"> </w:t>
      </w:r>
      <w:r w:rsidRPr="00105C7F">
        <w:t>вхідного</w:t>
      </w:r>
      <w:r w:rsidR="001D28F3">
        <w:t xml:space="preserve"> </w:t>
      </w:r>
      <w:r w:rsidRPr="00105C7F">
        <w:t>сигналу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cr m:val="double-struck"/>
            <m:sty m:val="p"/>
          </m:rPr>
          <w:rPr>
            <w:rFonts w:ascii="Cambria Math" w:hAnsi="Cambria Math"/>
          </w:rPr>
          <m:t>)∈R</m:t>
        </m:r>
      </m:oMath>
      <w:r w:rsidR="001D28F3">
        <w:t xml:space="preserve"> </w:t>
      </w:r>
      <w:r w:rsidRPr="00105C7F">
        <w:t>спектр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властивість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</w:t>
      </w:r>
      <w:r w:rsidR="001D28F3">
        <w:t xml:space="preserve"> </w:t>
      </w:r>
      <w:proofErr w:type="spellStart"/>
      <w:r w:rsidRPr="00105C7F">
        <w:t>антисиметрію</w:t>
      </w:r>
      <w:proofErr w:type="spellEnd"/>
      <w:r w:rsidR="001D28F3">
        <w:t xml:space="preserve"> </w:t>
      </w:r>
      <w:r w:rsidRPr="00105C7F">
        <w:t>уявних</w:t>
      </w:r>
      <w:r w:rsidR="001D28F3">
        <w:t xml:space="preserve"> </w:t>
      </w:r>
      <w:r w:rsidRPr="00105C7F">
        <w:t>частин:</w:t>
      </w:r>
    </w:p>
    <w:p w14:paraId="7E82212B" w14:textId="2FE3AB58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218716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антисиметрія</w:t>
      </w:r>
      <w:proofErr w:type="spellEnd"/>
      <w:r w:rsidRPr="00105C7F">
        <w:t>;</w:t>
      </w:r>
    </w:p>
    <w:p w14:paraId="613F5EDD" w14:textId="27628C58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)}=+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)}=-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591299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proofErr w:type="spellStart"/>
      <w:r w:rsidRPr="00105C7F">
        <w:t>антисиметрія</w:t>
      </w:r>
      <w:proofErr w:type="spellEnd"/>
      <w:r w:rsidRPr="00105C7F">
        <w:t>;</w:t>
      </w:r>
    </w:p>
    <w:p w14:paraId="57272205" w14:textId="6FE46833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(DC-компонента);</w:t>
      </w:r>
    </w:p>
    <w:p w14:paraId="1350FC93" w14:textId="2E25CCEC" w:rsidR="008D43BA" w:rsidRPr="00105C7F" w:rsidRDefault="008D43BA" w:rsidP="008D43BA">
      <w:pPr>
        <w:numPr>
          <w:ilvl w:val="0"/>
          <w:numId w:val="7"/>
        </w:numPr>
        <w:spacing w:after="200"/>
      </w:pPr>
      <m:oMath>
        <m:r>
          <w:rPr>
            <w:rFonts w:ascii="Cambria Math" w:hAnsi="Cambria Math"/>
          </w:rPr>
          <m:t>Im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)}=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(точка</w:t>
      </w:r>
      <w:r w:rsidR="001D28F3">
        <w:t xml:space="preserve"> </w:t>
      </w:r>
      <w:proofErr w:type="spellStart"/>
      <w:r w:rsidRPr="00105C7F">
        <w:t>Найквіста</w:t>
      </w:r>
      <w:proofErr w:type="spellEnd"/>
      <w:r w:rsidRPr="00105C7F">
        <w:t>).</w:t>
      </w:r>
    </w:p>
    <w:p w14:paraId="24F65651" w14:textId="396E3400" w:rsidR="008D43BA" w:rsidRPr="00105C7F" w:rsidRDefault="008D43BA" w:rsidP="00D2071F">
      <w:pPr>
        <w:pStyle w:val="ASUBodyText"/>
      </w:pPr>
      <w:r w:rsidRPr="00105C7F">
        <w:t>Зведені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4.4.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випадках</w:t>
      </w:r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7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rPr>
          <w:rStyle w:val="VerbatimChar"/>
          <w:rFonts w:ascii="Times New Roman" w:hAnsi="Times New Roman" w:cs="Times New Roman"/>
        </w:rPr>
        <w:t>mismatches</w:t>
      </w:r>
      <w:r w:rsidRPr="00F627B1">
        <w:rPr>
          <w:rStyle w:val="VerbatimChar"/>
          <w:rFonts w:ascii="Times New Roman" w:hAnsi="Times New Roman"/>
          <w:lang w:val="uk-UA"/>
          <w:rPrChange w:id="17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17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7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{}}</w:t>
      </w:r>
      <w:r w:rsidRPr="00105C7F">
        <w:t>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proofErr w:type="spellStart"/>
      <w:r w:rsidRPr="00105C7F">
        <w:t>порог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</w:p>
    <w:p w14:paraId="195A1CC6" w14:textId="7008FCD8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4.4</w:t>
      </w:r>
    </w:p>
    <w:p w14:paraId="310E8603" w14:textId="44BBADB8" w:rsidR="008D43BA" w:rsidRPr="00105C7F" w:rsidRDefault="008D43BA" w:rsidP="00D336C0">
      <w:pPr>
        <w:pStyle w:val="ASUTableName"/>
      </w:pPr>
      <w:r w:rsidRPr="00105C7F">
        <w:t>Зведені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функціональної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сценаріїв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едені результати функціональної верифікації для шести сценаріїв"/>
      </w:tblPr>
      <w:tblGrid>
        <w:gridCol w:w="1378"/>
        <w:gridCol w:w="2630"/>
        <w:gridCol w:w="1645"/>
        <w:gridCol w:w="1217"/>
      </w:tblGrid>
      <w:tr w:rsidR="008D43BA" w:rsidRPr="00D336C0" w14:paraId="1C54734C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6B525C8" w14:textId="77777777" w:rsidR="008D43BA" w:rsidRPr="00D336C0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Сценарій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774EA9" w14:textId="77777777" w:rsidR="008D43BA" w:rsidRPr="00D336C0" w:rsidRDefault="00000000" w:rsidP="00F627B1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sim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ref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117D8A" w14:textId="77777777" w:rsidR="008D43BA" w:rsidRPr="00D336C0" w:rsidRDefault="008D43BA" w:rsidP="00F627B1">
            <w:pPr>
              <w:rPr>
                <w:rFonts w:ascii="Times New Roman" w:hAnsi="Times New Roman" w:cs="Times New Roman"/>
              </w:rPr>
            </w:pPr>
            <w:r w:rsidRPr="00D336C0">
              <w:rPr>
                <w:rFonts w:ascii="Times New Roman" w:hAnsi="Times New Roman" w:cs="Times New Roman"/>
              </w:rPr>
              <w:t>RMS-</w:t>
            </w:r>
            <w:proofErr w:type="spellStart"/>
            <w:r w:rsidRPr="00D336C0">
              <w:rPr>
                <w:rFonts w:ascii="Times New Roman" w:hAnsi="Times New Roman" w:cs="Times New Roman"/>
              </w:rPr>
              <w:t>похибка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09F04C" w14:textId="77777777" w:rsidR="008D43BA" w:rsidRPr="00D336C0" w:rsidRDefault="008D43BA" w:rsidP="00F627B1">
            <w:pPr>
              <w:rPr>
                <w:rFonts w:ascii="Times New Roman" w:hAnsi="Times New Roman" w:cs="Times New Roman"/>
              </w:rPr>
            </w:pPr>
            <w:r w:rsidRPr="00D336C0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8D43BA" w:rsidRPr="00D336C0" w14:paraId="2C7E8937" w14:textId="77777777" w:rsidTr="000E4C03">
        <w:trPr>
          <w:jc w:val="center"/>
        </w:trPr>
        <w:tc>
          <w:tcPr>
            <w:tcW w:w="0" w:type="auto"/>
          </w:tcPr>
          <w:p w14:paraId="6ED7DC5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6A2DA6A3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45EA6B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E2F6D3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24928097" w14:textId="77777777" w:rsidTr="000E4C03">
        <w:trPr>
          <w:jc w:val="center"/>
        </w:trPr>
        <w:tc>
          <w:tcPr>
            <w:tcW w:w="0" w:type="auto"/>
          </w:tcPr>
          <w:p w14:paraId="0D62C48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211ADFDD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0AF32F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2201A02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595C3B6E" w14:textId="77777777" w:rsidTr="000E4C03">
        <w:trPr>
          <w:jc w:val="center"/>
        </w:trPr>
        <w:tc>
          <w:tcPr>
            <w:tcW w:w="0" w:type="auto"/>
          </w:tcPr>
          <w:p w14:paraId="235BEDB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18BC1DB7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3CCB5D9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F68FA6E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77E5D346" w14:textId="77777777" w:rsidTr="000E4C03">
        <w:trPr>
          <w:jc w:val="center"/>
        </w:trPr>
        <w:tc>
          <w:tcPr>
            <w:tcW w:w="0" w:type="auto"/>
          </w:tcPr>
          <w:p w14:paraId="4260D343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17958530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E233FBA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950B2BE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4BC89CCE" w14:textId="77777777" w:rsidTr="000E4C03">
        <w:trPr>
          <w:jc w:val="center"/>
        </w:trPr>
        <w:tc>
          <w:tcPr>
            <w:tcW w:w="0" w:type="auto"/>
          </w:tcPr>
          <w:p w14:paraId="46E723BC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2C52AE27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AEFD340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D882A38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  <w:tr w:rsidR="008D43BA" w:rsidRPr="00D336C0" w14:paraId="5BACBA84" w14:textId="77777777" w:rsidTr="000E4C03">
        <w:trPr>
          <w:jc w:val="center"/>
        </w:trPr>
        <w:tc>
          <w:tcPr>
            <w:tcW w:w="0" w:type="auto"/>
          </w:tcPr>
          <w:p w14:paraId="6A346B57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D336C0">
              <w:rPr>
                <w:rStyle w:val="VerbatimChar"/>
                <w:rFonts w:ascii="Times New Roman" w:hAnsi="Times New Roman" w:cs="Times New Roman"/>
              </w:rPr>
              <w:t>two-impulses</w:t>
            </w:r>
          </w:p>
        </w:tc>
        <w:tc>
          <w:tcPr>
            <w:tcW w:w="0" w:type="auto"/>
          </w:tcPr>
          <w:p w14:paraId="7806E702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BD921FA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3F93D2E" w14:textId="77777777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D336C0">
              <w:rPr>
                <w:rFonts w:ascii="Times New Roman" w:hAnsi="Times New Roman" w:cs="Times New Roman"/>
              </w:rPr>
              <w:t>пройдено</w:t>
            </w:r>
            <w:proofErr w:type="spellEnd"/>
          </w:p>
        </w:tc>
      </w:tr>
    </w:tbl>
    <w:p w14:paraId="0C7C4B9F" w14:textId="35D043CB" w:rsidR="008D43BA" w:rsidRPr="00105C7F" w:rsidRDefault="008D43BA" w:rsidP="00105C7F">
      <w:pPr>
        <w:pStyle w:val="ASUBodyText"/>
      </w:pPr>
      <w:r w:rsidRPr="00105C7F">
        <w:t>Спостережувані</w:t>
      </w:r>
      <w:r w:rsidR="001D28F3">
        <w:t xml:space="preserve"> </w:t>
      </w:r>
      <w:r w:rsidRPr="00105C7F">
        <w:t>нульові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verify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F627B1">
        <w:rPr>
          <w:rStyle w:val="VerbatimChar"/>
          <w:rFonts w:ascii="Times New Roman" w:hAnsi="Times New Roman"/>
          <w:lang w:val="uk-UA"/>
          <w:rPrChange w:id="17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F627B1">
        <w:rPr>
          <w:rStyle w:val="VerbatimChar"/>
          <w:rFonts w:ascii="Times New Roman" w:hAnsi="Times New Roman"/>
          <w:lang w:val="uk-UA"/>
          <w:rPrChange w:id="17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)</w:t>
      </w:r>
      <w:r w:rsidR="001D28F3">
        <w:t xml:space="preserve"> </w:t>
      </w:r>
      <w:r w:rsidRPr="00105C7F">
        <w:t>пояснюються</w:t>
      </w:r>
      <w:r w:rsidR="001D28F3">
        <w:t xml:space="preserve"> </w:t>
      </w:r>
      <w:r w:rsidRPr="00105C7F">
        <w:t>тим,</w:t>
      </w:r>
      <w:r w:rsidR="001D28F3">
        <w:t xml:space="preserve"> </w:t>
      </w:r>
      <w:r w:rsidRPr="00105C7F">
        <w:t>що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використовує</w:t>
      </w:r>
      <w:r w:rsidR="001D28F3">
        <w:t xml:space="preserve"> </w:t>
      </w:r>
      <w:r w:rsidRPr="00105C7F">
        <w:t>радикс-4-розклад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тим</w:t>
      </w:r>
      <w:r w:rsidR="001D28F3">
        <w:t xml:space="preserve"> </w:t>
      </w:r>
      <w:r w:rsidRPr="00105C7F">
        <w:t>самим</w:t>
      </w:r>
      <w:r w:rsidR="001D28F3">
        <w:t xml:space="preserve"> </w:t>
      </w:r>
      <w:r w:rsidRPr="00105C7F">
        <w:t>чотиритактним</w:t>
      </w:r>
      <w:r w:rsidR="001D28F3">
        <w:t xml:space="preserve"> </w:t>
      </w:r>
      <w:r w:rsidRPr="00105C7F">
        <w:t>“метеликом”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7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й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результаті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елементарних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плаваючою</w:t>
      </w:r>
      <w:r w:rsidR="001D28F3">
        <w:t xml:space="preserve"> </w:t>
      </w:r>
      <w:r w:rsidRPr="00105C7F">
        <w:t>комою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самому</w:t>
      </w:r>
      <w:r w:rsidR="001D28F3">
        <w:t xml:space="preserve"> </w:t>
      </w:r>
      <w:r w:rsidRPr="00105C7F">
        <w:t>порядку</w:t>
      </w:r>
      <w:r w:rsidR="001D28F3">
        <w:t xml:space="preserve"> </w:t>
      </w:r>
      <w:r w:rsidRPr="00105C7F">
        <w:t>і,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наслідок,</w:t>
      </w:r>
      <w:r w:rsidR="001D28F3">
        <w:t xml:space="preserve"> </w:t>
      </w:r>
      <w:r w:rsidRPr="00105C7F">
        <w:t>дають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подвійної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double</w:t>
      </w:r>
      <w:r w:rsidRPr="00105C7F">
        <w:t>,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754).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використанні</w:t>
      </w:r>
      <w:r w:rsidR="001D28F3">
        <w:t xml:space="preserve"> </w:t>
      </w:r>
      <w:proofErr w:type="spellStart"/>
      <w:r w:rsidRPr="00105C7F">
        <w:t>референса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іншим</w:t>
      </w:r>
      <w:r w:rsidR="001D28F3">
        <w:t xml:space="preserve"> </w:t>
      </w:r>
      <w:r w:rsidRPr="00105C7F">
        <w:t>внутрішнім</w:t>
      </w:r>
      <w:r w:rsidR="001D28F3">
        <w:t xml:space="preserve"> </w:t>
      </w:r>
      <w:r w:rsidRPr="00105C7F">
        <w:t>порядком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очікувана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обмежена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</m:t>
            </m:r>
          </m:sup>
        </m:sSup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критерій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</w:p>
    <w:p w14:paraId="176DDB4C" w14:textId="7376EC7D" w:rsidR="008D43BA" w:rsidRPr="00105C7F" w:rsidRDefault="008D43BA" w:rsidP="00105C7F">
      <w:pPr>
        <w:pStyle w:val="ASUBodyText"/>
      </w:pPr>
      <w:r w:rsidRPr="00105C7F">
        <w:lastRenderedPageBreak/>
        <w:t>Кількість</w:t>
      </w:r>
      <w:r w:rsidR="001D28F3">
        <w:t xml:space="preserve"> </w:t>
      </w:r>
      <w:r w:rsidRPr="00105C7F">
        <w:t>арифметичних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обчислено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: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параметр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params</w:t>
      </w:r>
      <w:r w:rsidRPr="00F627B1">
        <w:rPr>
          <w:rStyle w:val="VerbatimChar"/>
          <w:rFonts w:ascii="Times New Roman" w:hAnsi="Times New Roman"/>
          <w:lang w:val="uk-UA"/>
          <w:rPrChange w:id="17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F627B1">
        <w:rPr>
          <w:rStyle w:val="VerbatimChar"/>
          <w:rFonts w:ascii="Times New Roman" w:hAnsi="Times New Roman"/>
          <w:lang w:val="uk-UA"/>
          <w:rPrChange w:id="17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k</w:t>
      </w:r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 xml:space="preserve"> 16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(нетривіальні</w:t>
      </w:r>
      <w:r w:rsidR="001D28F3">
        <w:t xml:space="preserve"> </w:t>
      </w:r>
      <w:r w:rsidRPr="00105C7F">
        <w:t>множники),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тривіальні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).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вузлів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17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множень.</w:t>
      </w:r>
      <w:r w:rsidR="001D28F3">
        <w:t xml:space="preserve"> </w:t>
      </w:r>
      <w:r w:rsidRPr="00105C7F">
        <w:t>Підрахунок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4.5.</w:t>
      </w:r>
    </w:p>
    <w:p w14:paraId="6C829F7D" w14:textId="23D8CFB3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4.5</w:t>
      </w:r>
    </w:p>
    <w:p w14:paraId="6A2D770B" w14:textId="7E8B1A73" w:rsidR="008D43BA" w:rsidRPr="00105C7F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обчислювальної</w:t>
      </w:r>
      <w:r w:rsidR="001D28F3">
        <w:t xml:space="preserve"> </w:t>
      </w:r>
      <w:r w:rsidRPr="00105C7F">
        <w:t>складності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рівняння обчислювальної складності для N = 16"/>
      </w:tblPr>
      <w:tblGrid>
        <w:gridCol w:w="1698"/>
        <w:gridCol w:w="2701"/>
        <w:gridCol w:w="1690"/>
        <w:gridCol w:w="1669"/>
        <w:gridCol w:w="1586"/>
      </w:tblGrid>
      <w:tr w:rsidR="008D43BA" w:rsidRPr="00105C7F" w14:paraId="33388324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79F918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0" w:type="auto"/>
          </w:tcPr>
          <w:p w14:paraId="29561351" w14:textId="3124FF96" w:rsidR="008D43BA" w:rsidRPr="00F627B1" w:rsidRDefault="008D43BA" w:rsidP="00F627B1">
            <w:pPr>
              <w:rPr>
                <w:rFonts w:ascii="Times New Roman" w:hAnsi="Times New Roman"/>
                <w:lang w:val="ru-RU"/>
                <w:rPrChange w:id="17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lang w:val="ru-RU"/>
                <w:rPrChange w:id="1798" w:author="Учетная запись Майкрософт" w:date="2026-05-24T17:35:00Z">
                  <w:rPr/>
                </w:rPrChange>
              </w:rPr>
              <w:t>К-</w:t>
            </w:r>
            <w:proofErr w:type="spellStart"/>
            <w:r w:rsidRPr="00F627B1">
              <w:rPr>
                <w:lang w:val="ru-RU"/>
                <w:rPrChange w:id="1799" w:author="Учетная запись Майкрософт" w:date="2026-05-24T17:35:00Z">
                  <w:rPr/>
                </w:rPrChange>
              </w:rPr>
              <w:t>сть</w:t>
            </w:r>
            <w:proofErr w:type="spellEnd"/>
            <w:r w:rsidR="001D28F3" w:rsidRPr="00F627B1">
              <w:rPr>
                <w:lang w:val="ru-RU"/>
                <w:rPrChange w:id="1800" w:author="Учетная запись Майкрософт" w:date="2026-05-24T17:35:00Z">
                  <w:rPr/>
                </w:rPrChange>
              </w:rPr>
              <w:t xml:space="preserve"> </w:t>
            </w:r>
            <w:proofErr w:type="spellStart"/>
            <w:r w:rsidRPr="00F627B1">
              <w:rPr>
                <w:lang w:val="ru-RU"/>
                <w:rPrChange w:id="1801" w:author="Учетная запись Майкрософт" w:date="2026-05-24T17:35:00Z">
                  <w:rPr/>
                </w:rPrChange>
              </w:rPr>
              <w:t>нетривіальних</w:t>
            </w:r>
            <w:proofErr w:type="spellEnd"/>
            <w:r w:rsidR="001D28F3" w:rsidRPr="00F627B1">
              <w:rPr>
                <w:lang w:val="ru-RU"/>
                <w:rPrChange w:id="1802" w:author="Учетная запись Майкрософт" w:date="2026-05-24T17:35:00Z">
                  <w:rPr/>
                </w:rPrChange>
              </w:rPr>
              <w:t xml:space="preserve"> </w:t>
            </w:r>
            <w:proofErr w:type="spellStart"/>
            <w:r w:rsidRPr="00F627B1">
              <w:rPr>
                <w:lang w:val="ru-RU"/>
                <w:rPrChange w:id="1803" w:author="Учетная запись Майкрософт" w:date="2026-05-24T17:35:00Z">
                  <w:rPr/>
                </w:rPrChange>
              </w:rPr>
              <w:t>компл</w:t>
            </w:r>
            <w:proofErr w:type="spellEnd"/>
            <w:r w:rsidRPr="00F627B1">
              <w:rPr>
                <w:lang w:val="ru-RU"/>
                <w:rPrChange w:id="1804" w:author="Учетная запись Майкрософт" w:date="2026-05-24T17:35:00Z">
                  <w:rPr/>
                </w:rPrChange>
              </w:rPr>
              <w:t>.</w:t>
            </w:r>
            <w:r w:rsidR="001D28F3" w:rsidRPr="00F627B1">
              <w:rPr>
                <w:lang w:val="ru-RU"/>
                <w:rPrChange w:id="1805" w:author="Учетная запись Майкрософт" w:date="2026-05-24T17:35:00Z">
                  <w:rPr/>
                </w:rPrChange>
              </w:rPr>
              <w:t xml:space="preserve"> </w:t>
            </w:r>
            <w:proofErr w:type="spellStart"/>
            <w:r w:rsidRPr="00F627B1">
              <w:rPr>
                <w:lang w:val="ru-RU"/>
                <w:rPrChange w:id="1806" w:author="Учетная запись Майкрософт" w:date="2026-05-24T17:35:00Z">
                  <w:rPr/>
                </w:rPrChange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662FDF2B" w14:textId="2C21ED76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55915F2B" w14:textId="60FEB8AB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44FCD9B3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Асимптотика</w:t>
            </w:r>
            <w:proofErr w:type="spellEnd"/>
          </w:p>
        </w:tc>
      </w:tr>
      <w:tr w:rsidR="008D43BA" w:rsidRPr="00105C7F" w14:paraId="2292D98E" w14:textId="77777777" w:rsidTr="000E4C03">
        <w:tc>
          <w:tcPr>
            <w:tcW w:w="0" w:type="auto"/>
          </w:tcPr>
          <w:p w14:paraId="1A0BD120" w14:textId="2FA131E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</w:p>
        </w:tc>
        <w:tc>
          <w:tcPr>
            <w:tcW w:w="0" w:type="auto"/>
          </w:tcPr>
          <w:p w14:paraId="526272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256</m:t>
                </m:r>
              </m:oMath>
            </m:oMathPara>
          </w:p>
        </w:tc>
        <w:tc>
          <w:tcPr>
            <w:tcW w:w="0" w:type="auto"/>
          </w:tcPr>
          <w:p w14:paraId="25C8886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1024</m:t>
                </m:r>
              </m:oMath>
            </m:oMathPara>
          </w:p>
        </w:tc>
        <w:tc>
          <w:tcPr>
            <w:tcW w:w="0" w:type="auto"/>
          </w:tcPr>
          <w:p w14:paraId="1924F43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240</m:t>
                </m:r>
              </m:oMath>
            </m:oMathPara>
          </w:p>
        </w:tc>
        <w:tc>
          <w:tcPr>
            <w:tcW w:w="0" w:type="auto"/>
          </w:tcPr>
          <w:p w14:paraId="39B9A8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7CFA94E6" w14:textId="77777777" w:rsidTr="000E4C03">
        <w:tc>
          <w:tcPr>
            <w:tcW w:w="0" w:type="auto"/>
          </w:tcPr>
          <w:p w14:paraId="76B0D24E" w14:textId="4E23058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ШПФ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radix-4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(ця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робота)</w:t>
            </w:r>
          </w:p>
        </w:tc>
        <w:tc>
          <w:tcPr>
            <w:tcW w:w="0" w:type="auto"/>
          </w:tcPr>
          <w:p w14:paraId="788103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9</m:t>
                </m:r>
              </m:oMath>
            </m:oMathPara>
          </w:p>
        </w:tc>
        <w:tc>
          <w:tcPr>
            <w:tcW w:w="0" w:type="auto"/>
          </w:tcPr>
          <w:p w14:paraId="0874222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36</m:t>
                </m:r>
              </m:oMath>
            </m:oMathPara>
          </w:p>
        </w:tc>
        <w:tc>
          <w:tcPr>
            <w:tcW w:w="0" w:type="auto"/>
          </w:tcPr>
          <w:p w14:paraId="6A4F321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64</m:t>
                </m:r>
              </m:oMath>
            </m:oMathPara>
          </w:p>
        </w:tc>
        <w:tc>
          <w:tcPr>
            <w:tcW w:w="0" w:type="auto"/>
          </w:tcPr>
          <w:p w14:paraId="7B40B8B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</w:tbl>
    <w:p w14:paraId="342F2EB8" w14:textId="61E66337" w:rsidR="008D43BA" w:rsidRPr="00105C7F" w:rsidRDefault="008D43BA" w:rsidP="00105C7F">
      <w:pPr>
        <w:pStyle w:val="ASUBodyText"/>
      </w:pP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множеннями:</w:t>
      </w:r>
    </w:p>
    <w:p w14:paraId="112029BB" w14:textId="77777777" w:rsidR="008D43BA" w:rsidRPr="00105C7F" w:rsidRDefault="00000000" w:rsidP="00105C7F">
      <w:pPr>
        <w:pStyle w:val="ASU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256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4 </m:t>
          </m:r>
          <m:r>
            <m:rPr>
              <m:sty m:val="p"/>
            </m:rPr>
            <w:rPr>
              <w:rFonts w:ascii="Cambria Math" w:hAnsi="Cambria Math"/>
            </w:rPr>
            <m:t>×.</m:t>
          </m:r>
        </m:oMath>
      </m:oMathPara>
    </w:p>
    <w:p w14:paraId="19ED9918" w14:textId="7046D89E" w:rsidR="008D43BA" w:rsidRDefault="008D43BA" w:rsidP="00D2071F">
      <w:pPr>
        <w:pStyle w:val="ASUBodyText"/>
        <w:rPr>
          <w:lang w:val="en-US"/>
        </w:rPr>
      </w:pPr>
      <w:r w:rsidRPr="00105C7F">
        <w:t>Топологічний</w:t>
      </w:r>
      <w:r w:rsidR="001D28F3">
        <w:t xml:space="preserve"> </w:t>
      </w:r>
      <w:r w:rsidRPr="00105C7F">
        <w:t>прохід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обчисленням</w:t>
      </w:r>
      <w:r w:rsidR="001D28F3">
        <w:t xml:space="preserve"> </w:t>
      </w:r>
      <w:r w:rsidRPr="00105C7F">
        <w:t>ASAP-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ALAP-часів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(модуль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</w:t>
      </w:r>
      <w:r w:rsidRPr="00F627B1">
        <w:rPr>
          <w:rStyle w:val="VerbatimChar"/>
          <w:rFonts w:ascii="Times New Roman" w:hAnsi="Times New Roman"/>
          <w:lang w:val="uk-UA"/>
          <w:rPrChange w:id="18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F627B1">
        <w:rPr>
          <w:rStyle w:val="VerbatimChar"/>
          <w:rFonts w:ascii="Times New Roman" w:hAnsi="Times New Roman"/>
          <w:lang w:val="uk-UA"/>
          <w:rPrChange w:id="18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uk-UA"/>
          <w:rPrChange w:id="18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)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такі</w:t>
      </w:r>
      <w:r w:rsidR="001D28F3">
        <w:t xml:space="preserve"> </w:t>
      </w:r>
      <w:r w:rsidRPr="00105C7F">
        <w:t>результати,</w:t>
      </w:r>
      <w:r w:rsidR="001D28F3">
        <w:t xml:space="preserve"> </w:t>
      </w:r>
      <w:r w:rsidRPr="00105C7F">
        <w:t>узгоджені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фактичним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симуляції:</w:t>
      </w:r>
      <w:r w:rsidR="001D28F3">
        <w:t xml:space="preserve"> </w:t>
      </w:r>
      <w:r w:rsidRPr="00105C7F">
        <w:t>послідовна</w:t>
      </w:r>
      <w:r w:rsidR="001D28F3">
        <w:t xml:space="preserve"> </w:t>
      </w:r>
      <w:r w:rsidRPr="00105C7F">
        <w:t>робота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083A50" w:rsidRPr="00083A50">
        <w:t xml:space="preserve"> </w:t>
      </w:r>
      <w:r w:rsidR="00083A50">
        <w:t>ум. од., критичний шлях визначається за формулою (4.4):</w:t>
      </w:r>
    </w:p>
    <w:p w14:paraId="0D8233E6" w14:textId="77777777" w:rsidR="00083A50" w:rsidRPr="00083A50" w:rsidRDefault="00083A50" w:rsidP="00D2071F">
      <w:pPr>
        <w:pStyle w:val="ASUBodyText"/>
        <w:rPr>
          <w:lang w:val="en-US"/>
        </w:rPr>
      </w:pPr>
    </w:p>
    <w:p w14:paraId="2FF37147" w14:textId="77777777" w:rsidR="00083A50" w:rsidRPr="00083A50" w:rsidRDefault="00000000" w:rsidP="00105C7F">
      <w:pPr>
        <w:pStyle w:val="ASUBodyTex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=600+400+600+200+600+400+600=3400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4.4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650AD9A" w14:textId="77777777" w:rsidR="00083A50" w:rsidRDefault="00083A50" w:rsidP="00083A50">
      <w:pPr>
        <w:pStyle w:val="FirstParagraph"/>
      </w:pPr>
    </w:p>
    <w:p w14:paraId="0F9FA5A6" w14:textId="570DC523" w:rsidR="00083A50" w:rsidRDefault="00083A50" w:rsidP="00083A50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>
        <w:t xml:space="preserve"> – повна довжина критичного шляху з урахуванням затримок дуг, ум. од. часу;</w:t>
      </w:r>
    </w:p>
    <w:p w14:paraId="7AA28CDF" w14:textId="77777777" w:rsidR="00083A50" w:rsidRDefault="00083A50" w:rsidP="00083A50">
      <w:pPr>
        <w:pStyle w:val="ASUBodyText"/>
      </w:pPr>
      <m:oMath>
        <m:r>
          <w:rPr>
            <w:rFonts w:ascii="Cambria Math" w:hAnsi="Cambria Math"/>
          </w:rPr>
          <m:t>600</m:t>
        </m:r>
      </m:oMath>
      <w:r>
        <w:t xml:space="preserve"> – затримка </w:t>
      </w:r>
      <w:r>
        <w:rPr>
          <w:rStyle w:val="VerbatimChar"/>
        </w:rPr>
        <w:t>delay</w:t>
      </w:r>
      <w:r>
        <w:t xml:space="preserve"> зовнішньої та внутрішніх дуг, ум. од.;</w:t>
      </w:r>
    </w:p>
    <w:p w14:paraId="4903305C" w14:textId="77777777" w:rsidR="00083A50" w:rsidRDefault="00083A50" w:rsidP="00083A50">
      <w:pPr>
        <w:pStyle w:val="ASUBodyText"/>
      </w:pPr>
      <m:oMath>
        <m:r>
          <w:rPr>
            <w:rFonts w:ascii="Cambria Math" w:hAnsi="Cambria Math"/>
          </w:rPr>
          <m:t>400</m:t>
        </m:r>
      </m:oMath>
      <w:r>
        <w:t xml:space="preserve"> – затримка </w:t>
      </w:r>
      <w:r>
        <w:rPr>
          <w:rStyle w:val="VerbatimChar"/>
        </w:rPr>
        <w:t>latency</w:t>
      </w:r>
      <w:r>
        <w:t xml:space="preserve"> вузла </w:t>
      </w:r>
      <w:r>
        <w:rPr>
          <w:rStyle w:val="VerbatimChar"/>
        </w:rPr>
        <w:t>dft4</w:t>
      </w:r>
      <w:r>
        <w:t>, ум. од.;</w:t>
      </w:r>
    </w:p>
    <w:p w14:paraId="1A632240" w14:textId="77777777" w:rsidR="00083A50" w:rsidRDefault="00083A50" w:rsidP="00083A50">
      <w:pPr>
        <w:pStyle w:val="ASUBodyText"/>
      </w:pPr>
      <m:oMath>
        <m:r>
          <w:rPr>
            <w:rFonts w:ascii="Cambria Math" w:hAnsi="Cambria Math"/>
          </w:rPr>
          <m:t>200</m:t>
        </m:r>
      </m:oMath>
      <w:r>
        <w:t xml:space="preserve"> – затримка </w:t>
      </w:r>
      <w:r>
        <w:rPr>
          <w:rStyle w:val="VerbatimChar"/>
        </w:rPr>
        <w:t>latency</w:t>
      </w:r>
      <w:r>
        <w:t xml:space="preserve"> вузла </w:t>
      </w:r>
      <w:r>
        <w:rPr>
          <w:rStyle w:val="VerbatimChar"/>
        </w:rPr>
        <w:t>twiddle</w:t>
      </w:r>
      <w:r>
        <w:t>, ум. од.</w:t>
      </w:r>
    </w:p>
    <w:p w14:paraId="6825A925" w14:textId="77777777" w:rsidR="00083A50" w:rsidRDefault="00083A50" w:rsidP="00083A50">
      <w:pPr>
        <w:pStyle w:val="ASUBodyText"/>
      </w:pPr>
      <w:r>
        <w:t>Коефіцієнт паралелізму обчислюється за формулою (4.5):</w:t>
      </w:r>
    </w:p>
    <w:p w14:paraId="0DF41D42" w14:textId="0BB04269" w:rsidR="008D43BA" w:rsidRPr="00083A50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kr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≈1,882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430224E" w14:textId="77777777" w:rsidR="00083A50" w:rsidRPr="00083A50" w:rsidRDefault="00083A50" w:rsidP="00105C7F">
      <w:pPr>
        <w:pStyle w:val="ASUBodyText"/>
        <w:rPr>
          <w:lang w:val="en-US"/>
        </w:rPr>
      </w:pPr>
    </w:p>
    <w:p w14:paraId="4820A6F2" w14:textId="77777777" w:rsidR="00083A50" w:rsidRDefault="00083A50" w:rsidP="00083A50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– експериментальний коефіцієнт паралелізму;</w:t>
      </w:r>
    </w:p>
    <w:p w14:paraId="27B1653C" w14:textId="77777777" w:rsidR="00083A50" w:rsidRDefault="00000000" w:rsidP="00083A50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083A50">
        <w:t xml:space="preserve"> – послідовний час виконання, ум. од.;</w:t>
      </w:r>
    </w:p>
    <w:p w14:paraId="243C9C69" w14:textId="04FBBF89" w:rsidR="00083A50" w:rsidRDefault="00000000" w:rsidP="00083A50">
      <w:pPr>
        <w:pStyle w:val="ASUBodyText"/>
        <w:rPr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083A50">
        <w:t xml:space="preserve"> – повний критичний шлях згідно з (4.4), ум. од.</w:t>
      </w:r>
    </w:p>
    <w:p w14:paraId="69132638" w14:textId="63F76077" w:rsidR="008D43BA" w:rsidRDefault="008D43BA" w:rsidP="00D2071F">
      <w:pPr>
        <w:pStyle w:val="ASUBodyText"/>
      </w:pPr>
      <w:r w:rsidRPr="00105C7F">
        <w:t>Якщо</w:t>
      </w:r>
      <w:r w:rsidR="001D28F3">
        <w:t xml:space="preserve"> </w:t>
      </w:r>
      <w:r w:rsidRPr="00105C7F">
        <w:t>рахувати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дуг),</w:t>
      </w:r>
      <w:r w:rsidR="001D28F3">
        <w:t xml:space="preserve"> </w:t>
      </w:r>
      <w:r w:rsidRPr="00105C7F">
        <w:t>теоретичне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Pr="00105C7F">
        <w:t>;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менше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те,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займають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обчислювальні</w:t>
      </w:r>
      <w:r w:rsidR="001D28F3">
        <w:t xml:space="preserve"> </w:t>
      </w:r>
      <w:proofErr w:type="spellStart"/>
      <w:r w:rsidRPr="00105C7F">
        <w:t>latency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лише</w:t>
      </w:r>
      <w:r w:rsidR="001D28F3">
        <w:t xml:space="preserve"> </w:t>
      </w:r>
      <m:oMath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05C7F">
        <w:t>.</w:t>
      </w:r>
      <w:r w:rsidR="001D28F3">
        <w:t xml:space="preserve"> </w:t>
      </w:r>
      <w:r w:rsidRPr="00105C7F">
        <w:t>Часову</w:t>
      </w:r>
      <w:r w:rsidR="001D28F3">
        <w:t xml:space="preserve"> </w:t>
      </w:r>
      <w:r w:rsidRPr="00105C7F">
        <w:t>діаграму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4.1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деталізовано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4.6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schedule.tiers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section4_data.json</w:t>
      </w:r>
      <w:r w:rsidRPr="00105C7F">
        <w:t>).</w:t>
      </w:r>
    </w:p>
    <w:p w14:paraId="4E162ECF" w14:textId="2DD396D2" w:rsidR="00975345" w:rsidRPr="00105C7F" w:rsidRDefault="00975345" w:rsidP="00D336C0">
      <w:pPr>
        <w:pStyle w:val="ASUBodyText"/>
        <w:ind w:firstLine="0"/>
        <w:jc w:val="center"/>
      </w:pPr>
      <w:r>
        <w:rPr>
          <w:noProof/>
        </w:rPr>
        <w:drawing>
          <wp:inline distT="0" distB="0" distL="0" distR="0" wp14:anchorId="44796B7E" wp14:editId="0ECE33E2">
            <wp:extent cx="5486400" cy="3337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187" cy="334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29DB" w14:textId="3C3A6972" w:rsidR="008D43BA" w:rsidRPr="00105C7F" w:rsidRDefault="008D43BA" w:rsidP="00975345">
      <w:pPr>
        <w:pStyle w:val="ASUFigureCaption"/>
      </w:pPr>
      <w:r w:rsidRPr="00105C7F">
        <w:t>Рис.</w:t>
      </w:r>
      <w:r w:rsidR="001D28F3">
        <w:t xml:space="preserve"> </w:t>
      </w:r>
      <w:r w:rsidRPr="00105C7F">
        <w:t>4.1.</w:t>
      </w:r>
      <w:r w:rsidR="001D28F3">
        <w:t xml:space="preserve"> </w:t>
      </w:r>
      <w:r w:rsidRPr="00105C7F">
        <w:t>Часова</w:t>
      </w:r>
      <w:r w:rsidR="001D28F3">
        <w:t xml:space="preserve"> </w:t>
      </w:r>
      <w:proofErr w:type="spellStart"/>
      <w:r w:rsidRPr="00105C7F">
        <w:t>дiаграма</w:t>
      </w:r>
      <w:proofErr w:type="spellEnd"/>
      <w:r w:rsidR="001D28F3">
        <w:t xml:space="preserve"> </w:t>
      </w:r>
      <w:proofErr w:type="spellStart"/>
      <w:r w:rsidRPr="00105C7F">
        <w:t>активацiй</w:t>
      </w:r>
      <w:proofErr w:type="spellEnd"/>
      <w:r w:rsidR="001D28F3">
        <w:t xml:space="preserve"> </w:t>
      </w:r>
      <w:proofErr w:type="spellStart"/>
      <w:r w:rsidRPr="00105C7F">
        <w:t>вузлiв</w:t>
      </w:r>
      <w:proofErr w:type="spellEnd"/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Fonts w:ascii="Cambria Math" w:hAnsi="Cambria Math" w:cs="Cambria Math"/>
        </w:rPr>
        <w:t>𝑁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16.</w:t>
      </w:r>
    </w:p>
    <w:p w14:paraId="1A888589" w14:textId="4FA4C8CA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4.6</w:t>
      </w:r>
    </w:p>
    <w:p w14:paraId="02779D7C" w14:textId="2B06633A" w:rsidR="008D43BA" w:rsidRPr="00105C7F" w:rsidRDefault="008D43BA" w:rsidP="00D336C0">
      <w:pPr>
        <w:pStyle w:val="ASUTableName"/>
      </w:pPr>
      <w:r w:rsidRPr="00105C7F">
        <w:t>Часова</w:t>
      </w:r>
      <w:r w:rsidR="001D28F3">
        <w:t xml:space="preserve"> </w:t>
      </w:r>
      <w:r w:rsidRPr="00105C7F">
        <w:t>діаграма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ова діаграма активацій вузлів DFG при N = 16"/>
      </w:tblPr>
      <w:tblGrid>
        <w:gridCol w:w="2668"/>
        <w:gridCol w:w="891"/>
        <w:gridCol w:w="1343"/>
        <w:gridCol w:w="1079"/>
        <w:gridCol w:w="1442"/>
      </w:tblGrid>
      <w:tr w:rsidR="008D43BA" w:rsidRPr="00105C7F" w14:paraId="139D2611" w14:textId="77777777" w:rsidTr="00683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1E140D0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80503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915678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Одночасно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AF1E5F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Початок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2D081E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Завершення</w:t>
            </w:r>
          </w:p>
        </w:tc>
      </w:tr>
      <w:tr w:rsidR="008D43BA" w:rsidRPr="00105C7F" w14:paraId="40095842" w14:textId="77777777" w:rsidTr="00683694">
        <w:trPr>
          <w:jc w:val="center"/>
        </w:trPr>
        <w:tc>
          <w:tcPr>
            <w:tcW w:w="0" w:type="auto"/>
          </w:tcPr>
          <w:p w14:paraId="3E845749" w14:textId="1BD7947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7615634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8DCF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6679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49107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45C40FE" w14:textId="77777777" w:rsidTr="00683694">
        <w:trPr>
          <w:jc w:val="center"/>
        </w:trPr>
        <w:tc>
          <w:tcPr>
            <w:tcW w:w="0" w:type="auto"/>
          </w:tcPr>
          <w:p w14:paraId="418BAA34" w14:textId="1BCD699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260D58A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0E7DE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0181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C86F2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03A401F" w14:textId="77777777" w:rsidTr="00683694">
        <w:trPr>
          <w:jc w:val="center"/>
        </w:trPr>
        <w:tc>
          <w:tcPr>
            <w:tcW w:w="0" w:type="auto"/>
          </w:tcPr>
          <w:p w14:paraId="123641B8" w14:textId="4DA99AB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683E39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C011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7D39D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1FFD0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FE207C7" w14:textId="77777777" w:rsidTr="00683694">
        <w:trPr>
          <w:jc w:val="center"/>
        </w:trPr>
        <w:tc>
          <w:tcPr>
            <w:tcW w:w="0" w:type="auto"/>
          </w:tcPr>
          <w:p w14:paraId="75BAAB8B" w14:textId="64BDB61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1553F2E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994D1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307E9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7663D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BEBF14" w14:textId="77777777" w:rsidTr="00683694">
        <w:trPr>
          <w:jc w:val="center"/>
        </w:trPr>
        <w:tc>
          <w:tcPr>
            <w:tcW w:w="0" w:type="auto"/>
          </w:tcPr>
          <w:p w14:paraId="3D5125C0" w14:textId="78354CC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D2203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DAF9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B3304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50B1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9B3EC4E" w14:textId="77777777" w:rsidTr="00683694">
        <w:trPr>
          <w:jc w:val="center"/>
        </w:trPr>
        <w:tc>
          <w:tcPr>
            <w:tcW w:w="0" w:type="auto"/>
          </w:tcPr>
          <w:p w14:paraId="5AB536EF" w14:textId="6A467F9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750960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D309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2B4D2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3B58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6F16A8B" w14:textId="77777777" w:rsidTr="00683694">
        <w:trPr>
          <w:jc w:val="center"/>
        </w:trPr>
        <w:tc>
          <w:tcPr>
            <w:tcW w:w="0" w:type="auto"/>
          </w:tcPr>
          <w:p w14:paraId="267D3A43" w14:textId="2804A77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D30F29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9D71A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23F23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10F0C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3153D69" w14:textId="77777777" w:rsidTr="00683694">
        <w:trPr>
          <w:jc w:val="center"/>
        </w:trPr>
        <w:tc>
          <w:tcPr>
            <w:tcW w:w="0" w:type="auto"/>
          </w:tcPr>
          <w:p w14:paraId="16911A16" w14:textId="184BD09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Дуги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57A26B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FC24E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1F510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7582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8C63A8E" w14:textId="77777777" w:rsidTr="00683694">
        <w:trPr>
          <w:jc w:val="center"/>
        </w:trPr>
        <w:tc>
          <w:tcPr>
            <w:tcW w:w="0" w:type="auto"/>
          </w:tcPr>
          <w:p w14:paraId="30E1B2C6" w14:textId="6F3870B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D94104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42208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E7C5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8F7D4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327BF517" w14:textId="77777777" w:rsidR="00683694" w:rsidRDefault="00683694" w:rsidP="00105C7F">
      <w:pPr>
        <w:pStyle w:val="ASUBodyText"/>
      </w:pPr>
    </w:p>
    <w:p w14:paraId="07C115AF" w14:textId="3C8E19AE" w:rsidR="008D43BA" w:rsidRPr="00105C7F" w:rsidRDefault="008D43BA" w:rsidP="00105C7F">
      <w:pPr>
        <w:pStyle w:val="ASUBodyText"/>
      </w:pPr>
      <w:r w:rsidRPr="00105C7F">
        <w:t>Аналіз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Pr="00105C7F">
        <w:t>)</w:t>
      </w:r>
      <w:r w:rsidR="001D28F3">
        <w:t xml:space="preserve"> </w:t>
      </w:r>
      <w:r w:rsidRPr="00105C7F">
        <w:t>дає</w:t>
      </w:r>
      <w:r w:rsidR="001D28F3">
        <w:t xml:space="preserve"> </w:t>
      </w:r>
      <w:r w:rsidRPr="00105C7F">
        <w:t>вироджений</w:t>
      </w:r>
      <w:r w:rsidR="001D28F3">
        <w:t xml:space="preserve"> </w:t>
      </w:r>
      <w:r w:rsidRPr="00105C7F">
        <w:t>результат: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виконується</w:t>
      </w:r>
      <w:r w:rsidR="001D28F3">
        <w:t xml:space="preserve"> </w:t>
      </w:r>
      <w:r w:rsidRPr="00105C7F">
        <w:t>умова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ALAP</w:t>
      </w:r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rPr>
          <w:i/>
          <w:iCs/>
        </w:rPr>
        <w:t>критично-балансованим</w:t>
      </w:r>
      <w:r w:rsidRPr="00105C7F">
        <w:t>: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немає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слабшою</w:t>
      </w:r>
      <w:r w:rsidR="001D28F3">
        <w:t xml:space="preserve"> </w:t>
      </w:r>
      <w:r w:rsidRPr="00105C7F">
        <w:t>залежністю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часу,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будь-яка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шляху.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</w:t>
      </w:r>
      <w:r w:rsidRPr="00F627B1">
        <w:rPr>
          <w:rStyle w:val="VerbatimChar"/>
          <w:rFonts w:ascii="Times New Roman" w:hAnsi="Times New Roman"/>
          <w:lang w:val="uk-UA"/>
          <w:rPrChange w:id="18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peakConcurrency</w:t>
      </w:r>
      <w:proofErr w:type="spellEnd"/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-операцій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завершальному</w:t>
      </w:r>
      <w:r w:rsidR="001D28F3">
        <w:t xml:space="preserve"> </w:t>
      </w:r>
      <w:r w:rsidRPr="00105C7F">
        <w:t>ярусі);</w:t>
      </w:r>
      <w:r w:rsidR="001D28F3">
        <w:t xml:space="preserve"> </w:t>
      </w:r>
      <w:r w:rsidRPr="00105C7F">
        <w:t>середнє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весь</w:t>
      </w:r>
      <w:r w:rsidR="001D28F3">
        <w:t xml:space="preserve"> </w:t>
      </w:r>
      <w:r w:rsidRPr="00105C7F">
        <w:t>цикл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105C7F">
        <w:t>.</w:t>
      </w:r>
    </w:p>
    <w:p w14:paraId="1569819D" w14:textId="1939EE89" w:rsidR="008D43BA" w:rsidRPr="00105C7F" w:rsidRDefault="008D43BA" w:rsidP="00105C7F">
      <w:pPr>
        <w:pStyle w:val="ASUBodyText"/>
      </w:pPr>
      <w:r w:rsidRPr="00105C7F">
        <w:t>Два</w:t>
      </w:r>
      <w:r w:rsidR="001D28F3">
        <w:t xml:space="preserve"> </w:t>
      </w:r>
      <w:r w:rsidRPr="00105C7F">
        <w:t>послідовні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згенерували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(8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+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-вузли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emitFrom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породжують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-події).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seqA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8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8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===</w:t>
      </w:r>
      <w:r w:rsidR="001D28F3" w:rsidRPr="00F627B1">
        <w:rPr>
          <w:rStyle w:val="VerbatimChar"/>
          <w:rFonts w:ascii="Times New Roman" w:hAnsi="Times New Roman"/>
          <w:lang w:val="uk-UA"/>
          <w:rPrChange w:id="18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seqB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8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8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&amp;&amp;</w:t>
      </w:r>
      <w:r w:rsidR="001D28F3" w:rsidRPr="00F627B1">
        <w:rPr>
          <w:rStyle w:val="VerbatimChar"/>
          <w:rFonts w:ascii="Times New Roman" w:hAnsi="Times New Roman"/>
          <w:lang w:val="uk-UA"/>
          <w:rPrChange w:id="18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sinkEq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18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18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===</w:t>
      </w:r>
      <w:r w:rsidR="001D28F3" w:rsidRPr="00F627B1">
        <w:rPr>
          <w:rStyle w:val="VerbatimChar"/>
          <w:rFonts w:ascii="Times New Roman" w:hAnsi="Times New Roman"/>
          <w:lang w:val="uk-UA"/>
          <w:rPrChange w:id="18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харнесі</w:t>
      </w:r>
      <w:proofErr w:type="spellEnd"/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determinism</w:t>
      </w:r>
      <w:r w:rsidRPr="00F627B1">
        <w:rPr>
          <w:rStyle w:val="VerbatimChar"/>
          <w:rFonts w:ascii="Times New Roman" w:hAnsi="Times New Roman"/>
          <w:lang w:val="uk-UA"/>
          <w:rPrChange w:id="18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identical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F627B1">
        <w:rPr>
          <w:rStyle w:val="VerbatimChar"/>
          <w:rFonts w:ascii="Times New Roman" w:hAnsi="Times New Roman"/>
          <w:lang w:val="uk-UA"/>
          <w:rPrChange w:id="18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F627B1">
        <w:rPr>
          <w:rStyle w:val="VerbatimChar"/>
          <w:rFonts w:ascii="Times New Roman" w:hAnsi="Times New Roman"/>
          <w:lang w:val="uk-UA"/>
          <w:rPrChange w:id="18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);</w:t>
      </w:r>
      <w:r w:rsidR="001D28F3">
        <w:t xml:space="preserve"> </w:t>
      </w:r>
      <w:r w:rsidRPr="00105C7F">
        <w:t>вимога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виконується.</w:t>
      </w:r>
    </w:p>
    <w:p w14:paraId="0B9E2FDE" w14:textId="5E80C10E" w:rsidR="008D43BA" w:rsidRPr="00105C7F" w:rsidRDefault="008D43BA" w:rsidP="00105C7F">
      <w:pPr>
        <w:pStyle w:val="ASUBodyText"/>
      </w:pPr>
      <w:r w:rsidRPr="00105C7F">
        <w:t>Виміри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вручну</w:t>
      </w:r>
      <w:r w:rsidR="001D28F3">
        <w:t xml:space="preserve"> </w:t>
      </w:r>
      <w:del w:id="1825" w:author="Хмарка Любима" w:date="2026-05-24T17:35:00Z">
        <w:r w:rsidRPr="00105C7F">
          <w:delText>за</w:delText>
        </w:r>
        <w:r w:rsidR="001D28F3">
          <w:delText xml:space="preserve"> </w:delText>
        </w:r>
        <w:r w:rsidRPr="00105C7F">
          <w:delText>процедурою</w:delText>
        </w:r>
        <w:r w:rsidR="001D28F3">
          <w:delText xml:space="preserve"> </w:delText>
        </w:r>
        <w:r w:rsidRPr="00105C7F">
          <w:delText>з</w:delText>
        </w:r>
        <w:r w:rsidR="001D28F3">
          <w:delText xml:space="preserve"> </w:delText>
        </w:r>
        <w:r w:rsidRPr="00105C7F">
          <w:delText>файлу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(</w:t>
      </w:r>
      <w:proofErr w:type="spellStart"/>
      <w:r w:rsidRPr="00105C7F">
        <w:t>розд</w:t>
      </w:r>
      <w:proofErr w:type="spellEnd"/>
      <w:r w:rsidRPr="00105C7F">
        <w:t>.</w:t>
      </w:r>
      <w:r w:rsidR="001D28F3">
        <w:t xml:space="preserve"> </w:t>
      </w:r>
      <w:r w:rsidRPr="00105C7F">
        <w:t>Б1,</w:t>
      </w:r>
      <w:r w:rsidR="001D28F3">
        <w:t xml:space="preserve"> </w:t>
      </w:r>
      <w:r w:rsidRPr="00105C7F">
        <w:t>“Виміри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r w:rsidRPr="00105C7F">
        <w:t>UI”).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4.7.</w:t>
      </w:r>
    </w:p>
    <w:p w14:paraId="4E9F043B" w14:textId="7FB7C12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4.7</w:t>
      </w:r>
    </w:p>
    <w:p w14:paraId="45722832" w14:textId="7036DFA5" w:rsidR="008D43BA" w:rsidRPr="00105C7F" w:rsidRDefault="008D43BA" w:rsidP="00D336C0">
      <w:pPr>
        <w:pStyle w:val="ASUTableName"/>
      </w:pPr>
      <w:r w:rsidRPr="00105C7F">
        <w:t>Продуктивність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браузерах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одуктивність UI симулятора у різних браузерах"/>
      </w:tblPr>
      <w:tblGrid>
        <w:gridCol w:w="1410"/>
        <w:gridCol w:w="876"/>
        <w:gridCol w:w="1243"/>
        <w:gridCol w:w="1294"/>
        <w:gridCol w:w="1291"/>
      </w:tblGrid>
      <w:tr w:rsidR="008D43BA" w:rsidRPr="00105C7F" w14:paraId="00B9BF8F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E312E27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Браузер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C4479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FA3E65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tickTimeMs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3895C9" w14:textId="341CDD31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(МБ)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3D72BD7" w14:textId="0E824C85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Старт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202A8D3A" w14:textId="77777777" w:rsidTr="000E4C03">
        <w:trPr>
          <w:jc w:val="center"/>
        </w:trPr>
        <w:tc>
          <w:tcPr>
            <w:tcW w:w="0" w:type="auto"/>
          </w:tcPr>
          <w:p w14:paraId="70F68C5D" w14:textId="18BFC1A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Chrome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3D73CD90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26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27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144.1</w:t>
              </w:r>
            </w:ins>
          </w:p>
        </w:tc>
        <w:tc>
          <w:tcPr>
            <w:tcW w:w="0" w:type="auto"/>
          </w:tcPr>
          <w:p w14:paraId="1EA1E368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28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29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6.9</w:t>
              </w:r>
            </w:ins>
          </w:p>
        </w:tc>
        <w:tc>
          <w:tcPr>
            <w:tcW w:w="0" w:type="auto"/>
          </w:tcPr>
          <w:p w14:paraId="439DDB4E" w14:textId="77777777" w:rsidR="008D43BA" w:rsidRPr="00BD6F5D" w:rsidRDefault="00BD6F5D" w:rsidP="00F627B1">
            <w:pPr>
              <w:pStyle w:val="Compact"/>
              <w:rPr>
                <w:rFonts w:ascii="Times New Roman" w:hAnsi="Times New Roman"/>
                <w:lang w:val="uk-UA"/>
                <w:rPrChange w:id="1830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31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27.40</w:t>
              </w:r>
            </w:ins>
          </w:p>
        </w:tc>
        <w:tc>
          <w:tcPr>
            <w:tcW w:w="0" w:type="auto"/>
          </w:tcPr>
          <w:p w14:paraId="19F326F7" w14:textId="77777777" w:rsidR="008D43BA" w:rsidRPr="007C4E2C" w:rsidRDefault="007C4E2C" w:rsidP="00F627B1">
            <w:pPr>
              <w:pStyle w:val="Compact"/>
              <w:rPr>
                <w:rFonts w:ascii="Times New Roman" w:hAnsi="Times New Roman"/>
                <w:lang w:val="uk-UA"/>
                <w:rPrChange w:id="1832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33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5.2</w:t>
              </w:r>
            </w:ins>
          </w:p>
        </w:tc>
      </w:tr>
      <w:tr w:rsidR="008D43BA" w:rsidRPr="00105C7F" w14:paraId="2CB0D4FE" w14:textId="77777777" w:rsidTr="000E4C03">
        <w:trPr>
          <w:jc w:val="center"/>
        </w:trPr>
        <w:tc>
          <w:tcPr>
            <w:tcW w:w="0" w:type="auto"/>
          </w:tcPr>
          <w:p w14:paraId="1B78A617" w14:textId="7983A01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Edge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7E8886C9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34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35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144.1</w:t>
              </w:r>
            </w:ins>
          </w:p>
        </w:tc>
        <w:tc>
          <w:tcPr>
            <w:tcW w:w="0" w:type="auto"/>
          </w:tcPr>
          <w:p w14:paraId="56A7C355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36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37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6.9</w:t>
              </w:r>
            </w:ins>
          </w:p>
        </w:tc>
        <w:tc>
          <w:tcPr>
            <w:tcW w:w="0" w:type="auto"/>
          </w:tcPr>
          <w:p w14:paraId="7CFD6685" w14:textId="77777777" w:rsidR="008D43BA" w:rsidRPr="00BD6F5D" w:rsidRDefault="00BD6F5D" w:rsidP="00F627B1">
            <w:pPr>
              <w:pStyle w:val="Compact"/>
              <w:rPr>
                <w:rFonts w:ascii="Times New Roman" w:hAnsi="Times New Roman"/>
                <w:lang w:val="uk-UA"/>
                <w:rPrChange w:id="1838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39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27.57</w:t>
              </w:r>
            </w:ins>
          </w:p>
        </w:tc>
        <w:tc>
          <w:tcPr>
            <w:tcW w:w="0" w:type="auto"/>
          </w:tcPr>
          <w:p w14:paraId="205309EF" w14:textId="77777777" w:rsidR="008D43BA" w:rsidRPr="00312056" w:rsidRDefault="007C4E2C" w:rsidP="00F627B1">
            <w:pPr>
              <w:pStyle w:val="Compact"/>
              <w:rPr>
                <w:rFonts w:ascii="Times New Roman" w:hAnsi="Times New Roman"/>
                <w:lang w:val="uk-UA"/>
                <w:rPrChange w:id="1840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41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5.8</w:t>
              </w:r>
            </w:ins>
          </w:p>
        </w:tc>
      </w:tr>
      <w:tr w:rsidR="008D43BA" w:rsidRPr="00105C7F" w14:paraId="1E4B58DD" w14:textId="77777777" w:rsidTr="000E4C03">
        <w:trPr>
          <w:jc w:val="center"/>
        </w:trPr>
        <w:tc>
          <w:tcPr>
            <w:tcW w:w="0" w:type="auto"/>
          </w:tcPr>
          <w:p w14:paraId="16E7CC79" w14:textId="2F9DE97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Firefox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121</w:t>
            </w:r>
          </w:p>
        </w:tc>
        <w:tc>
          <w:tcPr>
            <w:tcW w:w="0" w:type="auto"/>
          </w:tcPr>
          <w:p w14:paraId="559BFA46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42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43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144.1</w:t>
              </w:r>
            </w:ins>
          </w:p>
        </w:tc>
        <w:tc>
          <w:tcPr>
            <w:tcW w:w="0" w:type="auto"/>
          </w:tcPr>
          <w:p w14:paraId="5BDD31BC" w14:textId="77777777" w:rsidR="008D43BA" w:rsidRPr="00475B8D" w:rsidRDefault="00475B8D" w:rsidP="00F627B1">
            <w:pPr>
              <w:pStyle w:val="Compact"/>
              <w:rPr>
                <w:rFonts w:ascii="Times New Roman" w:hAnsi="Times New Roman"/>
                <w:lang w:val="uk-UA"/>
                <w:rPrChange w:id="1844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45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6.9</w:t>
              </w:r>
            </w:ins>
          </w:p>
        </w:tc>
        <w:tc>
          <w:tcPr>
            <w:tcW w:w="0" w:type="auto"/>
          </w:tcPr>
          <w:p w14:paraId="4FC9DF20" w14:textId="77777777" w:rsidR="008D43BA" w:rsidRPr="00BD6F5D" w:rsidRDefault="00BD6F5D" w:rsidP="00F627B1">
            <w:pPr>
              <w:pStyle w:val="Compact"/>
              <w:rPr>
                <w:rFonts w:ascii="Times New Roman" w:hAnsi="Times New Roman"/>
                <w:lang w:val="uk-UA"/>
                <w:rPrChange w:id="1846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47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39.93</w:t>
              </w:r>
            </w:ins>
          </w:p>
        </w:tc>
        <w:tc>
          <w:tcPr>
            <w:tcW w:w="0" w:type="auto"/>
          </w:tcPr>
          <w:p w14:paraId="0E81A2B3" w14:textId="77777777" w:rsidR="008D43BA" w:rsidRPr="00312056" w:rsidRDefault="007C4E2C" w:rsidP="00F627B1">
            <w:pPr>
              <w:pStyle w:val="Compact"/>
              <w:rPr>
                <w:rFonts w:ascii="Times New Roman" w:hAnsi="Times New Roman"/>
                <w:lang w:val="uk-UA"/>
                <w:rPrChange w:id="1848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1849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3.0</w:t>
              </w:r>
            </w:ins>
          </w:p>
        </w:tc>
      </w:tr>
    </w:tbl>
    <w:p w14:paraId="4B9CD3BA" w14:textId="06AD9FCE" w:rsidR="008D43BA" w:rsidRPr="00105C7F" w:rsidRDefault="008D43BA" w:rsidP="00105C7F">
      <w:pPr>
        <w:pStyle w:val="ASUBodyText"/>
        <w:rPr>
          <w:del w:id="1850" w:author="Хмарка Любима" w:date="2026-05-24T17:35:00Z"/>
        </w:rPr>
      </w:pPr>
      <w:del w:id="1851" w:author="Хмарка Любима" w:date="2026-05-24T17:35:00Z">
        <w:r w:rsidRPr="00105C7F">
          <w:delText>[ПЛЕЙСХОЛДЕР:</w:delText>
        </w:r>
        <w:r w:rsidR="001D28F3">
          <w:delText xml:space="preserve"> </w:delText>
        </w:r>
        <w:r w:rsidRPr="00105C7F">
          <w:delText>виміри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fpsEma</w:delText>
        </w:r>
        <w:r w:rsidRPr="00105C7F">
          <w:delText>,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tickTimeMs</w:delText>
        </w:r>
        <w:r w:rsidRPr="00105C7F">
          <w:delText>,</w:delText>
        </w:r>
        <w:r w:rsidR="001D28F3">
          <w:delText xml:space="preserve"> </w:delText>
        </w:r>
        <w:r w:rsidRPr="00105C7F">
          <w:delText>Heap</w:delText>
        </w:r>
        <w:r w:rsidR="001D28F3">
          <w:delText xml:space="preserve"> </w:delText>
        </w:r>
        <w:r w:rsidRPr="00105C7F">
          <w:delText>і</w:delText>
        </w:r>
        <w:r w:rsidR="001D28F3">
          <w:delText xml:space="preserve"> </w:delText>
        </w:r>
        <w:r w:rsidRPr="00105C7F">
          <w:delText>часу</w:delText>
        </w:r>
        <w:r w:rsidR="001D28F3">
          <w:delText xml:space="preserve"> </w:delText>
        </w:r>
        <w:r w:rsidRPr="00105C7F">
          <w:delText>старту</w:delText>
        </w:r>
        <w:r w:rsidR="001D28F3">
          <w:delText xml:space="preserve"> </w:delText>
        </w:r>
        <w:r w:rsidRPr="00105C7F">
          <w:delText>у</w:delText>
        </w:r>
        <w:r w:rsidR="001D28F3">
          <w:delText xml:space="preserve"> </w:delText>
        </w:r>
        <w:r w:rsidRPr="00105C7F">
          <w:delText>трьох</w:delText>
        </w:r>
        <w:r w:rsidR="001D28F3">
          <w:delText xml:space="preserve"> </w:delText>
        </w:r>
        <w:r w:rsidRPr="00105C7F">
          <w:delText>браузерах</w:delText>
        </w:r>
        <w:r w:rsidR="001D28F3">
          <w:delText xml:space="preserve"> </w:delText>
        </w:r>
        <w:r w:rsidRPr="00105C7F">
          <w:delText>–</w:delText>
        </w:r>
        <w:r w:rsidR="001D28F3">
          <w:delText xml:space="preserve"> </w:delText>
        </w:r>
        <w:r w:rsidRPr="00105C7F">
          <w:delText>див.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Pr="00105C7F">
          <w:delText>,</w:delText>
        </w:r>
        <w:r w:rsidR="001D28F3">
          <w:delText xml:space="preserve"> </w:delText>
        </w:r>
        <w:r w:rsidRPr="00105C7F">
          <w:delText>п.</w:delText>
        </w:r>
        <w:r w:rsidR="001D28F3">
          <w:delText xml:space="preserve"> </w:delText>
        </w:r>
        <w:r w:rsidRPr="00105C7F">
          <w:delText>Б1.]</w:delText>
        </w:r>
        <w:r w:rsidR="001D28F3">
          <w:delText xml:space="preserve"> </w:delText>
        </w:r>
        <w:r w:rsidRPr="00105C7F">
          <w:delText>Очікуваний</w:delText>
        </w:r>
        <w:r w:rsidR="001D28F3">
          <w:delText xml:space="preserve"> </w:delText>
        </w:r>
        <w:r w:rsidRPr="00105C7F">
          <w:delText>результат</w:delText>
        </w:r>
        <w:r w:rsidR="001D28F3">
          <w:delText xml:space="preserve"> </w:delText>
        </w:r>
        <w:r w:rsidRPr="00105C7F">
          <w:delText>за</w:delText>
        </w:r>
        <w:r w:rsidR="001D28F3">
          <w:delText xml:space="preserve"> </w:delText>
        </w:r>
        <w:r w:rsidRPr="00105C7F">
          <w:delText>усіма</w:delText>
        </w:r>
        <w:r w:rsidR="001D28F3">
          <w:delText xml:space="preserve"> </w:delText>
        </w:r>
        <w:r w:rsidRPr="00105C7F">
          <w:delText>стовпцями: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fpsEma</w:delText>
        </w:r>
        <w:r w:rsidR="001D28F3">
          <w:delText xml:space="preserve"> </w:delText>
        </w:r>
        <w:r w:rsidRPr="00105C7F">
          <w:delText>=</w:delText>
        </w:r>
        <w:r w:rsidR="001D28F3">
          <w:delText xml:space="preserve"> </w:delText>
        </w:r>
        <w:r w:rsidRPr="00105C7F">
          <w:delText>60,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tickTimeMs</w:delText>
        </w:r>
        <w:r w:rsidR="001D28F3">
          <w:delText xml:space="preserve"> </w:delText>
        </w:r>
      </w:del>
      <m:oMath>
        <m:r>
          <w:del w:id="1852" w:author="Хмарка Любима" w:date="2026-05-24T17:35:00Z">
            <m:rPr>
              <m:sty m:val="p"/>
            </m:rPr>
            <w:rPr>
              <w:rFonts w:ascii="Cambria Math" w:hAnsi="Cambria Math"/>
            </w:rPr>
            <m:t>&lt;</m:t>
          </w:del>
        </m:r>
      </m:oMath>
      <w:del w:id="1853" w:author="Хмарка Любима" w:date="2026-05-24T17:35:00Z">
        <w:r w:rsidR="001D28F3">
          <w:delText xml:space="preserve"> </w:delText>
        </w:r>
        <w:r w:rsidRPr="00105C7F">
          <w:delText>3</w:delText>
        </w:r>
        <w:r w:rsidR="001D28F3">
          <w:delText xml:space="preserve"> </w:delText>
        </w:r>
        <w:r w:rsidRPr="00105C7F">
          <w:delText>мс,</w:delText>
        </w:r>
        <w:r w:rsidR="001D28F3">
          <w:delText xml:space="preserve"> </w:delText>
        </w:r>
        <w:r w:rsidRPr="00105C7F">
          <w:delText>Heap</w:delText>
        </w:r>
        <w:r w:rsidR="001D28F3">
          <w:delText xml:space="preserve"> </w:delText>
        </w:r>
      </w:del>
      <m:oMath>
        <m:r>
          <w:del w:id="1854" w:author="Хмарка Любима" w:date="2026-05-24T17:35:00Z">
            <m:rPr>
              <m:sty m:val="p"/>
            </m:rPr>
            <w:rPr>
              <w:rFonts w:ascii="Cambria Math" w:hAnsi="Cambria Math"/>
            </w:rPr>
            <m:t>&lt;</m:t>
          </w:del>
        </m:r>
      </m:oMath>
      <w:del w:id="1855" w:author="Хмарка Любима" w:date="2026-05-24T17:35:00Z">
        <w:r w:rsidR="001D28F3">
          <w:delText xml:space="preserve"> </w:delText>
        </w:r>
        <w:r w:rsidRPr="00105C7F">
          <w:delText>60</w:delText>
        </w:r>
        <w:r w:rsidR="001D28F3">
          <w:delText xml:space="preserve"> </w:delText>
        </w:r>
        <w:r w:rsidRPr="00105C7F">
          <w:delText>МБ,</w:delText>
        </w:r>
        <w:r w:rsidR="001D28F3">
          <w:delText xml:space="preserve"> </w:delText>
        </w:r>
        <w:r w:rsidRPr="00105C7F">
          <w:delText>старт</w:delText>
        </w:r>
        <w:r w:rsidR="001D28F3">
          <w:delText xml:space="preserve"> </w:delText>
        </w:r>
      </w:del>
      <m:oMath>
        <m:r>
          <w:del w:id="1856" w:author="Хмарка Любима" w:date="2026-05-24T17:35:00Z">
            <m:rPr>
              <m:sty m:val="p"/>
            </m:rPr>
            <w:rPr>
              <w:rFonts w:ascii="Cambria Math" w:hAnsi="Cambria Math"/>
            </w:rPr>
            <m:t>&lt;</m:t>
          </w:del>
        </m:r>
      </m:oMath>
      <w:del w:id="1857" w:author="Хмарка Любима" w:date="2026-05-24T17:35:00Z">
        <w:r w:rsidR="001D28F3">
          <w:delText xml:space="preserve"> </w:delText>
        </w:r>
        <w:r w:rsidRPr="00105C7F">
          <w:delText>500</w:delText>
        </w:r>
        <w:r w:rsidR="001D28F3">
          <w:delText xml:space="preserve"> </w:delText>
        </w:r>
        <w:r w:rsidRPr="00105C7F">
          <w:delText>мс</w:delText>
        </w:r>
        <w:r w:rsidR="001D28F3">
          <w:delText xml:space="preserve"> </w:delText>
        </w:r>
        <w:r w:rsidRPr="00105C7F">
          <w:delText>(критерії</w:delText>
        </w:r>
        <w:r w:rsidR="001D28F3">
          <w:delText xml:space="preserve"> </w:delText>
        </w:r>
        <w:r w:rsidRPr="00105C7F">
          <w:delText>NF2,</w:delText>
        </w:r>
        <w:r w:rsidR="001D28F3">
          <w:delText xml:space="preserve"> </w:delText>
        </w:r>
        <w:r w:rsidRPr="00105C7F">
          <w:delText>NF3).</w:delText>
        </w:r>
      </w:del>
    </w:p>
    <w:p w14:paraId="5A735E4F" w14:textId="449252C6" w:rsidR="008D43BA" w:rsidRPr="00105C7F" w:rsidRDefault="008D43BA" w:rsidP="0017163C">
      <w:pPr>
        <w:pStyle w:val="ASUSectionHead"/>
      </w:pPr>
      <w:bookmarkStart w:id="1858" w:name="Xeca429076ae93597dc7393f715a486506130431"/>
      <w:bookmarkStart w:id="1859" w:name="_Toc230636431"/>
      <w:bookmarkEnd w:id="1858"/>
      <w:r w:rsidRPr="00105C7F">
        <w:t>4.4.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результатів</w:t>
      </w:r>
      <w:bookmarkEnd w:id="1859"/>
    </w:p>
    <w:p w14:paraId="16F5F171" w14:textId="1E7B775E" w:rsidR="008D43BA" w:rsidRDefault="008D43BA" w:rsidP="00105C7F">
      <w:pPr>
        <w:pStyle w:val="ASUBodyText"/>
        <w:rPr>
          <w:lang w:val="en-US"/>
        </w:rPr>
      </w:pPr>
      <w:r w:rsidRPr="00105C7F">
        <w:lastRenderedPageBreak/>
        <w:t>Як</w:t>
      </w:r>
      <w:r w:rsidR="001D28F3">
        <w:t xml:space="preserve"> </w:t>
      </w:r>
      <w:r w:rsidRPr="00105C7F">
        <w:t>базове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(</w:t>
      </w:r>
      <w:proofErr w:type="spellStart"/>
      <w:r w:rsidRPr="00105C7F">
        <w:t>baseline</w:t>
      </w:r>
      <w:proofErr w:type="spellEnd"/>
      <w:r w:rsidRPr="00105C7F">
        <w:t>)</w:t>
      </w:r>
      <w:r w:rsidR="001D28F3">
        <w:t xml:space="preserve"> </w:t>
      </w:r>
      <w:r w:rsidRPr="00105C7F">
        <w:t>обрано</w:t>
      </w:r>
      <w:r w:rsidR="001D28F3">
        <w:t xml:space="preserve"> </w:t>
      </w:r>
      <w:r w:rsidRPr="00105C7F">
        <w:t>пряме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швидких</w:t>
      </w:r>
      <w:r w:rsidR="001D28F3">
        <w:t xml:space="preserve"> </w:t>
      </w:r>
      <w:r w:rsidRPr="00105C7F">
        <w:t>алгоритмів.</w:t>
      </w:r>
      <w:r w:rsidR="001D28F3">
        <w:t xml:space="preserve"> </w:t>
      </w:r>
      <w:r w:rsidRPr="00105C7F">
        <w:t>Зіставлення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результатами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4.5)</w:t>
      </w:r>
      <w:r w:rsidR="001D28F3">
        <w:t xml:space="preserve"> </w:t>
      </w:r>
      <w:r w:rsidR="00083A50">
        <w:t>дає коефіцієнт прискорення за кількістю нетривіальних комплексних множень (4.6)</w:t>
      </w:r>
      <w:r w:rsidRPr="00105C7F">
        <w:t>:</w:t>
      </w:r>
    </w:p>
    <w:p w14:paraId="58401EA7" w14:textId="77777777" w:rsidR="00083A50" w:rsidRPr="00083A50" w:rsidRDefault="00083A50" w:rsidP="00105C7F">
      <w:pPr>
        <w:pStyle w:val="ASUBodyText"/>
        <w:rPr>
          <w:lang w:val="en-US"/>
        </w:rPr>
      </w:pPr>
    </w:p>
    <w:p w14:paraId="743C2F60" w14:textId="76DB8BFF" w:rsidR="008D43BA" w:rsidRPr="00083A50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256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4,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4.6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6BA2EBD" w14:textId="77777777" w:rsidR="00083A50" w:rsidRPr="00083A50" w:rsidRDefault="00083A50" w:rsidP="00105C7F">
      <w:pPr>
        <w:pStyle w:val="ASUBodyText"/>
        <w:rPr>
          <w:lang w:val="en-US"/>
        </w:rPr>
      </w:pPr>
    </w:p>
    <w:p w14:paraId="0213B56E" w14:textId="77777777" w:rsidR="00083A50" w:rsidRDefault="00083A50" w:rsidP="00083A50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t xml:space="preserve"> – коефіцієнт прискорення за кількістю нетривіальних множень;</w:t>
      </w:r>
    </w:p>
    <w:p w14:paraId="4923F528" w14:textId="77777777" w:rsidR="00083A50" w:rsidRDefault="00000000" w:rsidP="00083A50">
      <w:pPr>
        <w:pStyle w:val="ASUBodyTex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</m:oMath>
      <w:r w:rsidR="00083A50">
        <w:t xml:space="preserve"> – кількість множень прямого ДПФ для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083A50">
        <w:t>;</w:t>
      </w:r>
    </w:p>
    <w:p w14:paraId="0380E238" w14:textId="77777777" w:rsidR="00083A50" w:rsidRDefault="00000000" w:rsidP="00083A50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 w:rsidR="00083A50">
        <w:t xml:space="preserve"> – кількість нетривіальних множень radix-4 (стадія 2).</w:t>
      </w:r>
    </w:p>
    <w:p w14:paraId="02732AEE" w14:textId="77777777" w:rsidR="00083A50" w:rsidRDefault="00083A50" w:rsidP="00083A50">
      <w:pPr>
        <w:pStyle w:val="ASUBodyText"/>
      </w:pPr>
      <w:r>
        <w:t>Асимптотичне відношення для класу алгоритмів radix-4 визначається формулою (4.7):</w:t>
      </w:r>
    </w:p>
    <w:p w14:paraId="43F25FF9" w14:textId="4624851E" w:rsidR="008D43BA" w:rsidRPr="00105C7F" w:rsidRDefault="008D43BA" w:rsidP="00D2071F">
      <w:pPr>
        <w:pStyle w:val="ASUBodyText"/>
      </w:pPr>
    </w:p>
    <w:p w14:paraId="4458B517" w14:textId="0E7DEEF9" w:rsidR="008D43BA" w:rsidRPr="00083A50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O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8,</m:t>
              </m:r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4.7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328BA3D" w14:textId="77777777" w:rsidR="00083A50" w:rsidRDefault="00083A50" w:rsidP="00105C7F">
      <w:pPr>
        <w:pStyle w:val="ASUBodyText"/>
        <w:rPr>
          <w:lang w:val="en-US"/>
        </w:rPr>
      </w:pPr>
    </w:p>
    <w:p w14:paraId="1549A9CE" w14:textId="77777777" w:rsidR="00083A50" w:rsidRDefault="00083A50" w:rsidP="00083A50">
      <w:pPr>
        <w:pStyle w:val="ASUBodyText"/>
      </w:pPr>
      <w:r>
        <w:t xml:space="preserve">де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асимптотична складність прямого ДПФ;</w:t>
      </w:r>
    </w:p>
    <w:p w14:paraId="4603F058" w14:textId="77777777" w:rsidR="00083A50" w:rsidRDefault="00083A50" w:rsidP="00083A50">
      <w:pPr>
        <w:pStyle w:val="ASUBodyText"/>
      </w:pP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– асимптотична складність ШПФ з основою 4;</w:t>
      </w:r>
    </w:p>
    <w:p w14:paraId="0FD63AE9" w14:textId="63B8E45C" w:rsidR="00083A50" w:rsidRPr="00083A50" w:rsidRDefault="00083A50" w:rsidP="00083A50">
      <w:pPr>
        <w:pStyle w:val="ASUBodyText"/>
        <w:rPr>
          <w:lang w:val="en-US"/>
        </w:rPr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– довжина перетворення.</w:t>
      </w:r>
    </w:p>
    <w:p w14:paraId="1A2800D5" w14:textId="2596F49E" w:rsidR="008D43BA" w:rsidRPr="00105C7F" w:rsidRDefault="008D43BA" w:rsidP="00D2071F">
      <w:pPr>
        <w:pStyle w:val="ASUBodyText"/>
      </w:pPr>
      <w:r w:rsidRPr="00105C7F">
        <w:t>Різниця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цими</w:t>
      </w:r>
      <w:r w:rsidR="001D28F3">
        <w:t xml:space="preserve"> </w:t>
      </w:r>
      <w:r w:rsidRPr="00105C7F">
        <w:t>значеннями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тим,</w:t>
      </w:r>
      <w:r w:rsidR="001D28F3">
        <w:t xml:space="preserve"> </w:t>
      </w:r>
      <w:r w:rsidRPr="00105C7F">
        <w:t>що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1D28F3">
        <w:t xml:space="preserve"> </w:t>
      </w:r>
      <w:r w:rsidRPr="00105C7F">
        <w:t>враховує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rPr>
          <w:i/>
          <w:iCs/>
        </w:rPr>
        <w:t>нетривіальні</w:t>
      </w:r>
      <w:r w:rsidR="001D28F3">
        <w:t xml:space="preserve"> </w:t>
      </w:r>
      <w:r w:rsidRPr="00105C7F">
        <w:t>операції</w:t>
      </w:r>
      <w:r w:rsidR="001D28F3">
        <w:t xml:space="preserve"> </w:t>
      </w:r>
      <w:r w:rsidRPr="00105C7F">
        <w:t>(множення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та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j</m:t>
        </m:r>
      </m:oMath>
      <w:r w:rsidR="001D28F3">
        <w:t xml:space="preserve"> </w:t>
      </w:r>
      <w:r w:rsidRPr="00105C7F">
        <w:t>виконуються</w:t>
      </w:r>
      <w:r w:rsidR="001D28F3">
        <w:t xml:space="preserve"> </w:t>
      </w:r>
      <w:r w:rsidRPr="00105C7F">
        <w:t>перестановкою</w:t>
      </w:r>
      <w:r w:rsidR="001D28F3">
        <w:t xml:space="preserve"> </w:t>
      </w:r>
      <w:r w:rsidRPr="00105C7F">
        <w:t>знаку),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асимптотичне</w:t>
      </w:r>
      <w:r w:rsidR="001D28F3">
        <w:t xml:space="preserve"> </w:t>
      </w:r>
      <w:r w:rsidRPr="00105C7F">
        <w:t>відношення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характеристикою</w:t>
      </w:r>
      <w:r w:rsidR="001D28F3">
        <w:t xml:space="preserve"> </w:t>
      </w:r>
      <w:r w:rsidRPr="00105C7F">
        <w:t>класу</w:t>
      </w:r>
      <w:r w:rsidR="001D28F3">
        <w:t xml:space="preserve"> </w:t>
      </w:r>
      <w:r w:rsidRPr="00105C7F">
        <w:t>зростання</w:t>
      </w:r>
      <w:r w:rsidR="00AF7A0B">
        <w:rPr>
          <w:lang w:val="en-US"/>
        </w:rPr>
        <w:t xml:space="preserve"> [23]</w:t>
      </w:r>
      <w:r w:rsidRPr="00105C7F">
        <w:t>.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реальній</w:t>
      </w:r>
      <w:r w:rsidR="001D28F3">
        <w:t xml:space="preserve"> </w:t>
      </w:r>
      <w:r w:rsidRPr="00105C7F">
        <w:t>топології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-1-1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-1-2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-1-3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-2-1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-2-2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-2-3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-3-1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-3-2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-3-3</w:t>
      </w:r>
      <w:r w:rsidRPr="00105C7F">
        <w:t>;</w:t>
      </w:r>
      <w:r w:rsidR="001D28F3">
        <w:t xml:space="preserve"> </w:t>
      </w:r>
      <w:r w:rsidRPr="00105C7F">
        <w:t>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теоретичною</w:t>
      </w:r>
      <w:r w:rsidR="001D28F3">
        <w:t xml:space="preserve"> </w:t>
      </w:r>
      <w:r w:rsidRPr="00105C7F">
        <w:t>оцінкою.</w:t>
      </w:r>
    </w:p>
    <w:p w14:paraId="0BB4BE2E" w14:textId="1B461489" w:rsidR="008D43BA" w:rsidRPr="00105C7F" w:rsidRDefault="008D43BA" w:rsidP="00105C7F">
      <w:pPr>
        <w:pStyle w:val="ASUBodyText"/>
      </w:pP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симуляторі</w:t>
      </w:r>
      <w:r w:rsidR="001D28F3">
        <w:t xml:space="preserve"> </w:t>
      </w:r>
      <w:r w:rsidRPr="00105C7F">
        <w:t>відображають</w:t>
      </w:r>
      <w:r w:rsidR="001D28F3">
        <w:t xml:space="preserve"> </w:t>
      </w:r>
      <w:r w:rsidRPr="00105C7F">
        <w:t>відносну</w:t>
      </w:r>
      <w:r w:rsidR="001D28F3">
        <w:t xml:space="preserve"> </w:t>
      </w:r>
      <w:r w:rsidRPr="00105C7F">
        <w:t>вартість</w:t>
      </w:r>
      <w:r w:rsidR="001D28F3">
        <w:t xml:space="preserve"> </w:t>
      </w:r>
      <w:r w:rsidRPr="00105C7F">
        <w:t>операцій: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</m:oMath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F627B1">
        <w:rPr>
          <w:rStyle w:val="VerbatimChar"/>
          <w:rFonts w:ascii="Times New Roman" w:hAnsi="Times New Roman"/>
          <w:lang w:val="uk-UA"/>
          <w:rPrChange w:id="18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 w:rsidRPr="00105C7F">
        <w:t>.</w:t>
      </w:r>
      <w:r w:rsidR="001D28F3">
        <w:t xml:space="preserve"> </w:t>
      </w:r>
      <w:r w:rsidRPr="00105C7F">
        <w:t>Блок</w:t>
      </w:r>
      <w:r w:rsidR="001D28F3">
        <w:t xml:space="preserve"> </w:t>
      </w:r>
      <w:r w:rsidRPr="00105C7F">
        <w:t>ДПФ-4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8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множень,</w:t>
      </w:r>
      <w:r w:rsidR="001D28F3">
        <w:t xml:space="preserve"> </w:t>
      </w:r>
      <w:r w:rsidRPr="00105C7F">
        <w:t>тоді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блок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lastRenderedPageBreak/>
        <w:t>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додавання.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конвеєрній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додавання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накладних</w:t>
      </w:r>
      <w:r w:rsidR="001D28F3">
        <w:t xml:space="preserve"> </w:t>
      </w:r>
      <w:r w:rsidRPr="00105C7F">
        <w:t>витрат</w:t>
      </w:r>
      <w:r w:rsidR="001D28F3">
        <w:t xml:space="preserve"> </w:t>
      </w:r>
      <w:r w:rsidRPr="00105C7F">
        <w:t>порівнянні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множенням,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обумовлює</w:t>
      </w:r>
      <w:r w:rsidR="001D28F3">
        <w:t xml:space="preserve"> </w:t>
      </w:r>
      <w:r w:rsidRPr="00105C7F">
        <w:t>пропорцію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2:1.</w:t>
      </w:r>
    </w:p>
    <w:p w14:paraId="2FF0932C" w14:textId="70E8E2BB" w:rsidR="008D43BA" w:rsidRDefault="008D43BA" w:rsidP="00105C7F">
      <w:pPr>
        <w:pStyle w:val="ASUBodyText"/>
        <w:rPr>
          <w:lang w:val="en-US"/>
        </w:rPr>
      </w:pPr>
      <w:r w:rsidRPr="00105C7F">
        <w:t>Різниця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теоретичним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(лише</w:t>
      </w:r>
      <w:r w:rsidR="001D28F3">
        <w:t xml:space="preserve"> </w:t>
      </w:r>
      <w:r w:rsidRPr="00105C7F">
        <w:t>за</w:t>
      </w:r>
      <w:r w:rsidR="001D28F3">
        <w:t xml:space="preserve"> </w:t>
      </w:r>
      <w:proofErr w:type="spellStart"/>
      <w:r w:rsidRPr="00105C7F">
        <w:t>латенсіями</w:t>
      </w:r>
      <w:proofErr w:type="spellEnd"/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практичним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(з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наявністю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600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шляху:</w:t>
      </w:r>
      <w:r w:rsidR="001D28F3">
        <w:t xml:space="preserve"> </w:t>
      </w:r>
      <w:r w:rsidRPr="00105C7F">
        <w:t>сумарна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</m:t>
        </m:r>
      </m:oMath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загального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Обчислювальна</w:t>
      </w:r>
      <w:r w:rsidR="001D28F3">
        <w:t xml:space="preserve"> </w:t>
      </w:r>
      <w:r w:rsidRPr="00105C7F">
        <w:t>частка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лише</w:t>
      </w:r>
      <w:r w:rsidR="001D28F3">
        <w:t xml:space="preserve"> </w:t>
      </w:r>
      <m:oMath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(1000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3400).</w:t>
      </w:r>
      <w:r w:rsidR="001D28F3">
        <w:t xml:space="preserve"> </w:t>
      </w:r>
      <w:r w:rsidRPr="00105C7F">
        <w:t>Аналітично,</w:t>
      </w:r>
      <w:r w:rsidR="001D28F3">
        <w:t xml:space="preserve"> </w:t>
      </w:r>
      <w:r w:rsidRPr="00105C7F">
        <w:t>фактор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обмежений</w:t>
      </w:r>
      <w:r w:rsidR="001D28F3">
        <w:t xml:space="preserve"> </w:t>
      </w:r>
      <w:r w:rsidRPr="00105C7F">
        <w:t>зверху</w:t>
      </w:r>
      <w:r w:rsidR="00083A50">
        <w:t xml:space="preserve"> виразом (4.8)</w:t>
      </w:r>
      <w:r w:rsidRPr="00105C7F">
        <w:t>:</w:t>
      </w:r>
    </w:p>
    <w:p w14:paraId="169C6E0E" w14:textId="77777777" w:rsidR="00083A50" w:rsidRPr="00083A50" w:rsidRDefault="00083A50" w:rsidP="00105C7F">
      <w:pPr>
        <w:pStyle w:val="ASUBodyText"/>
        <w:rPr>
          <w:lang w:val="en-US"/>
        </w:rPr>
      </w:pPr>
    </w:p>
    <w:p w14:paraId="3B4ADC1F" w14:textId="75FE9C22" w:rsidR="008D43BA" w:rsidRPr="00083A50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kr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обч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 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kr</m:t>
                              </m:r>
                            </m:sub>
                            <m:sup>
                              <m:r>
                                <m:rPr>
                                  <m:nor/>
                                </m:rPr>
                                <m:t>дуги</m:t>
                              </m:r>
                            </m:sup>
                          </m:sSubSup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6400</m:t>
                  </m:r>
                </m:num>
                <m:den>
                  <m:r>
                    <w:rPr>
                      <w:rFonts w:ascii="Cambria Math" w:hAnsi="Cambria Math"/>
                    </w:rPr>
                    <m:t>2400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6FE3184" w14:textId="77777777" w:rsidR="00083A50" w:rsidRPr="00083A50" w:rsidRDefault="00083A50" w:rsidP="00105C7F">
      <w:pPr>
        <w:pStyle w:val="ASUBodyText"/>
        <w:rPr>
          <w:lang w:val="en-US"/>
        </w:rPr>
      </w:pPr>
    </w:p>
    <w:p w14:paraId="70F39BA1" w14:textId="77777777" w:rsidR="00083A50" w:rsidRDefault="00083A50" w:rsidP="00083A50">
      <w:pPr>
        <w:pStyle w:val="ASUBodyText"/>
      </w:pPr>
      <w:r>
        <w:t xml:space="preserve">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– коефіцієнт паралелізму;</w:t>
      </w:r>
    </w:p>
    <w:p w14:paraId="4CA67430" w14:textId="77777777" w:rsidR="00083A50" w:rsidRDefault="00000000" w:rsidP="00083A50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083A50">
        <w:t xml:space="preserve"> – послідовний час виконання, ум. од.;</w:t>
      </w:r>
    </w:p>
    <w:p w14:paraId="28C4234A" w14:textId="77777777" w:rsidR="00083A50" w:rsidRDefault="00000000" w:rsidP="00083A50">
      <w:pPr>
        <w:pStyle w:val="ASUBodyTex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  <m:sup>
            <m:r>
              <m:rPr>
                <m:nor/>
              </m:rPr>
              <m:t>обч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 w:rsidR="00083A50">
        <w:t xml:space="preserve"> – сумарна затримка обчислювальних вузлів критичного шляху;</w:t>
      </w:r>
    </w:p>
    <w:p w14:paraId="078A9D29" w14:textId="77777777" w:rsidR="00083A50" w:rsidRDefault="00000000" w:rsidP="00083A50">
      <w:pPr>
        <w:pStyle w:val="ASUBodyText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  <m:sup>
            <m:r>
              <m:rPr>
                <m:nor/>
              </m:rPr>
              <m:t>дуги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</m:t>
        </m:r>
      </m:oMath>
      <w:r w:rsidR="00083A50">
        <w:t xml:space="preserve"> – сумарна затримка дуг критичного шляху.</w:t>
      </w:r>
    </w:p>
    <w:p w14:paraId="6BBBE81D" w14:textId="77777777" w:rsidR="00083A50" w:rsidRDefault="00083A50" w:rsidP="00083A50">
      <w:pPr>
        <w:pStyle w:val="ASUBodyText"/>
      </w:pPr>
      <w:r>
        <w:t>Це відповідає верхній асимптотичній межі для розглянутої архітектури.</w:t>
      </w:r>
    </w:p>
    <w:p w14:paraId="7E33C4BA" w14:textId="38B69F23" w:rsidR="008D43BA" w:rsidRPr="00105C7F" w:rsidRDefault="008D43BA" w:rsidP="00105C7F">
      <w:pPr>
        <w:pStyle w:val="ASUBodyText"/>
      </w:pPr>
      <w:r w:rsidRPr="00105C7F">
        <w:t>Метрика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стаціонарному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(EMA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Pr="00105C7F">
        <w:t>)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шляхом:</w:t>
      </w:r>
      <w:r w:rsidR="001D28F3">
        <w:t xml:space="preserve"> </w:t>
      </w:r>
      <w:r w:rsidRPr="00105C7F">
        <w:t>наскрізна</w:t>
      </w:r>
      <w:r w:rsidR="001D28F3">
        <w:t xml:space="preserve"> </w:t>
      </w:r>
      <w:r w:rsidRPr="00105C7F">
        <w:t>затримка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моменту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t xml:space="preserve"> </w:t>
      </w:r>
      <w:r w:rsidRPr="00105C7F">
        <w:t>(час</w:t>
      </w:r>
      <w:r w:rsidR="001D28F3">
        <w:t xml:space="preserve"> </w:t>
      </w:r>
      <w:r w:rsidRPr="00105C7F">
        <w:t>народження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)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моменту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w:r w:rsidRPr="00105C7F">
        <w:t>рівно</w:t>
      </w:r>
      <w:r w:rsidR="001D28F3">
        <w:t xml:space="preserve"> </w:t>
      </w:r>
      <m:oMath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полe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</w:t>
      </w:r>
      <w:r w:rsidRPr="00F627B1">
        <w:rPr>
          <w:rStyle w:val="VerbatimChar"/>
          <w:rFonts w:ascii="Times New Roman" w:hAnsi="Times New Roman"/>
          <w:lang w:val="uk-UA"/>
          <w:rPrChange w:id="18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simFinishTime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sinkArrival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k</w:t>
      </w:r>
      <w:r w:rsidRPr="00F627B1">
        <w:rPr>
          <w:rStyle w:val="VerbatimChar"/>
          <w:rFonts w:ascii="Times New Roman" w:hAnsi="Times New Roman"/>
          <w:lang w:val="uk-UA"/>
          <w:rPrChange w:id="18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].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</m:oMath>
      <w:r w:rsidRPr="00105C7F">
        <w:t>).</w:t>
      </w:r>
    </w:p>
    <w:p w14:paraId="230F18A5" w14:textId="6C63EB79" w:rsidR="008D43BA" w:rsidRPr="00105C7F" w:rsidRDefault="008D43BA" w:rsidP="00105C7F">
      <w:pPr>
        <w:pStyle w:val="ASUBodyText"/>
      </w:pPr>
      <w:r w:rsidRPr="00105C7F">
        <w:t>Гістограма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виродженою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Pr="00105C7F">
        <w:t>:</w:t>
      </w:r>
      <w:r w:rsidR="001D28F3">
        <w:t xml:space="preserve"> </w:t>
      </w:r>
      <w:r w:rsidRPr="00105C7F">
        <w:t>{ 0:</w:t>
      </w:r>
      <w:r w:rsidR="001D28F3">
        <w:t xml:space="preserve"> </w:t>
      </w:r>
      <w:r w:rsidRPr="00105C7F">
        <w:t>56}):</w:t>
      </w:r>
      <w:r w:rsidR="001D28F3">
        <w:t xml:space="preserve"> </w:t>
      </w:r>
      <w:r w:rsidRPr="00105C7F">
        <w:t>ASAP-час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ALAP-часу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Таким</w:t>
      </w:r>
      <w:r w:rsidR="001D28F3">
        <w:t xml:space="preserve"> </w:t>
      </w:r>
      <w:r w:rsidRPr="00105C7F">
        <w:t>чином,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rPr>
          <w:i/>
          <w:iCs/>
        </w:rPr>
        <w:t>немає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жодного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вузла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запасом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часу</w:t>
      </w:r>
      <w:r w:rsidRPr="00105C7F">
        <w:t>:</w:t>
      </w:r>
      <w:r w:rsidR="001D28F3">
        <w:t xml:space="preserve"> </w:t>
      </w:r>
      <w:r w:rsidRPr="00105C7F">
        <w:t>будь-яка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лежить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шляху.</w:t>
      </w:r>
      <w:r w:rsidR="001D28F3">
        <w:t xml:space="preserve"> </w:t>
      </w:r>
      <w:r w:rsidRPr="00105C7F">
        <w:t>Архітектурна</w:t>
      </w:r>
      <w:r w:rsidR="001D28F3">
        <w:t xml:space="preserve"> </w:t>
      </w:r>
      <w:r w:rsidRPr="00105C7F">
        <w:t>інтерпретація</w:t>
      </w:r>
      <w:r w:rsidR="001D28F3">
        <w:t xml:space="preserve"> </w:t>
      </w:r>
      <w:r w:rsidRPr="00105C7F">
        <w:t>цього</w:t>
      </w:r>
      <w:r w:rsidR="001D28F3">
        <w:t xml:space="preserve"> </w:t>
      </w:r>
      <w:r w:rsidRPr="00105C7F">
        <w:t>факту: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максимально</w:t>
      </w:r>
      <w:r w:rsidR="001D28F3">
        <w:t xml:space="preserve"> </w:t>
      </w:r>
      <w:r w:rsidRPr="00105C7F">
        <w:t>скомпонованим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кожна</w:t>
      </w:r>
      <w:r w:rsidR="001D28F3">
        <w:t xml:space="preserve"> </w:t>
      </w:r>
      <w:r w:rsidRPr="00105C7F">
        <w:t>додаткова</w:t>
      </w:r>
      <w:r w:rsidR="001D28F3">
        <w:t xml:space="preserve"> </w:t>
      </w:r>
      <w:r w:rsidRPr="00105C7F">
        <w:t>операція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подовжує</w:t>
      </w:r>
      <w:r w:rsidR="001D28F3">
        <w:t xml:space="preserve"> </w:t>
      </w:r>
      <w:r w:rsidRPr="00105C7F">
        <w:t>наскрізний</w:t>
      </w:r>
      <w:r w:rsidR="001D28F3">
        <w:t xml:space="preserve"> </w:t>
      </w:r>
      <w:r w:rsidRPr="00105C7F">
        <w:t>час.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погляду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(FPGA)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означає,</w:t>
      </w:r>
      <w:r w:rsidR="001D28F3">
        <w:t xml:space="preserve"> </w:t>
      </w:r>
      <w:r w:rsidRPr="00105C7F">
        <w:lastRenderedPageBreak/>
        <w:t>що</w:t>
      </w:r>
      <w:r w:rsidR="001D28F3">
        <w:t xml:space="preserve"> </w:t>
      </w:r>
      <w:r w:rsidRPr="00105C7F">
        <w:t>кожен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функціональних</w:t>
      </w:r>
      <w:r w:rsidR="001D28F3">
        <w:t xml:space="preserve"> </w:t>
      </w:r>
      <w:r w:rsidRPr="00105C7F">
        <w:t>блоків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бути</w:t>
      </w:r>
      <w:r w:rsidR="001D28F3">
        <w:t xml:space="preserve"> </w:t>
      </w:r>
      <w:proofErr w:type="spellStart"/>
      <w:r w:rsidRPr="00105C7F">
        <w:t>спроєктований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проміжних</w:t>
      </w:r>
      <w:r w:rsidR="001D28F3">
        <w:t xml:space="preserve"> </w:t>
      </w:r>
      <w:r w:rsidRPr="00105C7F">
        <w:t>регістрів</w:t>
      </w:r>
      <w:r w:rsidR="001D28F3">
        <w:t xml:space="preserve"> </w:t>
      </w:r>
      <w:r w:rsidRPr="00105C7F">
        <w:t>очікування,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матиме</w:t>
      </w:r>
      <w:r w:rsidR="001D28F3">
        <w:t xml:space="preserve"> </w:t>
      </w:r>
      <w:r w:rsidRPr="00105C7F">
        <w:t>повне</w:t>
      </w:r>
      <w:r w:rsidR="001D28F3">
        <w:t xml:space="preserve"> </w:t>
      </w:r>
      <w:r w:rsidRPr="00105C7F">
        <w:t>навантаження</w:t>
      </w:r>
      <w:r w:rsidR="001D28F3">
        <w:t xml:space="preserve"> </w:t>
      </w:r>
      <w:r w:rsidRPr="00105C7F">
        <w:t>протягом</w:t>
      </w:r>
      <w:r w:rsidR="001D28F3">
        <w:t xml:space="preserve"> </w:t>
      </w:r>
      <w:r w:rsidRPr="00105C7F">
        <w:t>усього</w:t>
      </w:r>
      <w:r w:rsidR="001D28F3">
        <w:t xml:space="preserve"> </w:t>
      </w:r>
      <w:r w:rsidRPr="00105C7F">
        <w:t>циклу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Pr="00105C7F">
        <w:t>.</w:t>
      </w:r>
    </w:p>
    <w:p w14:paraId="15313C33" w14:textId="75E74E6B" w:rsidR="008D43BA" w:rsidRDefault="008D43BA" w:rsidP="00105C7F">
      <w:pPr>
        <w:pStyle w:val="ASUBodyText"/>
        <w:rPr>
          <w:lang w:val="en-US"/>
        </w:rPr>
      </w:pP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досягається</w:t>
      </w:r>
      <w:r w:rsidR="001D28F3">
        <w:t xml:space="preserve"> </w:t>
      </w:r>
      <w:r w:rsidRPr="00105C7F">
        <w:t>двічі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цикл: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завершальному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одночасних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Pr="00105C7F">
        <w:t>-операцій.</w:t>
      </w:r>
      <w:r w:rsidR="001D28F3">
        <w:t xml:space="preserve"> </w:t>
      </w:r>
      <w:r w:rsidRPr="00105C7F">
        <w:t>Середнє</w:t>
      </w:r>
      <w:r w:rsidR="001D28F3">
        <w:t xml:space="preserve"> </w:t>
      </w:r>
      <w:r w:rsidRPr="00105C7F">
        <w:t>завантаження</w:t>
      </w:r>
      <w:r w:rsidR="001D28F3">
        <w:t xml:space="preserve"> </w:t>
      </w:r>
      <w:r w:rsidRPr="00105C7F">
        <w:t>ресурсів</w:t>
      </w:r>
      <w:r w:rsidR="00076908">
        <w:rPr>
          <w:lang w:val="en-US"/>
        </w:rPr>
        <w:t xml:space="preserve"> </w:t>
      </w:r>
      <w:r w:rsidR="00076908">
        <w:t>визначається співвідношенням (4.9):</w:t>
      </w:r>
    </w:p>
    <w:p w14:paraId="26E179FF" w14:textId="77777777" w:rsidR="00076908" w:rsidRPr="00076908" w:rsidRDefault="00076908" w:rsidP="00105C7F">
      <w:pPr>
        <w:pStyle w:val="ASUBodyText"/>
        <w:rPr>
          <w:lang w:val="en-US"/>
        </w:rPr>
      </w:pPr>
    </w:p>
    <w:p w14:paraId="1CDF243B" w14:textId="01E3CB0D" w:rsidR="008D43BA" w:rsidRPr="00076908" w:rsidRDefault="00000000" w:rsidP="00105C7F">
      <w:pPr>
        <w:pStyle w:val="ASUBodyText"/>
        <w:rPr>
          <w:lang w:val="en-US"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3400⋅16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≈0,118,</m:t>
              </m:r>
              <m:r>
                <w:rPr>
                  <w:rFonts w:ascii="Cambria Math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4.9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D76FED1" w14:textId="77777777" w:rsidR="00076908" w:rsidRDefault="00076908" w:rsidP="00105C7F">
      <w:pPr>
        <w:pStyle w:val="ASUBodyText"/>
        <w:rPr>
          <w:lang w:val="en-US"/>
        </w:rPr>
      </w:pPr>
    </w:p>
    <w:p w14:paraId="6DE2E899" w14:textId="77777777" w:rsidR="00076908" w:rsidRDefault="00076908" w:rsidP="00076908">
      <w:pPr>
        <w:pStyle w:val="ASUBodyText"/>
      </w:pPr>
      <w:r>
        <w:t xml:space="preserve">де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L</m:t>
            </m:r>
          </m:e>
        </m:acc>
      </m:oMath>
      <w:r>
        <w:t xml:space="preserve"> – середнє завантаження ресурсів;</w:t>
      </w:r>
    </w:p>
    <w:p w14:paraId="35021498" w14:textId="77777777" w:rsidR="00076908" w:rsidRDefault="00000000" w:rsidP="00076908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076908">
        <w:t xml:space="preserve"> – послідовний час виконання, ум. од.;</w:t>
      </w:r>
    </w:p>
    <w:p w14:paraId="2BDCCAFC" w14:textId="77777777" w:rsidR="00076908" w:rsidRDefault="00000000" w:rsidP="00076908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076908">
        <w:t xml:space="preserve"> – довжина критичного шляху, ум. од.;</w:t>
      </w:r>
    </w:p>
    <w:p w14:paraId="5063EF20" w14:textId="77777777" w:rsidR="00076908" w:rsidRDefault="00000000" w:rsidP="00076908">
      <w:pPr>
        <w:pStyle w:val="ASU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076908">
        <w:t xml:space="preserve"> – пікова паралельність DFG.</w:t>
      </w:r>
    </w:p>
    <w:p w14:paraId="377DABA6" w14:textId="51980B80" w:rsidR="008D43BA" w:rsidRPr="00105C7F" w:rsidRDefault="00076908" w:rsidP="00076908">
      <w:pPr>
        <w:pStyle w:val="ASUBodyText"/>
      </w:pPr>
      <w:r>
        <w:t>Т</w:t>
      </w:r>
      <w:r w:rsidR="008D43BA" w:rsidRPr="00105C7F">
        <w:t>обто</w:t>
      </w:r>
      <w:r w:rsidR="001D28F3">
        <w:t xml:space="preserve"> </w:t>
      </w:r>
      <w:r w:rsidR="008D43BA" w:rsidRPr="00105C7F">
        <w:t>в</w:t>
      </w:r>
      <w:r w:rsidR="001D28F3">
        <w:t xml:space="preserve"> </w:t>
      </w:r>
      <w:r w:rsidR="008D43BA" w:rsidRPr="00105C7F">
        <w:t>середньому</w:t>
      </w:r>
      <w:r w:rsidR="001D28F3">
        <w:t xml:space="preserve"> </w:t>
      </w:r>
      <w:r w:rsidR="008D43BA" w:rsidRPr="00105C7F">
        <w:t>за</w:t>
      </w:r>
      <w:r w:rsidR="001D28F3">
        <w:t xml:space="preserve"> </w:t>
      </w:r>
      <w:r w:rsidR="008D43BA" w:rsidRPr="00105C7F">
        <w:t>час</w:t>
      </w:r>
      <w:r w:rsidR="001D28F3">
        <w:t xml:space="preserve"> </w:t>
      </w:r>
      <w:r w:rsidR="008D43BA" w:rsidRPr="00105C7F">
        <w:t>циклу</w:t>
      </w:r>
      <w:r w:rsidR="001D28F3">
        <w:t xml:space="preserve"> </w:t>
      </w:r>
      <w:r w:rsidR="008D43BA" w:rsidRPr="00105C7F">
        <w:t>активні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="008D43BA" w:rsidRPr="00105C7F">
        <w:t>ресурсів</w:t>
      </w:r>
      <w:r w:rsidR="001D28F3">
        <w:t xml:space="preserve"> </w:t>
      </w:r>
      <w:r w:rsidR="008D43BA" w:rsidRPr="00105C7F">
        <w:t>при</w:t>
      </w:r>
      <w:r w:rsidR="001D28F3">
        <w:t xml:space="preserve"> </w:t>
      </w:r>
      <w:r w:rsidR="008D43BA" w:rsidRPr="00105C7F">
        <w:t>умові</w:t>
      </w:r>
      <w:r w:rsidR="001D28F3">
        <w:t xml:space="preserve"> </w:t>
      </w:r>
      <w:r w:rsidR="008D43BA" w:rsidRPr="00105C7F">
        <w:t>їх</w:t>
      </w:r>
      <w:r w:rsidR="001D28F3">
        <w:t xml:space="preserve"> </w:t>
      </w:r>
      <w:r w:rsidR="008D43BA" w:rsidRPr="00105C7F">
        <w:t>жорсткої</w:t>
      </w:r>
      <w:r w:rsidR="001D28F3">
        <w:t xml:space="preserve"> </w:t>
      </w:r>
      <w:r w:rsidR="008D43BA" w:rsidRPr="00105C7F">
        <w:t>прив’язки</w:t>
      </w:r>
      <w:r w:rsidR="001D28F3">
        <w:t xml:space="preserve"> </w:t>
      </w:r>
      <w:r w:rsidR="008D43BA" w:rsidRPr="00105C7F">
        <w:t>до</w:t>
      </w:r>
      <w:r w:rsidR="001D28F3">
        <w:t xml:space="preserve"> </w:t>
      </w:r>
      <w:proofErr w:type="spellStart"/>
      <w:r w:rsidR="008D43BA" w:rsidRPr="00105C7F">
        <w:t>peak</w:t>
      </w:r>
      <w:proofErr w:type="spellEnd"/>
      <w:r w:rsidR="008D43BA" w:rsidRPr="00105C7F">
        <w:t>-конфігурації;</w:t>
      </w:r>
      <w:r w:rsidR="001D28F3">
        <w:t xml:space="preserve"> </w:t>
      </w:r>
      <w:r w:rsidR="008D43BA" w:rsidRPr="00105C7F">
        <w:t>ефективніший</w:t>
      </w:r>
      <w:r w:rsidR="001D28F3">
        <w:t xml:space="preserve"> </w:t>
      </w:r>
      <w:r w:rsidR="008D43BA" w:rsidRPr="00105C7F">
        <w:t>сценарій</w:t>
      </w:r>
      <w:r w:rsidR="001D28F3">
        <w:t xml:space="preserve"> </w:t>
      </w:r>
      <w:r w:rsidR="008D43BA" w:rsidRPr="00105C7F">
        <w:t>–</w:t>
      </w:r>
      <w:r w:rsidR="001D28F3">
        <w:t xml:space="preserve"> </w:t>
      </w:r>
      <w:r w:rsidR="008D43BA" w:rsidRPr="00105C7F">
        <w:t>виділення</w:t>
      </w:r>
      <w:r w:rsidR="001D28F3">
        <w:t xml:space="preserve"> </w:t>
      </w:r>
      <w:r w:rsidR="008D43BA" w:rsidRPr="00105C7F">
        <w:t>лише</w:t>
      </w:r>
      <w:r w:rsidR="001D28F3">
        <w:t xml:space="preserve"> </w:t>
      </w:r>
      <w:r w:rsidR="008D43BA" w:rsidRPr="00105C7F">
        <w:t>4</w:t>
      </w:r>
      <w:r w:rsidR="001D28F3">
        <w:t xml:space="preserve"> </w:t>
      </w:r>
      <w:r w:rsidR="008D43BA" w:rsidRPr="00105C7F">
        <w:t>спільних</w:t>
      </w:r>
      <w:r w:rsidR="001D28F3">
        <w:t xml:space="preserve"> </w:t>
      </w:r>
      <w:r w:rsidR="008D43BA" w:rsidRPr="00105C7F">
        <w:t>арифметичних</w:t>
      </w:r>
      <w:r w:rsidR="001D28F3">
        <w:t xml:space="preserve"> </w:t>
      </w:r>
      <w:r w:rsidR="008D43BA" w:rsidRPr="00105C7F">
        <w:t>одиниць,</w:t>
      </w:r>
      <w:r w:rsidR="001D28F3">
        <w:t xml:space="preserve"> </w:t>
      </w:r>
      <w:r w:rsidR="008D43BA" w:rsidRPr="00105C7F">
        <w:t>послідовно</w:t>
      </w:r>
      <w:r w:rsidR="001D28F3">
        <w:t xml:space="preserve"> </w:t>
      </w:r>
      <w:proofErr w:type="spellStart"/>
      <w:r w:rsidR="008D43BA" w:rsidRPr="00105C7F">
        <w:t>переключуваних</w:t>
      </w:r>
      <w:proofErr w:type="spellEnd"/>
      <w:r w:rsidR="001D28F3">
        <w:t xml:space="preserve"> </w:t>
      </w:r>
      <w:r w:rsidR="008D43BA" w:rsidRPr="00105C7F">
        <w:t>між</w:t>
      </w:r>
      <w:r w:rsidR="001D28F3">
        <w:t xml:space="preserve"> </w:t>
      </w:r>
      <w:r w:rsidR="008D43BA" w:rsidRPr="00105C7F">
        <w:t>фазами.</w:t>
      </w:r>
    </w:p>
    <w:p w14:paraId="6B2ECC54" w14:textId="0056283F" w:rsidR="008D43BA" w:rsidRPr="00105C7F" w:rsidRDefault="008D43BA" w:rsidP="00105C7F">
      <w:pPr>
        <w:pStyle w:val="ASUBodyText"/>
      </w:pPr>
      <w:r w:rsidRPr="00105C7F">
        <w:t>Спостережувана</w:t>
      </w:r>
      <w:r w:rsidR="001D28F3">
        <w:t xml:space="preserve"> </w:t>
      </w:r>
      <w:r w:rsidRPr="00105C7F">
        <w:t>нульова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verify</w:t>
      </w:r>
      <w:r w:rsidRPr="00105C7F">
        <w:t>,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4.4)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наслідком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-ідентичного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тих</w:t>
      </w:r>
      <w:r w:rsidR="001D28F3">
        <w:t xml:space="preserve"> </w:t>
      </w:r>
      <w:r w:rsidRPr="00105C7F">
        <w:t>самих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плаваючої</w:t>
      </w:r>
      <w:r w:rsidR="001D28F3">
        <w:t xml:space="preserve"> </w:t>
      </w:r>
      <w:r w:rsidRPr="00105C7F">
        <w:t>коми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двох</w:t>
      </w:r>
      <w:r w:rsidR="001D28F3">
        <w:t xml:space="preserve"> </w:t>
      </w:r>
      <w:r w:rsidRPr="00105C7F">
        <w:t>реалізаціях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(симулятор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Pr="00105C7F">
        <w:t>).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означає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r w:rsidRPr="00105C7F">
        <w:t>округлень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таких: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</w:t>
      </w:r>
      <w:r w:rsidRPr="00F627B1">
        <w:rPr>
          <w:rStyle w:val="VerbatimChar"/>
          <w:rFonts w:ascii="Times New Roman" w:hAnsi="Times New Roman"/>
          <w:lang w:val="uk-UA"/>
          <w:rPrChange w:id="18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cos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</w:t>
      </w:r>
      <w:r w:rsidRPr="00F627B1">
        <w:rPr>
          <w:rStyle w:val="VerbatimChar"/>
          <w:rFonts w:ascii="Times New Roman" w:hAnsi="Times New Roman"/>
          <w:lang w:val="uk-UA"/>
          <w:rPrChange w:id="18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обчисленні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1D28F3">
        <w:t xml:space="preserve"> </w:t>
      </w:r>
      <w:r w:rsidRPr="00105C7F">
        <w:t>дають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помилкою</w:t>
      </w:r>
      <w:r w:rsidR="001D28F3">
        <w:t xml:space="preserve"> </w:t>
      </w:r>
      <w:r w:rsidRPr="00105C7F">
        <w:t>порядку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Pr="00105C7F">
        <w:t>,</w:t>
      </w:r>
      <w:r w:rsidR="001D28F3">
        <w:t xml:space="preserve"> </w:t>
      </w:r>
      <w:r w:rsidRPr="00105C7F">
        <w:t>проте</w:t>
      </w:r>
      <w:r w:rsidR="001D28F3">
        <w:t xml:space="preserve"> </w:t>
      </w:r>
      <w:r w:rsidRPr="00105C7F">
        <w:t>обидва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використовують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бібліотечну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cos/sin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ту</w:t>
      </w:r>
      <w:r w:rsidR="001D28F3">
        <w:t xml:space="preserve"> </w:t>
      </w:r>
      <w:r w:rsidRPr="00105C7F">
        <w:t>саму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наслідком</w:t>
      </w:r>
      <w:r w:rsidR="001D28F3">
        <w:t xml:space="preserve"> </w:t>
      </w:r>
      <w:r w:rsidRPr="00105C7F">
        <w:t>є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Pr="00105C7F">
        <w:t>-ідентичні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double</w:t>
      </w:r>
      <w:r w:rsidRPr="00105C7F">
        <w:t>-значення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виходах.</w:t>
      </w:r>
      <w:r w:rsidR="001D28F3">
        <w:t xml:space="preserve"> </w:t>
      </w:r>
      <w:r w:rsidRPr="00105C7F">
        <w:t>Теоретична</w:t>
      </w:r>
      <w:r w:rsidR="001D28F3">
        <w:t xml:space="preserve"> </w:t>
      </w:r>
      <w:r w:rsidRPr="00105C7F">
        <w:t>верхня</w:t>
      </w:r>
      <w:r w:rsidR="001D28F3">
        <w:t xml:space="preserve"> </w:t>
      </w:r>
      <w:r w:rsidRPr="00105C7F">
        <w:t>межа</w:t>
      </w:r>
      <w:r w:rsidR="001D28F3">
        <w:t xml:space="preserve"> </w:t>
      </w:r>
      <w:r w:rsidRPr="00105C7F">
        <w:t>похибки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радикс-4-обчислення</w:t>
      </w:r>
      <w:r w:rsidR="001D28F3">
        <w:t xml:space="preserve"> </w:t>
      </w:r>
      <w:r w:rsidRPr="00105C7F">
        <w:t>подвійної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становить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mach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16</m:t>
            </m:r>
          </m:sup>
        </m:s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15</m:t>
            </m:r>
          </m:sup>
        </m:sSup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порядків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порогу</w:t>
      </w:r>
      <w:r w:rsidR="001D28F3">
        <w:t xml:space="preserve"> </w:t>
      </w:r>
      <w:r w:rsidRPr="00105C7F">
        <w:t>NF1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.</w:t>
      </w:r>
      <w:r w:rsidR="001D28F3">
        <w:t xml:space="preserve"> </w:t>
      </w:r>
      <w:r w:rsidRPr="00105C7F">
        <w:t>Дрібні</w:t>
      </w:r>
      <w:r w:rsidR="001D28F3">
        <w:t xml:space="preserve"> </w:t>
      </w:r>
      <w:r w:rsidRPr="00105C7F">
        <w:t>UI-розбіжності</w:t>
      </w:r>
      <w:r w:rsidR="001D28F3">
        <w:t xml:space="preserve"> </w:t>
      </w:r>
      <w:r w:rsidRPr="00105C7F">
        <w:t>(неправильне</w:t>
      </w:r>
      <w:r w:rsidR="001D28F3">
        <w:t xml:space="preserve"> </w:t>
      </w:r>
      <w:r w:rsidRPr="00105C7F">
        <w:lastRenderedPageBreak/>
        <w:t>округлення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18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tsx</w:t>
      </w:r>
      <w:proofErr w:type="spellEnd"/>
      <w:r w:rsidRPr="00105C7F">
        <w:t>)</w:t>
      </w:r>
      <w:r w:rsidR="001D28F3">
        <w:t xml:space="preserve"> </w:t>
      </w:r>
      <w:r w:rsidRPr="00105C7F">
        <w:t>виявлено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розробки;</w:t>
      </w:r>
      <w:r w:rsidR="001D28F3">
        <w:t xml:space="preserve"> </w:t>
      </w:r>
      <w:r w:rsidRPr="00105C7F">
        <w:t>критичних</w:t>
      </w:r>
      <w:r w:rsidR="001D28F3">
        <w:t xml:space="preserve"> </w:t>
      </w:r>
      <w:r w:rsidRPr="00105C7F">
        <w:t>розбіжностей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ядрі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зафіксовано.</w:t>
      </w:r>
    </w:p>
    <w:p w14:paraId="7D61A839" w14:textId="0452B1B0" w:rsidR="008D43BA" w:rsidRPr="00105C7F" w:rsidRDefault="008D43BA" w:rsidP="00105C7F">
      <w:pPr>
        <w:pStyle w:val="ASUBodyText"/>
      </w:pPr>
      <w:r w:rsidRPr="00105C7F">
        <w:t>Переваги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недоліки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рішення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4.8;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альтернативними</w:t>
      </w:r>
      <w:r w:rsidR="001D28F3">
        <w:t xml:space="preserve"> </w:t>
      </w:r>
      <w:r w:rsidRPr="00105C7F">
        <w:t>архітектурними</w:t>
      </w:r>
      <w:r w:rsidR="001D28F3">
        <w:t xml:space="preserve"> </w:t>
      </w:r>
      <w:r w:rsidRPr="00105C7F">
        <w:t>підходами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4.9;</w:t>
      </w:r>
      <w:r w:rsidR="001D28F3">
        <w:t xml:space="preserve"> </w:t>
      </w:r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4.10.</w:t>
      </w:r>
    </w:p>
    <w:p w14:paraId="267FA0B3" w14:textId="4779D1DB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4.8</w:t>
      </w:r>
    </w:p>
    <w:p w14:paraId="0944AE99" w14:textId="22DAF088" w:rsidR="008D43BA" w:rsidRPr="00105C7F" w:rsidRDefault="008D43BA" w:rsidP="00D336C0">
      <w:pPr>
        <w:pStyle w:val="ASUTableName"/>
      </w:pPr>
      <w:r w:rsidRPr="00105C7F">
        <w:t>Переваги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недоліки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ваги і недоліки розробленого симулятора"/>
      </w:tblPr>
      <w:tblGrid>
        <w:gridCol w:w="4665"/>
        <w:gridCol w:w="4679"/>
      </w:tblGrid>
      <w:tr w:rsidR="008D43BA" w:rsidRPr="00105C7F" w14:paraId="531E1A05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AEAE692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Переваги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C315B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Недоліки</w:t>
            </w:r>
            <w:proofErr w:type="spellEnd"/>
          </w:p>
        </w:tc>
      </w:tr>
      <w:tr w:rsidR="008D43BA" w:rsidRPr="00105C7F" w14:paraId="59857D02" w14:textId="77777777" w:rsidTr="000E4C03">
        <w:trPr>
          <w:trHeight w:val="454"/>
          <w:jc w:val="center"/>
        </w:trPr>
        <w:tc>
          <w:tcPr>
            <w:tcW w:w="0" w:type="auto"/>
          </w:tcPr>
          <w:p w14:paraId="601098AE" w14:textId="1D6CEE6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8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8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Нульова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8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8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вартість</w:t>
            </w:r>
            <w:r w:rsidR="001D28F3" w:rsidRPr="00F627B1">
              <w:rPr>
                <w:rFonts w:ascii="Times New Roman" w:hAnsi="Times New Roman"/>
                <w:lang w:val="ru-RU"/>
                <w:rPrChange w:id="18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8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встановлення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8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:</w:t>
            </w:r>
            <w:r w:rsidR="001D28F3" w:rsidRPr="00F627B1">
              <w:rPr>
                <w:rFonts w:ascii="Times New Roman" w:hAnsi="Times New Roman"/>
                <w:lang w:val="ru-RU"/>
                <w:rPrChange w:id="18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8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клієнтський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8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 w:rsidRPr="00F627B1">
              <w:rPr>
                <w:rFonts w:ascii="Times New Roman" w:hAnsi="Times New Roman"/>
                <w:lang w:val="ru-RU"/>
                <w:rPrChange w:id="18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8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без</w:t>
            </w:r>
            <w:r w:rsidR="001D28F3" w:rsidRPr="00F627B1">
              <w:rPr>
                <w:rFonts w:ascii="Times New Roman" w:hAnsi="Times New Roman"/>
                <w:lang w:val="ru-RU"/>
                <w:rPrChange w:id="18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8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серверної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8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8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інфраструктури</w:t>
            </w:r>
            <w:proofErr w:type="spellEnd"/>
          </w:p>
        </w:tc>
        <w:tc>
          <w:tcPr>
            <w:tcW w:w="0" w:type="auto"/>
          </w:tcPr>
          <w:p w14:paraId="77BE45B7" w14:textId="35C3CC43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8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8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Фіксований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8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8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розмір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8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8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перетворення</w:t>
            </w:r>
            <w:r w:rsidR="001D28F3" w:rsidRPr="00F627B1">
              <w:rPr>
                <w:rFonts w:ascii="Times New Roman" w:hAnsi="Times New Roman"/>
                <w:lang w:val="ru-RU"/>
                <w:rPrChange w:id="19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190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r>
                <w:rPr>
                  <w:rFonts w:ascii="Cambria Math" w:hAnsi="Cambria Math"/>
                  <w:lang w:val="ru-RU"/>
                  <w:rPrChange w:id="190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16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9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інтерактивна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зміна</w:t>
            </w:r>
            <w:r w:rsidR="001D28F3" w:rsidRPr="00F627B1">
              <w:rPr>
                <w:rFonts w:ascii="Times New Roman" w:hAnsi="Times New Roman"/>
                <w:lang w:val="ru-RU"/>
                <w:rPrChange w:id="19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9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</w:t>
            </w:r>
            <w:r w:rsidR="001D28F3" w:rsidRPr="00F627B1">
              <w:rPr>
                <w:rFonts w:ascii="Times New Roman" w:hAnsi="Times New Roman"/>
                <w:lang w:val="ru-RU"/>
                <w:rPrChange w:id="19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реалізована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9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</w:tr>
      <w:tr w:rsidR="008D43BA" w:rsidRPr="00105C7F" w14:paraId="6A146A1F" w14:textId="77777777" w:rsidTr="000E4C03">
        <w:trPr>
          <w:trHeight w:val="454"/>
          <w:jc w:val="center"/>
        </w:trPr>
        <w:tc>
          <w:tcPr>
            <w:tcW w:w="0" w:type="auto"/>
          </w:tcPr>
          <w:p w14:paraId="7119958F" w14:textId="52C46658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9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Візуалізація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потоку</w:t>
            </w:r>
            <w:r w:rsidR="001D28F3" w:rsidRPr="00F627B1">
              <w:rPr>
                <w:rFonts w:ascii="Times New Roman" w:hAnsi="Times New Roman"/>
                <w:lang w:val="ru-RU"/>
                <w:rPrChange w:id="19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токенів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зрозуміла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19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навчальних</w:t>
            </w:r>
            <w:r w:rsidR="001D28F3" w:rsidRPr="00F627B1">
              <w:rPr>
                <w:rFonts w:ascii="Times New Roman" w:hAnsi="Times New Roman"/>
                <w:lang w:val="ru-RU"/>
                <w:rPrChange w:id="19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цілей</w:t>
            </w:r>
            <w:proofErr w:type="spellEnd"/>
          </w:p>
        </w:tc>
        <w:tc>
          <w:tcPr>
            <w:tcW w:w="0" w:type="auto"/>
          </w:tcPr>
          <w:p w14:paraId="7D8B7500" w14:textId="4D0D24F3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19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Обмежена</w:t>
            </w:r>
            <w:r w:rsidR="001D28F3" w:rsidRPr="00F627B1">
              <w:rPr>
                <w:rFonts w:ascii="Times New Roman" w:hAnsi="Times New Roman"/>
                <w:lang w:val="ru-RU"/>
                <w:rPrChange w:id="19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глибина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анімації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F627B1">
              <w:rPr>
                <w:rFonts w:ascii="Times New Roman" w:hAnsi="Times New Roman"/>
                <w:lang w:val="ru-RU"/>
                <w:rPrChange w:id="19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великих</w:t>
            </w:r>
            <w:r w:rsidR="001D28F3" w:rsidRPr="00F627B1">
              <w:rPr>
                <w:rFonts w:ascii="Times New Roman" w:hAnsi="Times New Roman"/>
                <w:lang w:val="ru-RU"/>
                <w:rPrChange w:id="19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9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через</w:t>
            </w:r>
            <w:r w:rsidR="001D28F3" w:rsidRPr="00F627B1">
              <w:rPr>
                <w:rFonts w:ascii="Times New Roman" w:hAnsi="Times New Roman"/>
                <w:lang w:val="ru-RU"/>
                <w:rPrChange w:id="19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продуктивність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React</w:t>
            </w:r>
            <w:r w:rsidR="001D28F3" w:rsidRPr="00F627B1">
              <w:rPr>
                <w:rFonts w:ascii="Times New Roman" w:hAnsi="Times New Roman"/>
                <w:lang w:val="ru-RU"/>
                <w:rPrChange w:id="19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Flow</w:t>
            </w:r>
          </w:p>
        </w:tc>
      </w:tr>
      <w:tr w:rsidR="008D43BA" w:rsidRPr="00105C7F" w14:paraId="51D64D0E" w14:textId="77777777" w:rsidTr="000E4C03">
        <w:trPr>
          <w:trHeight w:val="454"/>
          <w:jc w:val="center"/>
        </w:trPr>
        <w:tc>
          <w:tcPr>
            <w:tcW w:w="0" w:type="auto"/>
          </w:tcPr>
          <w:p w14:paraId="2C382179" w14:textId="08AD554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9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Бітовий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збіг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19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еталонним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fft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ru-RU"/>
                <w:rPrChange w:id="1954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js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(максимальна</w:t>
            </w:r>
            <w:r w:rsidR="001D28F3" w:rsidRPr="00F627B1">
              <w:rPr>
                <w:rFonts w:ascii="Times New Roman" w:hAnsi="Times New Roman"/>
                <w:lang w:val="ru-RU"/>
                <w:rPrChange w:id="19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похибка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/>
                  <w:lang w:val="ru-RU"/>
                  <w:rPrChange w:id="196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0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19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19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6</w:t>
            </w:r>
            <w:r w:rsidR="001D28F3" w:rsidRPr="00F627B1">
              <w:rPr>
                <w:rFonts w:ascii="Times New Roman" w:hAnsi="Times New Roman"/>
                <w:lang w:val="ru-RU"/>
                <w:rPrChange w:id="19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сценаріях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9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  <w:tc>
          <w:tcPr>
            <w:tcW w:w="0" w:type="auto"/>
          </w:tcPr>
          <w:p w14:paraId="0068DC41" w14:textId="5EBCF25B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9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Відсутнє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збереження</w:t>
            </w:r>
            <w:r w:rsidR="001D28F3" w:rsidRPr="00F627B1">
              <w:rPr>
                <w:rFonts w:ascii="Times New Roman" w:hAnsi="Times New Roman"/>
                <w:lang w:val="ru-RU"/>
                <w:rPrChange w:id="197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результату</w:t>
            </w:r>
            <w:r w:rsidR="001D28F3" w:rsidRPr="00F627B1">
              <w:rPr>
                <w:rFonts w:ascii="Times New Roman" w:hAnsi="Times New Roman"/>
                <w:lang w:val="ru-RU"/>
                <w:rPrChange w:id="19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експерименту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F627B1">
              <w:rPr>
                <w:rFonts w:ascii="Times New Roman" w:hAnsi="Times New Roman"/>
                <w:lang w:val="ru-RU"/>
                <w:rPrChange w:id="19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19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файл</w:t>
            </w:r>
            <w:proofErr w:type="gramEnd"/>
          </w:p>
        </w:tc>
      </w:tr>
      <w:tr w:rsidR="008D43BA" w:rsidRPr="00105C7F" w14:paraId="7668E0D3" w14:textId="77777777" w:rsidTr="000E4C03">
        <w:trPr>
          <w:trHeight w:val="454"/>
          <w:jc w:val="center"/>
        </w:trPr>
        <w:tc>
          <w:tcPr>
            <w:tcW w:w="0" w:type="auto"/>
          </w:tcPr>
          <w:p w14:paraId="2556E8B5" w14:textId="2F5B7B95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9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Детерміноване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виконання</w:t>
            </w:r>
            <w:r w:rsidR="001D28F3" w:rsidRPr="00F627B1">
              <w:rPr>
                <w:rFonts w:ascii="Times New Roman" w:hAnsi="Times New Roman"/>
                <w:lang w:val="ru-RU"/>
                <w:rPrChange w:id="19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ідентичні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послідовності</w:t>
            </w:r>
            <w:r w:rsidR="001D28F3" w:rsidRPr="00F627B1">
              <w:rPr>
                <w:rFonts w:ascii="Times New Roman" w:hAnsi="Times New Roman"/>
                <w:lang w:val="ru-RU"/>
                <w:rPrChange w:id="19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19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19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повторних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19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прогонах)</w:t>
            </w:r>
          </w:p>
        </w:tc>
        <w:tc>
          <w:tcPr>
            <w:tcW w:w="0" w:type="auto"/>
          </w:tcPr>
          <w:p w14:paraId="122A28B8" w14:textId="72436464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19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19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Відсутня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19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WebWorker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19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розпаралеленість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реального</w:t>
            </w:r>
            <w:r w:rsidR="001D28F3" w:rsidRPr="00F627B1">
              <w:rPr>
                <w:rFonts w:ascii="Times New Roman" w:hAnsi="Times New Roman"/>
                <w:lang w:val="ru-RU"/>
                <w:rPrChange w:id="20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обчислення</w:t>
            </w:r>
          </w:p>
        </w:tc>
      </w:tr>
      <w:tr w:rsidR="008D43BA" w:rsidRPr="00105C7F" w14:paraId="1BA39529" w14:textId="77777777" w:rsidTr="000E4C03">
        <w:trPr>
          <w:trHeight w:val="454"/>
          <w:jc w:val="center"/>
        </w:trPr>
        <w:tc>
          <w:tcPr>
            <w:tcW w:w="0" w:type="auto"/>
          </w:tcPr>
          <w:p w14:paraId="3085F185" w14:textId="5BB7DE14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20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Критично-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збалансований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  <w:r w:rsidR="001D28F3" w:rsidRPr="00F627B1">
              <w:rPr>
                <w:rFonts w:ascii="Times New Roman" w:hAnsi="Times New Roman"/>
                <w:lang w:val="ru-RU"/>
                <w:rPrChange w:id="20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мобільність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=</w:t>
            </w:r>
            <w:r w:rsidR="001D28F3" w:rsidRPr="00F627B1">
              <w:rPr>
                <w:rFonts w:ascii="Times New Roman" w:hAnsi="Times New Roman"/>
                <w:lang w:val="ru-RU"/>
                <w:rPrChange w:id="20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0</w:t>
            </w:r>
            <w:r w:rsidR="001D28F3" w:rsidRPr="00F627B1">
              <w:rPr>
                <w:rFonts w:ascii="Times New Roman" w:hAnsi="Times New Roman"/>
                <w:lang w:val="ru-RU"/>
                <w:rPrChange w:id="20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20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всіх</w:t>
            </w:r>
            <w:r w:rsidR="001D28F3" w:rsidRPr="00F627B1">
              <w:rPr>
                <w:rFonts w:ascii="Times New Roman" w:hAnsi="Times New Roman"/>
                <w:lang w:val="ru-RU"/>
                <w:rPrChange w:id="20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вузлів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20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  <w:tc>
          <w:tcPr>
            <w:tcW w:w="0" w:type="auto"/>
          </w:tcPr>
          <w:p w14:paraId="1D8F4054" w14:textId="6AAD0D5D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20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Підтримка</w:t>
            </w:r>
            <w:r w:rsidR="001D28F3" w:rsidRPr="00F627B1">
              <w:rPr>
                <w:rFonts w:ascii="Times New Roman" w:hAnsi="Times New Roman"/>
                <w:lang w:val="ru-RU"/>
                <w:rPrChange w:id="20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Safari</w:t>
            </w:r>
            <w:r w:rsidR="001D28F3" w:rsidRPr="00F627B1">
              <w:rPr>
                <w:rFonts w:ascii="Times New Roman" w:hAnsi="Times New Roman"/>
                <w:lang w:val="ru-RU"/>
                <w:rPrChange w:id="20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</w:t>
            </w:r>
            <w:r w:rsidR="001D28F3" w:rsidRPr="00F627B1">
              <w:rPr>
                <w:rFonts w:ascii="Times New Roman" w:hAnsi="Times New Roman"/>
                <w:lang w:val="ru-RU"/>
                <w:rPrChange w:id="20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тестувалась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систематично</w:t>
            </w:r>
          </w:p>
        </w:tc>
      </w:tr>
      <w:tr w:rsidR="008D43BA" w:rsidRPr="00105C7F" w14:paraId="33F20BED" w14:textId="77777777" w:rsidTr="000E4C03">
        <w:trPr>
          <w:trHeight w:val="454"/>
          <w:jc w:val="center"/>
        </w:trPr>
        <w:tc>
          <w:tcPr>
            <w:tcW w:w="0" w:type="auto"/>
          </w:tcPr>
          <w:p w14:paraId="6D9DF3AC" w14:textId="7E173FE2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0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Відкритий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код</w:t>
            </w:r>
            <w:r w:rsidR="001D28F3" w:rsidRPr="00F627B1">
              <w:rPr>
                <w:rFonts w:ascii="Times New Roman" w:hAnsi="Times New Roman"/>
                <w:lang w:val="ru-RU"/>
                <w:rPrChange w:id="20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r w:rsidRPr="00105C7F">
              <w:rPr>
                <w:rFonts w:ascii="Times New Roman" w:hAnsi="Times New Roman" w:cs="Times New Roman"/>
              </w:rPr>
              <w:t>MIT</w:t>
            </w:r>
            <w:r w:rsidRPr="00F627B1">
              <w:rPr>
                <w:rFonts w:ascii="Times New Roman" w:hAnsi="Times New Roman"/>
                <w:lang w:val="ru-RU"/>
                <w:rPrChange w:id="20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  <w:r w:rsidR="001D28F3" w:rsidRPr="00F627B1">
              <w:rPr>
                <w:rFonts w:ascii="Times New Roman" w:hAnsi="Times New Roman"/>
                <w:lang w:val="ru-RU"/>
                <w:rPrChange w:id="20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20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тестовим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покриттям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/>
                  <w:lang w:val="ru-RU"/>
                  <w:rPrChange w:id="204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85 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4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%</m:t>
              </m:r>
            </m:oMath>
            <w:r w:rsidRPr="00F627B1">
              <w:rPr>
                <w:rFonts w:ascii="Times New Roman" w:hAnsi="Times New Roman"/>
                <w:lang w:val="ru-RU"/>
                <w:rPrChange w:id="20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+</w:t>
            </w:r>
            <w:r w:rsidR="001D28F3" w:rsidRPr="00F627B1">
              <w:rPr>
                <w:rFonts w:ascii="Times New Roman" w:hAnsi="Times New Roman"/>
                <w:lang w:val="ru-RU"/>
                <w:rPrChange w:id="20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для</w:t>
            </w:r>
            <w:r w:rsidR="001D28F3" w:rsidRPr="00F627B1">
              <w:rPr>
                <w:rFonts w:ascii="Times New Roman" w:hAnsi="Times New Roman"/>
                <w:lang w:val="ru-RU"/>
                <w:rPrChange w:id="20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w:r w:rsidRPr="00F627B1">
              <w:rPr>
                <w:rStyle w:val="VerbatimChar"/>
                <w:rFonts w:ascii="Times New Roman" w:hAnsi="Times New Roman"/>
                <w:lang w:val="ru-RU"/>
                <w:rPrChange w:id="2052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core</w:t>
            </w:r>
            <w:r w:rsidRPr="00F627B1">
              <w:rPr>
                <w:rStyle w:val="VerbatimChar"/>
                <w:rFonts w:ascii="Times New Roman" w:hAnsi="Times New Roman"/>
                <w:lang w:val="ru-RU"/>
                <w:rPrChange w:id="2053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</w:t>
            </w:r>
          </w:p>
        </w:tc>
        <w:tc>
          <w:tcPr>
            <w:tcW w:w="0" w:type="auto"/>
          </w:tcPr>
          <w:p w14:paraId="5F9A0D03" w14:textId="2B37BD91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0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Обмежений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набір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вбудованих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пресетів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(6</w:t>
            </w:r>
            <w:r w:rsidR="001D28F3" w:rsidRPr="00F627B1">
              <w:rPr>
                <w:rFonts w:ascii="Times New Roman" w:hAnsi="Times New Roman"/>
                <w:lang w:val="ru-RU"/>
                <w:rPrChange w:id="20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штук)</w:t>
            </w:r>
          </w:p>
        </w:tc>
      </w:tr>
    </w:tbl>
    <w:p w14:paraId="67C042C9" w14:textId="27748C90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4.9</w:t>
      </w:r>
    </w:p>
    <w:p w14:paraId="55CF01FE" w14:textId="348932D8" w:rsidR="008D43BA" w:rsidRPr="00105C7F" w:rsidRDefault="008D43BA" w:rsidP="00D336C0">
      <w:pPr>
        <w:pStyle w:val="ASUTableName"/>
      </w:pPr>
      <w:r w:rsidRPr="00105C7F">
        <w:t>Порівняння</w:t>
      </w:r>
      <w:r w:rsidR="001D28F3">
        <w:t xml:space="preserve"> </w:t>
      </w:r>
      <w:r w:rsidRPr="00105C7F">
        <w:t>альтернативних</w:t>
      </w:r>
      <w:r w:rsidR="001D28F3">
        <w:t xml:space="preserve"> </w:t>
      </w:r>
      <w:r w:rsidRPr="00105C7F">
        <w:t>архітектурних</w:t>
      </w:r>
      <w:r w:rsidR="001D28F3">
        <w:t xml:space="preserve"> </w:t>
      </w:r>
      <w:r w:rsidRPr="00105C7F">
        <w:t>підходів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Caption w:val="Порівняння альтернативних архітектурних підходів"/>
      </w:tblPr>
      <w:tblGrid>
        <w:gridCol w:w="3052"/>
        <w:gridCol w:w="1482"/>
        <w:gridCol w:w="1648"/>
        <w:gridCol w:w="1458"/>
        <w:gridCol w:w="1704"/>
      </w:tblGrid>
      <w:tr w:rsidR="008D43BA" w:rsidRPr="00105C7F" w14:paraId="693BCFDE" w14:textId="77777777" w:rsidTr="000E4C03">
        <w:trPr>
          <w:trHeight w:val="454"/>
        </w:trPr>
        <w:tc>
          <w:tcPr>
            <w:tcW w:w="0" w:type="auto"/>
          </w:tcPr>
          <w:p w14:paraId="018C59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Підхід</w:t>
            </w:r>
            <w:proofErr w:type="spellEnd"/>
          </w:p>
        </w:tc>
        <w:tc>
          <w:tcPr>
            <w:tcW w:w="0" w:type="auto"/>
          </w:tcPr>
          <w:p w14:paraId="0051358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Розгортання</w:t>
            </w:r>
            <w:proofErr w:type="spellEnd"/>
          </w:p>
        </w:tc>
        <w:tc>
          <w:tcPr>
            <w:tcW w:w="0" w:type="auto"/>
          </w:tcPr>
          <w:p w14:paraId="467F22DB" w14:textId="08EE1D1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платформи</w:t>
            </w:r>
          </w:p>
        </w:tc>
        <w:tc>
          <w:tcPr>
            <w:tcW w:w="0" w:type="auto"/>
          </w:tcPr>
          <w:p w14:paraId="1669145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Візуалізація</w:t>
            </w:r>
            <w:proofErr w:type="spellEnd"/>
          </w:p>
        </w:tc>
        <w:tc>
          <w:tcPr>
            <w:tcW w:w="0" w:type="auto"/>
          </w:tcPr>
          <w:p w14:paraId="583E4D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</w:p>
        </w:tc>
      </w:tr>
      <w:tr w:rsidR="008D43BA" w:rsidRPr="00105C7F" w14:paraId="5F8F7062" w14:textId="77777777" w:rsidTr="000E4C03">
        <w:trPr>
          <w:trHeight w:val="454"/>
        </w:trPr>
        <w:tc>
          <w:tcPr>
            <w:tcW w:w="0" w:type="auto"/>
          </w:tcPr>
          <w:p w14:paraId="36A2776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Electron-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застосунок</w:t>
            </w:r>
            <w:proofErr w:type="spellEnd"/>
          </w:p>
        </w:tc>
        <w:tc>
          <w:tcPr>
            <w:tcW w:w="0" w:type="auto"/>
          </w:tcPr>
          <w:p w14:paraId="11CB78A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складне</w:t>
            </w:r>
            <w:proofErr w:type="spellEnd"/>
          </w:p>
        </w:tc>
        <w:tc>
          <w:tcPr>
            <w:tcW w:w="0" w:type="auto"/>
          </w:tcPr>
          <w:p w14:paraId="45E01DB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ні</w:t>
            </w:r>
            <w:proofErr w:type="spellEnd"/>
          </w:p>
        </w:tc>
        <w:tc>
          <w:tcPr>
            <w:tcW w:w="0" w:type="auto"/>
          </w:tcPr>
          <w:p w14:paraId="41E001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49ABD17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висока</w:t>
            </w:r>
            <w:proofErr w:type="spellEnd"/>
          </w:p>
        </w:tc>
      </w:tr>
      <w:tr w:rsidR="008D43BA" w:rsidRPr="00105C7F" w14:paraId="50C04BF4" w14:textId="77777777" w:rsidTr="000E4C03">
        <w:trPr>
          <w:trHeight w:val="454"/>
        </w:trPr>
        <w:tc>
          <w:tcPr>
            <w:tcW w:w="0" w:type="auto"/>
          </w:tcPr>
          <w:p w14:paraId="1CD75B9C" w14:textId="0B8150B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Клієнт-сервер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(Python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0CE23A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середнє</w:t>
            </w:r>
            <w:proofErr w:type="spellEnd"/>
          </w:p>
        </w:tc>
        <w:tc>
          <w:tcPr>
            <w:tcW w:w="0" w:type="auto"/>
          </w:tcPr>
          <w:p w14:paraId="5DF4B1B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0F537F4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11464B3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висока</w:t>
            </w:r>
            <w:proofErr w:type="spellEnd"/>
          </w:p>
        </w:tc>
      </w:tr>
      <w:tr w:rsidR="008D43BA" w:rsidRPr="00105C7F" w14:paraId="117F4C5C" w14:textId="77777777" w:rsidTr="000E4C03">
        <w:trPr>
          <w:trHeight w:val="454"/>
        </w:trPr>
        <w:tc>
          <w:tcPr>
            <w:tcW w:w="0" w:type="auto"/>
          </w:tcPr>
          <w:p w14:paraId="7C2EBAB6" w14:textId="1B4D1BA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Клієнтський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SPA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обраний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27BDC79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просте</w:t>
            </w:r>
            <w:proofErr w:type="spellEnd"/>
          </w:p>
        </w:tc>
        <w:tc>
          <w:tcPr>
            <w:tcW w:w="0" w:type="auto"/>
          </w:tcPr>
          <w:p w14:paraId="369F904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226FB1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так</w:t>
            </w:r>
          </w:p>
        </w:tc>
        <w:tc>
          <w:tcPr>
            <w:tcW w:w="0" w:type="auto"/>
          </w:tcPr>
          <w:p w14:paraId="31FEA7F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середня</w:t>
            </w:r>
          </w:p>
        </w:tc>
      </w:tr>
      <w:tr w:rsidR="008D43BA" w:rsidRPr="00105C7F" w14:paraId="46CC521A" w14:textId="77777777" w:rsidTr="000E4C03">
        <w:trPr>
          <w:trHeight w:val="454"/>
        </w:trPr>
        <w:tc>
          <w:tcPr>
            <w:tcW w:w="0" w:type="auto"/>
          </w:tcPr>
          <w:p w14:paraId="5BA128C8" w14:textId="113874F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Desktop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Qt/C++</w:t>
            </w:r>
          </w:p>
        </w:tc>
        <w:tc>
          <w:tcPr>
            <w:tcW w:w="0" w:type="auto"/>
          </w:tcPr>
          <w:p w14:paraId="50A665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складне</w:t>
            </w:r>
            <w:proofErr w:type="spellEnd"/>
          </w:p>
        </w:tc>
        <w:tc>
          <w:tcPr>
            <w:tcW w:w="0" w:type="auto"/>
          </w:tcPr>
          <w:p w14:paraId="1A9C984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ні</w:t>
            </w:r>
            <w:proofErr w:type="spellEnd"/>
          </w:p>
        </w:tc>
        <w:tc>
          <w:tcPr>
            <w:tcW w:w="0" w:type="auto"/>
          </w:tcPr>
          <w:p w14:paraId="048AD3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обмежена</w:t>
            </w:r>
          </w:p>
        </w:tc>
        <w:tc>
          <w:tcPr>
            <w:tcW w:w="0" w:type="auto"/>
          </w:tcPr>
          <w:p w14:paraId="5CD086B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низька</w:t>
            </w:r>
            <w:proofErr w:type="spellEnd"/>
          </w:p>
        </w:tc>
      </w:tr>
    </w:tbl>
    <w:p w14:paraId="27767774" w14:textId="3D41272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4.10</w:t>
      </w:r>
    </w:p>
    <w:p w14:paraId="06D165FA" w14:textId="064F39AC" w:rsidR="008D43BA" w:rsidRPr="00105C7F" w:rsidRDefault="008D43BA" w:rsidP="00D336C0">
      <w:pPr>
        <w:pStyle w:val="ASUTableName"/>
      </w:pPr>
      <w:bookmarkStart w:id="2066" w:name="tab:nf_verify"/>
      <w:r w:rsidRPr="00105C7F">
        <w:t>Підтвердження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ідтвердження нефункціональних вимог"/>
      </w:tblPr>
      <w:tblGrid>
        <w:gridCol w:w="643"/>
        <w:gridCol w:w="2833"/>
        <w:gridCol w:w="4643"/>
        <w:gridCol w:w="1225"/>
      </w:tblGrid>
      <w:tr w:rsidR="008D43BA" w:rsidRPr="00105C7F" w14:paraId="529E43C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7F433C5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72EF53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Вимога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540611" w14:textId="3141BF8F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Спосіб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перевірки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797585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8D43BA" w:rsidRPr="00105C7F" w14:paraId="1C0C3DC6" w14:textId="77777777" w:rsidTr="000E4C03">
        <w:trPr>
          <w:trHeight w:val="454"/>
          <w:jc w:val="center"/>
        </w:trPr>
        <w:tc>
          <w:tcPr>
            <w:tcW w:w="0" w:type="auto"/>
          </w:tcPr>
          <w:p w14:paraId="1C9A5E8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lastRenderedPageBreak/>
              <w:t>NF1</w:t>
            </w:r>
          </w:p>
        </w:tc>
        <w:tc>
          <w:tcPr>
            <w:tcW w:w="0" w:type="auto"/>
          </w:tcPr>
          <w:p w14:paraId="6928BD26" w14:textId="7A94602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0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Точність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0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обчислень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7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sim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7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7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7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07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)|≤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  <w:rPrChange w:id="2077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  <w:rPrChange w:id="2078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-</m:t>
                  </m:r>
                  <m:r>
                    <w:rPr>
                      <w:rFonts w:ascii="Cambria Math" w:hAnsi="Cambria Math"/>
                      <w:lang w:val="ru-RU"/>
                      <w:rPrChange w:id="2079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9</m:t>
                  </m:r>
                </m:sup>
              </m:sSup>
            </m:oMath>
          </w:p>
        </w:tc>
        <w:tc>
          <w:tcPr>
            <w:tcW w:w="0" w:type="auto"/>
          </w:tcPr>
          <w:p w14:paraId="5AED5AC8" w14:textId="1872F9E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compareWithFFT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(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)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на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сценаріях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verify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section4_data.json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RMS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0</m:t>
              </m:r>
            </m:oMath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5EC08DC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004F3BCE" w14:textId="77777777" w:rsidTr="000E4C03">
        <w:trPr>
          <w:trHeight w:val="454"/>
          <w:jc w:val="center"/>
        </w:trPr>
        <w:tc>
          <w:tcPr>
            <w:tcW w:w="0" w:type="auto"/>
          </w:tcPr>
          <w:p w14:paraId="1CAAA20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NF2</w:t>
            </w:r>
          </w:p>
        </w:tc>
        <w:tc>
          <w:tcPr>
            <w:tcW w:w="0" w:type="auto"/>
          </w:tcPr>
          <w:p w14:paraId="5916E339" w14:textId="467D416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відгуку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r>
                <w:rPr>
                  <w:rFonts w:ascii="Cambria Math" w:hAnsi="Cambria Math" w:cs="Times New Roman"/>
                </w:rPr>
                <m:t>100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5E17E523" w14:textId="26CC5AE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Ручний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вимір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через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Chrome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DevTools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Performance: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натискання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Пуск</w:t>
            </w:r>
            <w:proofErr w:type="spellEnd"/>
            <w:r w:rsidRPr="00105C7F">
              <w:rPr>
                <w:rFonts w:ascii="Times New Roman" w:hAnsi="Times New Roman" w:cs="Times New Roman"/>
              </w:rPr>
              <w:t>/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Пауза</w:t>
            </w:r>
            <w:proofErr w:type="spellEnd"/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Step;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ins w:id="2080" w:author="Хмарка Любима" w:date="2026-05-24T17:35:00Z">
              <w:r w:rsidR="007C4E2C" w:rsidRPr="007C4E2C">
                <w:rPr>
                  <w:rFonts w:ascii="Times New Roman" w:hAnsi="Times New Roman" w:cs="Times New Roman"/>
                </w:rPr>
                <w:t>виконано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 (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макс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. час 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відгуку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: 9.2 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мс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 &lt; 100 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мс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, Edge 120; Chrome 120 — 7.3 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мс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 xml:space="preserve">, Firefox 121 — 6.0 </w:t>
              </w:r>
              <w:proofErr w:type="spellStart"/>
              <w:r w:rsidR="007C4E2C" w:rsidRPr="007C4E2C">
                <w:rPr>
                  <w:rFonts w:ascii="Times New Roman" w:hAnsi="Times New Roman" w:cs="Times New Roman"/>
                </w:rPr>
                <w:t>мс</w:t>
              </w:r>
              <w:proofErr w:type="spellEnd"/>
              <w:r w:rsidR="007C4E2C" w:rsidRPr="007C4E2C">
                <w:rPr>
                  <w:rFonts w:ascii="Times New Roman" w:hAnsi="Times New Roman" w:cs="Times New Roman"/>
                </w:rPr>
                <w:t>)</w:t>
              </w:r>
              <w:r w:rsidR="001D28F3">
                <w:rPr>
                  <w:rFonts w:ascii="Times New Roman" w:hAnsi="Times New Roman" w:cs="Times New Roman"/>
                </w:rPr>
                <w:t xml:space="preserve"> </w:t>
              </w:r>
            </w:ins>
            <w:del w:id="2081" w:author="Хмарка Любима" w:date="2026-05-24T17:35:00Z">
              <w:r w:rsidRPr="00105C7F">
                <w:rPr>
                  <w:rFonts w:ascii="Times New Roman" w:hAnsi="Times New Roman" w:cs="Times New Roman"/>
                </w:rPr>
                <w:delText>див.</w:delText>
              </w:r>
              <w:r w:rsidR="001D28F3">
                <w:rPr>
                  <w:rFonts w:ascii="Times New Roman" w:hAnsi="Times New Roman" w:cs="Times New Roman"/>
                </w:rPr>
                <w:delText xml:space="preserve"> </w:delText>
              </w:r>
              <w:r w:rsidRPr="00105C7F">
                <w:rPr>
                  <w:rStyle w:val="VerbatimChar"/>
                  <w:rFonts w:ascii="Times New Roman" w:hAnsi="Times New Roman" w:cs="Times New Roman"/>
                </w:rPr>
                <w:delText>section4_user_tasks.md</w:delText>
              </w:r>
              <w:r w:rsidR="001D28F3">
                <w:rPr>
                  <w:rFonts w:ascii="Times New Roman" w:hAnsi="Times New Roman" w:cs="Times New Roman"/>
                </w:rPr>
                <w:delText xml:space="preserve"> </w:delText>
              </w:r>
              <w:r w:rsidRPr="00105C7F">
                <w:rPr>
                  <w:rFonts w:ascii="Times New Roman" w:hAnsi="Times New Roman" w:cs="Times New Roman"/>
                </w:rPr>
                <w:delText>п.</w:delText>
              </w:r>
              <w:r w:rsidR="001D28F3">
                <w:rPr>
                  <w:rFonts w:ascii="Times New Roman" w:hAnsi="Times New Roman" w:cs="Times New Roman"/>
                </w:rPr>
                <w:delText xml:space="preserve"> </w:delText>
              </w:r>
              <w:r w:rsidRPr="00105C7F">
                <w:rPr>
                  <w:rFonts w:ascii="Times New Roman" w:hAnsi="Times New Roman" w:cs="Times New Roman"/>
                </w:rPr>
                <w:delText>Б2</w:delText>
              </w:r>
            </w:del>
          </w:p>
        </w:tc>
        <w:tc>
          <w:tcPr>
            <w:tcW w:w="0" w:type="auto"/>
          </w:tcPr>
          <w:p w14:paraId="55BE4AFA" w14:textId="77777777" w:rsidR="008D43BA" w:rsidRPr="00312056" w:rsidRDefault="00312056" w:rsidP="00F627B1">
            <w:pPr>
              <w:pStyle w:val="Compact"/>
              <w:rPr>
                <w:rFonts w:ascii="Times New Roman" w:hAnsi="Times New Roman"/>
                <w:lang w:val="uk-UA"/>
                <w:rPrChange w:id="2082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2083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Виконано</w:t>
              </w:r>
            </w:ins>
          </w:p>
        </w:tc>
      </w:tr>
      <w:tr w:rsidR="008D43BA" w:rsidRPr="00105C7F" w14:paraId="4B91AF18" w14:textId="77777777" w:rsidTr="000E4C03">
        <w:trPr>
          <w:trHeight w:val="454"/>
          <w:jc w:val="center"/>
        </w:trPr>
        <w:tc>
          <w:tcPr>
            <w:tcW w:w="0" w:type="auto"/>
          </w:tcPr>
          <w:p w14:paraId="7AB5FF4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NF3</w:t>
            </w:r>
          </w:p>
        </w:tc>
        <w:tc>
          <w:tcPr>
            <w:tcW w:w="0" w:type="auto"/>
          </w:tcPr>
          <w:p w14:paraId="330F8F3B" w14:textId="2D81763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Частота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кадрів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≥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  <w:tc>
          <w:tcPr>
            <w:tcW w:w="0" w:type="auto"/>
          </w:tcPr>
          <w:p w14:paraId="76F68819" w14:textId="7665B61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0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20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трьох</w:t>
            </w:r>
            <w:r w:rsidR="001D28F3" w:rsidRPr="00F627B1">
              <w:rPr>
                <w:rFonts w:ascii="Times New Roman" w:hAnsi="Times New Roman"/>
                <w:lang w:val="ru-RU"/>
                <w:rPrChange w:id="20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браузерах</w:t>
            </w:r>
            <w:r w:rsidR="001D28F3" w:rsidRPr="00F627B1">
              <w:rPr>
                <w:rFonts w:ascii="Times New Roman" w:hAnsi="Times New Roman"/>
                <w:lang w:val="ru-RU"/>
                <w:rPrChange w:id="20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0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(табл.</w:t>
            </w:r>
            <w:r w:rsidR="001D28F3" w:rsidRPr="00F627B1">
              <w:rPr>
                <w:rFonts w:ascii="Times New Roman" w:hAnsi="Times New Roman"/>
                <w:lang w:val="ru-RU"/>
                <w:rPrChange w:id="20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4.7)</w:t>
            </w:r>
          </w:p>
        </w:tc>
        <w:tc>
          <w:tcPr>
            <w:tcW w:w="0" w:type="auto"/>
          </w:tcPr>
          <w:p w14:paraId="6AD013BA" w14:textId="77777777" w:rsidR="008D43BA" w:rsidRPr="00312056" w:rsidRDefault="00312056" w:rsidP="00F627B1">
            <w:pPr>
              <w:pStyle w:val="Compact"/>
              <w:rPr>
                <w:rFonts w:ascii="Times New Roman" w:hAnsi="Times New Roman"/>
                <w:lang w:val="uk-UA"/>
                <w:rPrChange w:id="2093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2094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виконано</w:t>
              </w:r>
            </w:ins>
          </w:p>
        </w:tc>
      </w:tr>
      <w:tr w:rsidR="008D43BA" w:rsidRPr="00105C7F" w14:paraId="6A44A33E" w14:textId="77777777" w:rsidTr="000E4C03">
        <w:trPr>
          <w:trHeight w:val="454"/>
          <w:jc w:val="center"/>
        </w:trPr>
        <w:tc>
          <w:tcPr>
            <w:tcW w:w="0" w:type="auto"/>
          </w:tcPr>
          <w:p w14:paraId="2EF7148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NF4</w:t>
            </w:r>
          </w:p>
        </w:tc>
        <w:tc>
          <w:tcPr>
            <w:tcW w:w="0" w:type="auto"/>
          </w:tcPr>
          <w:p w14:paraId="57DBF6C1" w14:textId="4D2CBED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Портативність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(Chrome/Firefox/Edge)</w:t>
            </w:r>
          </w:p>
        </w:tc>
        <w:tc>
          <w:tcPr>
            <w:tcW w:w="0" w:type="auto"/>
          </w:tcPr>
          <w:p w14:paraId="2C963749" w14:textId="563C0B8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Запуск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ручне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тестування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трьох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браузерах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del w:id="2095" w:author="Хмарка Любима" w:date="2026-05-24T17:35:00Z">
              <w:r w:rsidRPr="00105C7F">
                <w:rPr>
                  <w:rStyle w:val="VerbatimChar"/>
                  <w:rFonts w:ascii="Times New Roman" w:hAnsi="Times New Roman" w:cs="Times New Roman"/>
                </w:rPr>
                <w:delText>section4_user_tasks.md</w:delText>
              </w:r>
              <w:r w:rsidR="001D28F3">
                <w:rPr>
                  <w:rFonts w:ascii="Times New Roman" w:hAnsi="Times New Roman" w:cs="Times New Roman"/>
                </w:rPr>
                <w:delText xml:space="preserve"> </w:delText>
              </w:r>
            </w:del>
            <w:r w:rsidRPr="00105C7F">
              <w:rPr>
                <w:rFonts w:ascii="Times New Roman" w:hAnsi="Times New Roman" w:cs="Times New Roman"/>
              </w:rPr>
              <w:t>п.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Б1)</w:t>
            </w:r>
          </w:p>
        </w:tc>
        <w:tc>
          <w:tcPr>
            <w:tcW w:w="0" w:type="auto"/>
          </w:tcPr>
          <w:p w14:paraId="19D3B7F3" w14:textId="77777777" w:rsidR="008D43BA" w:rsidRPr="00312056" w:rsidRDefault="00312056" w:rsidP="00F627B1">
            <w:pPr>
              <w:pStyle w:val="Compact"/>
              <w:rPr>
                <w:rFonts w:ascii="Times New Roman" w:hAnsi="Times New Roman"/>
                <w:lang w:val="uk-UA"/>
                <w:rPrChange w:id="2096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2097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виконано</w:t>
              </w:r>
            </w:ins>
          </w:p>
        </w:tc>
      </w:tr>
      <w:tr w:rsidR="008D43BA" w:rsidRPr="00105C7F" w14:paraId="0B25B296" w14:textId="77777777" w:rsidTr="000E4C03">
        <w:trPr>
          <w:trHeight w:val="454"/>
          <w:jc w:val="center"/>
        </w:trPr>
        <w:tc>
          <w:tcPr>
            <w:tcW w:w="0" w:type="auto"/>
          </w:tcPr>
          <w:p w14:paraId="663763A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NF5</w:t>
            </w:r>
          </w:p>
        </w:tc>
        <w:tc>
          <w:tcPr>
            <w:tcW w:w="0" w:type="auto"/>
          </w:tcPr>
          <w:p w14:paraId="75F7E219" w14:textId="5E91884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Детермінованість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журнал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1A9DBC2" w14:textId="41F20EB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Дворазовий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прогон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харнесі</w:t>
            </w:r>
            <w:proofErr w:type="spellEnd"/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determinism.identical</w:t>
            </w:r>
            <w:proofErr w:type="spellEnd"/>
            <w:proofErr w:type="gram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true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fireCount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=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C6072E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2971D202" w14:textId="77777777" w:rsidTr="000E4C03">
        <w:trPr>
          <w:trHeight w:val="454"/>
          <w:jc w:val="center"/>
        </w:trPr>
        <w:tc>
          <w:tcPr>
            <w:tcW w:w="0" w:type="auto"/>
          </w:tcPr>
          <w:p w14:paraId="4040D8B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NF6</w:t>
            </w:r>
          </w:p>
        </w:tc>
        <w:tc>
          <w:tcPr>
            <w:tcW w:w="0" w:type="auto"/>
          </w:tcPr>
          <w:p w14:paraId="12C6D57A" w14:textId="612B4E4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Відкритий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код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(MIT/Apache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2.0)</w:t>
            </w:r>
          </w:p>
        </w:tc>
        <w:tc>
          <w:tcPr>
            <w:tcW w:w="0" w:type="auto"/>
          </w:tcPr>
          <w:p w14:paraId="70F8597F" w14:textId="6AD907EC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0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0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Ліцензія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проекту</w:t>
            </w:r>
            <w:r w:rsidR="001D28F3" w:rsidRPr="00F627B1">
              <w:rPr>
                <w:rFonts w:ascii="Times New Roman" w:hAnsi="Times New Roman"/>
                <w:lang w:val="ru-RU"/>
                <w:rPrChange w:id="21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та</w:t>
            </w:r>
            <w:r w:rsidR="001D28F3" w:rsidRPr="00F627B1">
              <w:rPr>
                <w:rFonts w:ascii="Times New Roman" w:hAnsi="Times New Roman"/>
                <w:lang w:val="ru-RU"/>
                <w:rPrChange w:id="21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залежностей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F627B1">
              <w:rPr>
                <w:rFonts w:ascii="Times New Roman" w:hAnsi="Times New Roman"/>
                <w:lang w:val="ru-RU"/>
                <w:rPrChange w:id="21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package</w:t>
            </w:r>
            <w:r w:rsidRPr="00F627B1">
              <w:rPr>
                <w:rStyle w:val="VerbatimChar"/>
                <w:rFonts w:ascii="Times New Roman" w:hAnsi="Times New Roman"/>
                <w:lang w:val="ru-RU"/>
                <w:rPrChange w:id="210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.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json</w:t>
            </w:r>
            <w:proofErr w:type="spellEnd"/>
            <w:proofErr w:type="gramEnd"/>
          </w:p>
        </w:tc>
        <w:tc>
          <w:tcPr>
            <w:tcW w:w="0" w:type="auto"/>
          </w:tcPr>
          <w:p w14:paraId="028E55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391B995" w14:textId="77777777" w:rsidTr="000E4C03">
        <w:trPr>
          <w:trHeight w:val="454"/>
          <w:jc w:val="center"/>
        </w:trPr>
        <w:tc>
          <w:tcPr>
            <w:tcW w:w="0" w:type="auto"/>
          </w:tcPr>
          <w:p w14:paraId="0E92626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NF7</w:t>
            </w:r>
          </w:p>
        </w:tc>
        <w:tc>
          <w:tcPr>
            <w:tcW w:w="0" w:type="auto"/>
          </w:tcPr>
          <w:p w14:paraId="20D60BCC" w14:textId="55E76ED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Робота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без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встановлення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(SPA)</w:t>
            </w:r>
          </w:p>
        </w:tc>
        <w:tc>
          <w:tcPr>
            <w:tcW w:w="0" w:type="auto"/>
          </w:tcPr>
          <w:p w14:paraId="4E8F46AF" w14:textId="69E1CCBB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1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1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Розгортання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як</w:t>
            </w:r>
            <w:r w:rsidR="001D28F3" w:rsidRPr="00F627B1">
              <w:rPr>
                <w:rFonts w:ascii="Times New Roman" w:hAnsi="Times New Roman"/>
                <w:lang w:val="ru-RU"/>
                <w:rPrChange w:id="21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статичного</w:t>
            </w:r>
            <w:r w:rsidR="001D28F3" w:rsidRPr="00F627B1">
              <w:rPr>
                <w:rFonts w:ascii="Times New Roman" w:hAnsi="Times New Roman"/>
                <w:lang w:val="ru-RU"/>
                <w:rPrChange w:id="21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бандлу</w:t>
            </w:r>
            <w:r w:rsidR="001D28F3" w:rsidRPr="00F627B1">
              <w:rPr>
                <w:rFonts w:ascii="Times New Roman" w:hAnsi="Times New Roman"/>
                <w:lang w:val="ru-RU"/>
                <w:rPrChange w:id="21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out</w:t>
            </w:r>
            <w:r w:rsidRPr="00F627B1">
              <w:rPr>
                <w:rStyle w:val="VerbatimChar"/>
                <w:rFonts w:ascii="Times New Roman" w:hAnsi="Times New Roman"/>
                <w:lang w:val="ru-RU"/>
                <w:rPrChange w:id="2119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/</w:t>
            </w:r>
            <w:r w:rsidRPr="00F627B1">
              <w:rPr>
                <w:rFonts w:ascii="Times New Roman" w:hAnsi="Times New Roman"/>
                <w:lang w:val="ru-RU"/>
                <w:rPrChange w:id="21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;</w:t>
            </w:r>
            <w:r w:rsidR="001D28F3" w:rsidRPr="00F627B1">
              <w:rPr>
                <w:rFonts w:ascii="Times New Roman" w:hAnsi="Times New Roman"/>
                <w:lang w:val="ru-RU"/>
                <w:rPrChange w:id="21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перевірка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npm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run</w:t>
            </w:r>
            <w:r w:rsidR="001D28F3" w:rsidRPr="00F627B1">
              <w:rPr>
                <w:rFonts w:ascii="Times New Roman" w:hAnsi="Times New Roman"/>
                <w:lang w:val="ru-RU"/>
                <w:rPrChange w:id="21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build</w:t>
            </w:r>
            <w:r w:rsidR="001D28F3" w:rsidRPr="00F627B1">
              <w:rPr>
                <w:rFonts w:ascii="Times New Roman" w:hAnsi="Times New Roman"/>
                <w:lang w:val="ru-RU"/>
                <w:rPrChange w:id="21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без</w:t>
            </w:r>
            <w:r w:rsidR="001D28F3" w:rsidRPr="00F627B1">
              <w:rPr>
                <w:rFonts w:ascii="Times New Roman" w:hAnsi="Times New Roman"/>
                <w:lang w:val="ru-RU"/>
                <w:rPrChange w:id="21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помилок</w:t>
            </w:r>
            <w:proofErr w:type="spellEnd"/>
          </w:p>
        </w:tc>
        <w:tc>
          <w:tcPr>
            <w:tcW w:w="0" w:type="auto"/>
          </w:tcPr>
          <w:p w14:paraId="69977C8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089201A3" w14:textId="77777777" w:rsidTr="000E4C03">
        <w:trPr>
          <w:trHeight w:val="454"/>
          <w:jc w:val="center"/>
        </w:trPr>
        <w:tc>
          <w:tcPr>
            <w:tcW w:w="0" w:type="auto"/>
          </w:tcPr>
          <w:p w14:paraId="3889883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NF8</w:t>
            </w:r>
          </w:p>
        </w:tc>
        <w:tc>
          <w:tcPr>
            <w:tcW w:w="0" w:type="auto"/>
          </w:tcPr>
          <w:p w14:paraId="0F3B357E" w14:textId="1726F2C9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1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1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Зручність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13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≤</m:t>
              </m:r>
              <m:r>
                <w:rPr>
                  <w:rFonts w:ascii="Cambria Math" w:hAnsi="Cambria Math"/>
                  <w:lang w:val="ru-RU"/>
                  <w:rPrChange w:id="213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2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21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кліки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</w:t>
            </w:r>
            <w:r w:rsidR="001D28F3" w:rsidRPr="00F627B1">
              <w:rPr>
                <w:rFonts w:ascii="Times New Roman" w:hAnsi="Times New Roman"/>
                <w:lang w:val="ru-RU"/>
                <w:rPrChange w:id="21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основних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операцій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21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  <w:tc>
          <w:tcPr>
            <w:tcW w:w="0" w:type="auto"/>
          </w:tcPr>
          <w:p w14:paraId="6D7FED40" w14:textId="443D6E8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1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Ручна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перевірка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user</w:t>
            </w:r>
            <w:r w:rsidRPr="00F627B1">
              <w:rPr>
                <w:rFonts w:ascii="Times New Roman" w:hAnsi="Times New Roman"/>
                <w:lang w:val="ru-RU"/>
                <w:rPrChange w:id="21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</w:t>
            </w:r>
            <w:r w:rsidRPr="00105C7F">
              <w:rPr>
                <w:rFonts w:ascii="Times New Roman" w:hAnsi="Times New Roman" w:cs="Times New Roman"/>
              </w:rPr>
              <w:t>flow</w:t>
            </w:r>
            <w:r w:rsidR="001D28F3" w:rsidRPr="00F627B1">
              <w:rPr>
                <w:rFonts w:ascii="Times New Roman" w:hAnsi="Times New Roman"/>
                <w:lang w:val="ru-RU"/>
                <w:rPrChange w:id="21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21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5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підрозд</w:t>
            </w:r>
            <w:proofErr w:type="spellEnd"/>
            <w:r w:rsidRPr="00F627B1">
              <w:rPr>
                <w:rFonts w:ascii="Times New Roman" w:hAnsi="Times New Roman"/>
                <w:lang w:val="ru-RU"/>
                <w:rPrChange w:id="21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.</w:t>
            </w:r>
            <w:r w:rsidR="001D28F3" w:rsidRPr="00F627B1">
              <w:rPr>
                <w:rFonts w:ascii="Times New Roman" w:hAnsi="Times New Roman"/>
                <w:lang w:val="ru-RU"/>
                <w:rPrChange w:id="21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браузері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del w:id="2156" w:author="Хмарка Любима" w:date="2026-05-24T17:35:00Z">
              <w:r w:rsidRPr="00105C7F">
                <w:rPr>
                  <w:rStyle w:val="VerbatimChar"/>
                  <w:rFonts w:ascii="Times New Roman" w:hAnsi="Times New Roman" w:cs="Times New Roman"/>
                </w:rPr>
                <w:delText>section4_user_tasks.md</w:delText>
              </w:r>
              <w:r w:rsidR="001D28F3">
                <w:rPr>
                  <w:rFonts w:ascii="Times New Roman" w:hAnsi="Times New Roman" w:cs="Times New Roman"/>
                </w:rPr>
                <w:delText xml:space="preserve"> </w:delText>
              </w:r>
            </w:del>
            <w:r w:rsidRPr="00105C7F">
              <w:rPr>
                <w:rFonts w:ascii="Times New Roman" w:hAnsi="Times New Roman" w:cs="Times New Roman"/>
              </w:rPr>
              <w:t>п.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Б3)</w:t>
            </w:r>
          </w:p>
        </w:tc>
        <w:tc>
          <w:tcPr>
            <w:tcW w:w="0" w:type="auto"/>
          </w:tcPr>
          <w:p w14:paraId="5FBD9F38" w14:textId="77777777" w:rsidR="008D43BA" w:rsidRPr="007C4E2C" w:rsidRDefault="007C4E2C" w:rsidP="00F627B1">
            <w:pPr>
              <w:pStyle w:val="Compact"/>
              <w:rPr>
                <w:rFonts w:ascii="Times New Roman" w:hAnsi="Times New Roman"/>
                <w:lang w:val="uk-UA"/>
                <w:rPrChange w:id="2157" w:author="Хмарка Любима" w:date="2026-05-24T17:35:00Z">
                  <w:rPr>
                    <w:rFonts w:ascii="Times New Roman" w:hAnsi="Times New Roman" w:cs="Times New Roman"/>
                  </w:rPr>
                </w:rPrChange>
              </w:rPr>
            </w:pPr>
            <w:ins w:id="2158" w:author="Хмарка Любима" w:date="2026-05-24T17:35:00Z">
              <w:r>
                <w:rPr>
                  <w:rFonts w:ascii="Times New Roman" w:hAnsi="Times New Roman" w:cs="Times New Roman"/>
                  <w:lang w:val="uk-UA"/>
                </w:rPr>
                <w:t>виконано</w:t>
              </w:r>
            </w:ins>
          </w:p>
        </w:tc>
      </w:tr>
    </w:tbl>
    <w:bookmarkEnd w:id="2066"/>
    <w:p w14:paraId="645578F8" w14:textId="6959ED38" w:rsidR="008D43BA" w:rsidRPr="00105C7F" w:rsidRDefault="008D43BA" w:rsidP="00105C7F">
      <w:pPr>
        <w:pStyle w:val="ASUBodyText"/>
      </w:pPr>
      <w:r w:rsidRPr="00105C7F">
        <w:t>Обраний</w:t>
      </w:r>
      <w:r w:rsidR="001D28F3">
        <w:t xml:space="preserve"> </w:t>
      </w:r>
      <w:r w:rsidRPr="00105C7F">
        <w:t>варіант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забезпечує</w:t>
      </w:r>
      <w:r w:rsidR="001D28F3">
        <w:t xml:space="preserve"> </w:t>
      </w:r>
      <w:r w:rsidRPr="00105C7F">
        <w:t>найкращий</w:t>
      </w:r>
      <w:r w:rsidR="001D28F3">
        <w:t xml:space="preserve"> </w:t>
      </w:r>
      <w:r w:rsidRPr="00105C7F">
        <w:t>компроміс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простотою</w:t>
      </w:r>
      <w:r w:rsidR="001D28F3">
        <w:t xml:space="preserve"> </w:t>
      </w:r>
      <w:r w:rsidRPr="00105C7F">
        <w:t>розгортання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повноцінною</w:t>
      </w:r>
      <w:r w:rsidR="001D28F3">
        <w:t xml:space="preserve"> </w:t>
      </w:r>
      <w:r w:rsidRPr="00105C7F">
        <w:t>інтерактивністю,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підтверджується</w:t>
      </w:r>
      <w:r w:rsidR="001D28F3">
        <w:t xml:space="preserve"> </w:t>
      </w:r>
      <w:r w:rsidRPr="00105C7F">
        <w:t>порівнянням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4.9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обґрунтуванням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2.1.</w:t>
      </w:r>
    </w:p>
    <w:p w14:paraId="3E0EA91F" w14:textId="7AC6118E" w:rsidR="008D43BA" w:rsidRPr="00105C7F" w:rsidRDefault="008D43BA" w:rsidP="00D2071F">
      <w:pPr>
        <w:pStyle w:val="ASUSectionHead"/>
      </w:pPr>
      <w:bookmarkStart w:id="2159" w:name="X41d40d80f9720555f1c92d525ddc8af9033b9de"/>
      <w:bookmarkStart w:id="2160" w:name="_Toc230636432"/>
      <w:bookmarkEnd w:id="2159"/>
      <w:r w:rsidRPr="00105C7F">
        <w:t>4.5.</w:t>
      </w:r>
      <w:r w:rsidR="001D28F3">
        <w:t xml:space="preserve"> </w:t>
      </w:r>
      <w:r w:rsidRPr="00105C7F">
        <w:t>Обговорення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практична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системи</w:t>
      </w:r>
      <w:bookmarkEnd w:id="2160"/>
    </w:p>
    <w:p w14:paraId="537ADABC" w14:textId="58B4D7A9" w:rsidR="008D43BA" w:rsidRPr="00105C7F" w:rsidRDefault="008D43BA" w:rsidP="00105C7F">
      <w:pPr>
        <w:pStyle w:val="ASUBodyText"/>
      </w:pPr>
      <w:r w:rsidRPr="00105C7F">
        <w:t>Типовий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виглядає</w:t>
      </w:r>
      <w:r w:rsidR="001D28F3">
        <w:t xml:space="preserve"> </w:t>
      </w:r>
      <w:r w:rsidRPr="00105C7F">
        <w:t>так:</w:t>
      </w:r>
      <w:r w:rsidR="001D28F3">
        <w:t xml:space="preserve"> </w:t>
      </w:r>
      <w:r w:rsidRPr="00105C7F">
        <w:t>студент</w:t>
      </w:r>
      <w:r w:rsidR="001D28F3">
        <w:t xml:space="preserve"> </w:t>
      </w:r>
      <w:r w:rsidRPr="00105C7F">
        <w:t>або</w:t>
      </w:r>
      <w:r w:rsidR="001D28F3">
        <w:t xml:space="preserve"> </w:t>
      </w:r>
      <w:r w:rsidRPr="00105C7F">
        <w:t>викладач</w:t>
      </w:r>
      <w:r w:rsidR="001D28F3">
        <w:t xml:space="preserve"> </w:t>
      </w:r>
      <w:r w:rsidRPr="00105C7F">
        <w:t>відкриває</w:t>
      </w:r>
      <w:r w:rsidR="001D28F3">
        <w:t xml:space="preserve"> </w:t>
      </w:r>
      <w:r w:rsidRPr="00105C7F">
        <w:t>застосунок,</w:t>
      </w:r>
      <w:r w:rsidR="001D28F3">
        <w:t xml:space="preserve"> </w:t>
      </w:r>
      <w:r w:rsidRPr="00105C7F">
        <w:t>обирає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F627B1">
        <w:rPr>
          <w:rStyle w:val="VerbatimChar"/>
          <w:rFonts w:ascii="Times New Roman" w:hAnsi="Times New Roman"/>
          <w:lang w:val="uk-UA"/>
          <w:rPrChange w:id="21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>
        <w:t xml:space="preserve"> </w:t>
      </w:r>
      <w:r w:rsidRPr="00105C7F">
        <w:t>(один</w:t>
      </w:r>
      <w:r w:rsidR="001D28F3">
        <w:t xml:space="preserve"> </w:t>
      </w:r>
      <w:r w:rsidRPr="00105C7F">
        <w:t>гармонічний</w:t>
      </w:r>
      <w:r w:rsidR="001D28F3">
        <w:t xml:space="preserve"> </w:t>
      </w:r>
      <w:r w:rsidRPr="00105C7F">
        <w:t>тон)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натискає</w:t>
      </w:r>
      <w:r w:rsidR="001D28F3">
        <w:t xml:space="preserve"> </w:t>
      </w:r>
      <w:r w:rsidRPr="00105C7F">
        <w:t>кнопку</w:t>
      </w:r>
      <w:r w:rsidR="001D28F3">
        <w:t xml:space="preserve"> </w:t>
      </w:r>
      <w:r w:rsidRPr="00105C7F">
        <w:t>“Пуск”.</w:t>
      </w:r>
      <w:r w:rsidR="001D28F3">
        <w:t xml:space="preserve"> </w:t>
      </w:r>
      <w:r w:rsidRPr="00105C7F">
        <w:t>Протягом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с</w:t>
      </w:r>
      <w:r w:rsidR="001D28F3">
        <w:t xml:space="preserve"> </w:t>
      </w:r>
      <w:r w:rsidRPr="00105C7F">
        <w:t>реального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)</w:t>
      </w:r>
      <w:r w:rsidR="001D28F3">
        <w:t xml:space="preserve"> </w:t>
      </w:r>
      <w:r w:rsidRPr="00105C7F">
        <w:t>токени</w:t>
      </w:r>
      <w:r w:rsidR="001D28F3">
        <w:t xml:space="preserve"> </w:t>
      </w:r>
      <w:r w:rsidRPr="00105C7F">
        <w:t>проходять</w:t>
      </w:r>
      <w:r w:rsidR="001D28F3">
        <w:t xml:space="preserve"> </w:t>
      </w:r>
      <w:r w:rsidRPr="00105C7F">
        <w:t>крізь</w:t>
      </w:r>
      <w:r w:rsidR="001D28F3">
        <w:t xml:space="preserve"> </w:t>
      </w:r>
      <w:r w:rsidRPr="00105C7F">
        <w:t>DFG:</w:t>
      </w:r>
      <w:r w:rsidR="001D28F3">
        <w:t xml:space="preserve"> </w:t>
      </w:r>
      <w:r w:rsidRPr="00105C7F">
        <w:t>спостерігається</w:t>
      </w:r>
      <w:r w:rsidR="001D28F3">
        <w:t xml:space="preserve"> </w:t>
      </w:r>
      <w:r w:rsidRPr="00105C7F">
        <w:t>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row</w:t>
      </w:r>
      <w:r w:rsidRPr="00F627B1">
        <w:rPr>
          <w:rStyle w:val="VerbatimChar"/>
          <w:rFonts w:ascii="Times New Roman" w:hAnsi="Times New Roman"/>
          <w:lang w:val="uk-UA"/>
          <w:rPrChange w:id="21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1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-вузлів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ярусу,</w:t>
      </w:r>
      <w:r w:rsidR="001D28F3">
        <w:t xml:space="preserve"> </w:t>
      </w:r>
      <w:r w:rsidRPr="00105C7F">
        <w:t>далі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потім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col</w:t>
      </w:r>
      <w:r w:rsidRPr="00F627B1">
        <w:rPr>
          <w:rStyle w:val="VerbatimChar"/>
          <w:rFonts w:ascii="Times New Roman" w:hAnsi="Times New Roman"/>
          <w:lang w:val="uk-UA"/>
          <w:rPrChange w:id="21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1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-вузли</w:t>
      </w:r>
      <w:r w:rsidR="001D28F3">
        <w:t xml:space="preserve"> </w:t>
      </w:r>
      <w:r w:rsidRPr="00105C7F">
        <w:t>другого</w:t>
      </w:r>
      <w:r w:rsidR="001D28F3">
        <w:t xml:space="preserve"> </w:t>
      </w:r>
      <w:r w:rsidRPr="00105C7F">
        <w:t>ярусу.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завершення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підсвічується</w:t>
      </w:r>
      <w:r w:rsidR="001D28F3">
        <w:t xml:space="preserve"> </w:t>
      </w:r>
      <w:r w:rsidRPr="00105C7F">
        <w:t>стовпчик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нульові,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наочним</w:t>
      </w:r>
      <w:r w:rsidR="001D28F3">
        <w:t xml:space="preserve"> </w:t>
      </w:r>
      <w:r w:rsidRPr="00105C7F">
        <w:t>підтвердженням</w:t>
      </w:r>
      <w:r w:rsidR="001D28F3">
        <w:t xml:space="preserve"> </w:t>
      </w:r>
      <w:r w:rsidRPr="00105C7F">
        <w:t>коректності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(UC1,</w:t>
      </w:r>
      <w:r w:rsidR="001D28F3">
        <w:t xml:space="preserve"> </w:t>
      </w:r>
      <w:r w:rsidRPr="00105C7F">
        <w:t>UC3).</w:t>
      </w:r>
      <w:r w:rsidR="001D28F3">
        <w:t xml:space="preserve"> </w:t>
      </w:r>
      <w:r w:rsidRPr="00105C7F">
        <w:t>Сценарій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перезапуску</w:t>
      </w:r>
      <w:r w:rsidR="001D28F3">
        <w:t xml:space="preserve"> </w:t>
      </w:r>
      <w:r w:rsidRPr="00105C7F">
        <w:t>(UC2).</w:t>
      </w:r>
    </w:p>
    <w:p w14:paraId="2B263B49" w14:textId="6139CDD7" w:rsidR="008D43BA" w:rsidRPr="00105C7F" w:rsidRDefault="008D43BA" w:rsidP="00105C7F">
      <w:pPr>
        <w:pStyle w:val="ASUBodyText"/>
      </w:pPr>
      <w:r w:rsidRPr="00105C7F">
        <w:t>Приклад</w:t>
      </w:r>
      <w:r w:rsidR="001D28F3">
        <w:t xml:space="preserve"> </w:t>
      </w:r>
      <w:r w:rsidRPr="00105C7F">
        <w:t>робочого</w:t>
      </w:r>
      <w:r w:rsidR="001D28F3">
        <w:t xml:space="preserve"> </w:t>
      </w:r>
      <w:r w:rsidRPr="00105C7F">
        <w:t>екрана</w:t>
      </w:r>
      <w:r w:rsidR="001D28F3">
        <w:t xml:space="preserve"> </w:t>
      </w:r>
      <w:proofErr w:type="spellStart"/>
      <w:r w:rsidRPr="00105C7F">
        <w:t>пiсля</w:t>
      </w:r>
      <w:proofErr w:type="spellEnd"/>
      <w:r w:rsidR="001D28F3">
        <w:t xml:space="preserve"> </w:t>
      </w:r>
      <w:r w:rsidRPr="00105C7F">
        <w:t>запуску</w:t>
      </w:r>
      <w:r w:rsidR="001D28F3">
        <w:t xml:space="preserve"> </w:t>
      </w:r>
      <w:proofErr w:type="spellStart"/>
      <w:r w:rsidRPr="00105C7F">
        <w:t>симуляцiї</w:t>
      </w:r>
      <w:proofErr w:type="spellEnd"/>
      <w:r w:rsidR="001D28F3">
        <w:t xml:space="preserve"> </w:t>
      </w:r>
      <w:r w:rsidRPr="00105C7F">
        <w:t>показано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рис.</w:t>
      </w:r>
      <w:r w:rsidR="001D28F3">
        <w:t xml:space="preserve"> </w:t>
      </w:r>
      <w:r w:rsidRPr="00105C7F">
        <w:t>4.2.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ньому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видно</w:t>
      </w:r>
      <w:r w:rsidR="001D28F3">
        <w:t xml:space="preserve"> </w:t>
      </w:r>
      <w:proofErr w:type="spellStart"/>
      <w:r w:rsidRPr="00105C7F">
        <w:t>топологiю</w:t>
      </w:r>
      <w:proofErr w:type="spellEnd"/>
      <w:r w:rsidR="001D28F3">
        <w:t xml:space="preserve"> </w:t>
      </w:r>
      <w:r w:rsidRPr="00105C7F">
        <w:t>DFG,</w:t>
      </w:r>
      <w:r w:rsidR="001D28F3">
        <w:t xml:space="preserve"> </w:t>
      </w:r>
      <w:proofErr w:type="spellStart"/>
      <w:r w:rsidRPr="00105C7F">
        <w:t>поточнi</w:t>
      </w:r>
      <w:proofErr w:type="spellEnd"/>
      <w:r w:rsidR="001D28F3">
        <w:t xml:space="preserve"> </w:t>
      </w:r>
      <w:r w:rsidRPr="00105C7F">
        <w:t>токени,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t>керування,</w:t>
      </w:r>
      <w:r w:rsidR="001D28F3">
        <w:t xml:space="preserve"> </w:t>
      </w:r>
      <w:r w:rsidRPr="00105C7F">
        <w:t>спектральний</w:t>
      </w:r>
      <w:r w:rsidR="001D28F3">
        <w:t xml:space="preserve"> </w:t>
      </w:r>
      <w:r w:rsidRPr="00105C7F">
        <w:t>результат</w:t>
      </w:r>
      <w:r w:rsidR="001D28F3">
        <w:t xml:space="preserve"> </w:t>
      </w:r>
      <w:r w:rsidRPr="00105C7F">
        <w:t>i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виконання.</w:t>
      </w:r>
    </w:p>
    <w:p w14:paraId="74BD22F4" w14:textId="4E765AB8" w:rsidR="008D43BA" w:rsidRPr="00105C7F" w:rsidRDefault="008D43BA" w:rsidP="00105C7F">
      <w:pPr>
        <w:pStyle w:val="ASUBodyText"/>
      </w:pPr>
      <w:r w:rsidRPr="001557E8">
        <w:rPr>
          <w:b/>
          <w:i/>
          <w:rPrChange w:id="2166" w:author="Учетная запись Майкрософт" w:date="2026-05-24T17:35:00Z">
            <w:rPr/>
          </w:rPrChange>
        </w:rPr>
        <w:lastRenderedPageBreak/>
        <w:t>Рис.</w:t>
      </w:r>
      <w:r w:rsidR="001D28F3" w:rsidRPr="001557E8">
        <w:rPr>
          <w:b/>
          <w:i/>
          <w:rPrChange w:id="2167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68" w:author="Учетная запись Майкрософт" w:date="2026-05-24T17:35:00Z">
            <w:rPr/>
          </w:rPrChange>
        </w:rPr>
        <w:t>4.2.</w:t>
      </w:r>
      <w:r w:rsidR="001D28F3" w:rsidRPr="001557E8">
        <w:rPr>
          <w:b/>
          <w:i/>
          <w:rPrChange w:id="2169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70" w:author="Учетная запись Майкрософт" w:date="2026-05-24T17:35:00Z">
            <w:rPr/>
          </w:rPrChange>
        </w:rPr>
        <w:t>Загальний</w:t>
      </w:r>
      <w:r w:rsidR="001D28F3" w:rsidRPr="001557E8">
        <w:rPr>
          <w:b/>
          <w:i/>
          <w:rPrChange w:id="2171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72" w:author="Учетная запись Майкрософт" w:date="2026-05-24T17:35:00Z">
            <w:rPr/>
          </w:rPrChange>
        </w:rPr>
        <w:t>вигляд</w:t>
      </w:r>
      <w:r w:rsidR="001D28F3" w:rsidRPr="001557E8">
        <w:rPr>
          <w:b/>
          <w:i/>
          <w:rPrChange w:id="2173" w:author="Учетная запись Майкрософт" w:date="2026-05-24T17:35:00Z">
            <w:rPr/>
          </w:rPrChange>
        </w:rPr>
        <w:t xml:space="preserve"> </w:t>
      </w:r>
      <w:proofErr w:type="spellStart"/>
      <w:r w:rsidRPr="001557E8">
        <w:rPr>
          <w:b/>
          <w:i/>
          <w:rPrChange w:id="2174" w:author="Учетная запись Майкрософт" w:date="2026-05-24T17:35:00Z">
            <w:rPr/>
          </w:rPrChange>
        </w:rPr>
        <w:t>iнтерфейсу</w:t>
      </w:r>
      <w:proofErr w:type="spellEnd"/>
      <w:r w:rsidR="001D28F3" w:rsidRPr="001557E8">
        <w:rPr>
          <w:b/>
          <w:i/>
          <w:rPrChange w:id="2175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76" w:author="Учетная запись Майкрософт" w:date="2026-05-24T17:35:00Z">
            <w:rPr/>
          </w:rPrChange>
        </w:rPr>
        <w:t>веб-симулятора</w:t>
      </w:r>
      <w:r w:rsidR="001D28F3" w:rsidRPr="001557E8">
        <w:rPr>
          <w:b/>
          <w:i/>
          <w:rPrChange w:id="2177" w:author="Учетная запись Майкрософт" w:date="2026-05-24T17:35:00Z">
            <w:rPr/>
          </w:rPrChange>
        </w:rPr>
        <w:t xml:space="preserve"> </w:t>
      </w:r>
      <w:proofErr w:type="spellStart"/>
      <w:r w:rsidRPr="001557E8">
        <w:rPr>
          <w:b/>
          <w:i/>
          <w:rPrChange w:id="2178" w:author="Учетная запись Майкрософт" w:date="2026-05-24T17:35:00Z">
            <w:rPr/>
          </w:rPrChange>
        </w:rPr>
        <w:t>пiд</w:t>
      </w:r>
      <w:proofErr w:type="spellEnd"/>
      <w:r w:rsidR="001D28F3" w:rsidRPr="001557E8">
        <w:rPr>
          <w:b/>
          <w:i/>
          <w:rPrChange w:id="2179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80" w:author="Учетная запись Майкрософт" w:date="2026-05-24T17:35:00Z">
            <w:rPr/>
          </w:rPrChange>
        </w:rPr>
        <w:t>час</w:t>
      </w:r>
      <w:r w:rsidR="001D28F3" w:rsidRPr="001557E8">
        <w:rPr>
          <w:b/>
          <w:i/>
          <w:rPrChange w:id="2181" w:author="Учетная запись Майкрософт" w:date="2026-05-24T17:35:00Z">
            <w:rPr/>
          </w:rPrChange>
        </w:rPr>
        <w:t xml:space="preserve"> </w:t>
      </w:r>
      <w:r w:rsidRPr="001557E8">
        <w:rPr>
          <w:b/>
          <w:i/>
          <w:rPrChange w:id="2182" w:author="Учетная запись Майкрософт" w:date="2026-05-24T17:35:00Z">
            <w:rPr/>
          </w:rPrChange>
        </w:rPr>
        <w:t>роботи</w:t>
      </w:r>
      <w:r w:rsidRPr="00105C7F">
        <w:t>.</w:t>
      </w:r>
      <w:r w:rsidR="001D28F3">
        <w:t xml:space="preserve"> </w:t>
      </w:r>
      <w:r w:rsidRPr="00105C7F">
        <w:t>Джерело:</w:t>
      </w:r>
      <w:r w:rsidR="001D28F3">
        <w:t xml:space="preserve"> </w:t>
      </w:r>
      <w:r w:rsidRPr="00105C7F">
        <w:t>розроблено</w:t>
      </w:r>
      <w:r w:rsidR="001D28F3">
        <w:t xml:space="preserve"> </w:t>
      </w:r>
      <w:r w:rsidRPr="00105C7F">
        <w:t>автором.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скріншот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середині</w:t>
      </w:r>
      <w:r w:rsidR="001D28F3">
        <w:t xml:space="preserve"> </w:t>
      </w:r>
      <w:r w:rsidRPr="00105C7F">
        <w:t>циклу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del w:id="2183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Б4.]</w:t>
      </w:r>
    </w:p>
    <w:p w14:paraId="16F2D6C4" w14:textId="1507F792" w:rsidR="008D43BA" w:rsidRPr="00105C7F" w:rsidRDefault="008D43BA" w:rsidP="00105C7F">
      <w:pPr>
        <w:pStyle w:val="ASUBodyText"/>
      </w:pPr>
      <w:r w:rsidRPr="00105C7F">
        <w:t>Три</w:t>
      </w:r>
      <w:r w:rsidR="001D28F3">
        <w:t xml:space="preserve"> </w:t>
      </w:r>
      <w:r w:rsidRPr="00105C7F">
        <w:t>демонстраційні</w:t>
      </w:r>
      <w:r w:rsidR="001D28F3">
        <w:t xml:space="preserve"> </w:t>
      </w:r>
      <w:r w:rsidRPr="00105C7F">
        <w:t>кейси</w:t>
      </w:r>
      <w:r w:rsidR="001D28F3">
        <w:t xml:space="preserve"> </w:t>
      </w:r>
      <w:r w:rsidRPr="00105C7F">
        <w:t>найкраще</w:t>
      </w:r>
      <w:r w:rsidR="001D28F3">
        <w:t xml:space="preserve"> </w:t>
      </w:r>
      <w:r w:rsidRPr="00105C7F">
        <w:t>розкривають</w:t>
      </w:r>
      <w:r w:rsidR="001D28F3">
        <w:t xml:space="preserve"> </w:t>
      </w:r>
      <w:r w:rsidRPr="00105C7F">
        <w:t>можливості</w:t>
      </w:r>
      <w:r w:rsidR="001D28F3">
        <w:t xml:space="preserve"> </w:t>
      </w:r>
      <w:r w:rsidRPr="00105C7F">
        <w:t>симулятора:</w:t>
      </w:r>
    </w:p>
    <w:p w14:paraId="7D25D4DF" w14:textId="5261EB14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паралелізму.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</m:oMath>
      <w:r w:rsidRPr="00105C7F">
        <w:t>:</w:t>
      </w:r>
      <w:r w:rsidR="001D28F3">
        <w:t xml:space="preserve"> </w:t>
      </w:r>
      <w:r w:rsidRPr="00105C7F">
        <w:t>видно,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першого</w:t>
      </w:r>
      <w:r w:rsidR="001D28F3">
        <w:t xml:space="preserve"> </w:t>
      </w:r>
      <w:r w:rsidRPr="00105C7F">
        <w:t>600-одиничного</w:t>
      </w:r>
      <w:r w:rsidR="001D28F3">
        <w:t xml:space="preserve"> </w:t>
      </w:r>
      <w:r w:rsidRPr="00105C7F">
        <w:t>затримування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row</w:t>
      </w:r>
      <w:r w:rsidRPr="00F627B1">
        <w:rPr>
          <w:rStyle w:val="VerbatimChar"/>
          <w:rFonts w:ascii="Times New Roman" w:hAnsi="Times New Roman"/>
          <w:lang w:val="uk-UA"/>
          <w:rPrChange w:id="21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1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1,</w:t>
      </w:r>
      <w:r w:rsidR="001D28F3">
        <w:t xml:space="preserve"> </w:t>
      </w:r>
      <w:r w:rsidRPr="00105C7F">
        <w:t>потім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(пікова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).</w:t>
      </w:r>
      <w:r w:rsidR="001D28F3">
        <w:t xml:space="preserve"> </w:t>
      </w:r>
      <w:r w:rsidRPr="00105C7F">
        <w:t>Кейс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реалізацію</w:t>
      </w:r>
      <w:r w:rsidR="001D28F3">
        <w:t xml:space="preserve"> </w:t>
      </w:r>
      <w:r w:rsidRPr="00105C7F">
        <w:t>вимоги</w:t>
      </w:r>
      <w:r w:rsidR="001D28F3">
        <w:t xml:space="preserve"> </w:t>
      </w:r>
      <w:r w:rsidRPr="00105C7F">
        <w:t>функціонального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w:r w:rsidRPr="00105C7F">
        <w:t>(F1,</w:t>
      </w:r>
      <w:r w:rsidR="001D28F3">
        <w:t xml:space="preserve"> </w:t>
      </w:r>
      <w:r w:rsidRPr="00105C7F">
        <w:t>F5)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,</w:t>
      </w:r>
      <w:r w:rsidR="001D28F3">
        <w:t xml:space="preserve"> </w:t>
      </w:r>
      <w:r w:rsidRPr="00105C7F">
        <w:t>виміряний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4.3.3.</w:t>
      </w:r>
    </w:p>
    <w:p w14:paraId="2F646DA4" w14:textId="73D12CA9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ермітової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симетрії.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</w:t>
      </w:r>
      <w:r w:rsidRPr="00F627B1">
        <w:rPr>
          <w:rStyle w:val="VerbatimChar"/>
          <w:rFonts w:ascii="Times New Roman" w:hAnsi="Times New Roman"/>
          <w:lang w:val="uk-UA"/>
          <w:rPrChange w:id="21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1+3</w:t>
      </w:r>
      <w:r w:rsidRPr="00105C7F">
        <w:t>: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SpectrumView</w:t>
      </w:r>
      <w:proofErr w:type="spellEnd"/>
      <w:r w:rsidR="001D28F3">
        <w:t xml:space="preserve"> </w:t>
      </w:r>
      <w:r w:rsidRPr="00105C7F">
        <w:t>спостерігаються</w:t>
      </w:r>
      <w:r w:rsidR="001D28F3">
        <w:t xml:space="preserve"> </w:t>
      </w:r>
      <w:r w:rsidRPr="00105C7F">
        <w:t>рівні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амплітудою</w:t>
      </w:r>
      <w:r w:rsidR="001D28F3">
        <w:t xml:space="preserve"> </w:t>
      </w:r>
      <w:r w:rsidRPr="00105C7F">
        <w:t>стовпчики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наочна</w:t>
      </w:r>
      <w:r w:rsidR="001D28F3">
        <w:t xml:space="preserve"> </w:t>
      </w:r>
      <w:r w:rsidRPr="00105C7F">
        <w:t>демонстрація</w:t>
      </w:r>
      <w:r w:rsidR="001D28F3">
        <w:t xml:space="preserve"> </w:t>
      </w:r>
      <w:r w:rsidRPr="00105C7F">
        <w:t>властивості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(експериментально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4.3).</w:t>
      </w:r>
    </w:p>
    <w:p w14:paraId="3ACF0585" w14:textId="3264907B" w:rsidR="008D43BA" w:rsidRPr="00105C7F" w:rsidRDefault="008D43BA" w:rsidP="00D2071F">
      <w:pPr>
        <w:pStyle w:val="ASUNumberedList"/>
        <w:numPr>
          <w:ilvl w:val="0"/>
          <w:numId w:val="43"/>
        </w:numPr>
      </w:pPr>
      <w:r w:rsidRPr="00D2071F">
        <w:rPr>
          <w:b/>
          <w:bCs/>
        </w:rPr>
        <w:t>Кейс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покрокового</w:t>
      </w:r>
      <w:r w:rsidR="001D28F3" w:rsidRPr="00D2071F">
        <w:rPr>
          <w:b/>
          <w:bCs/>
        </w:rPr>
        <w:t xml:space="preserve"> </w:t>
      </w:r>
      <w:r w:rsidRPr="00D2071F">
        <w:rPr>
          <w:b/>
          <w:bCs/>
        </w:rPr>
        <w:t>виконання.</w:t>
      </w:r>
      <w:r w:rsidR="001D28F3">
        <w:t xml:space="preserve"> </w:t>
      </w:r>
      <w:proofErr w:type="spellStart"/>
      <w:r w:rsidRPr="00105C7F">
        <w:t>Пресет</w:t>
      </w:r>
      <w:proofErr w:type="spellEnd"/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impulse</w:t>
      </w:r>
      <w:r w:rsidRPr="00105C7F">
        <w:t>,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“Крок”: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натиск</w:t>
      </w:r>
      <w:r w:rsidR="001D28F3">
        <w:t xml:space="preserve"> </w:t>
      </w:r>
      <w:r w:rsidRPr="00105C7F">
        <w:t>кнопки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виклику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21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,</w:t>
      </w:r>
      <w:r w:rsidR="001D28F3">
        <w:t xml:space="preserve"> </w:t>
      </w:r>
      <w:r w:rsidRPr="00105C7F">
        <w:t>тобто</w:t>
      </w:r>
      <w:r w:rsidR="001D28F3">
        <w:t xml:space="preserve"> </w:t>
      </w:r>
      <w:r w:rsidRPr="00105C7F">
        <w:t>щонайменше</w:t>
      </w:r>
      <w:r w:rsidR="001D28F3">
        <w:t xml:space="preserve"> </w:t>
      </w:r>
      <w:r w:rsidRPr="00105C7F">
        <w:t>одній</w:t>
      </w:r>
      <w:r w:rsidR="001D28F3">
        <w:t xml:space="preserve"> </w:t>
      </w:r>
      <w:r w:rsidRPr="00105C7F">
        <w:t>події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.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детально</w:t>
      </w:r>
      <w:r w:rsidR="001D28F3">
        <w:t xml:space="preserve"> </w:t>
      </w:r>
      <w:r w:rsidRPr="00105C7F">
        <w:t>простежити</w:t>
      </w:r>
      <w:r w:rsidR="001D28F3">
        <w:t xml:space="preserve"> </w:t>
      </w:r>
      <w:r w:rsidRPr="00105C7F">
        <w:t>поширення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крізь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(навчальна</w:t>
      </w:r>
      <w:r w:rsidR="001D28F3">
        <w:t xml:space="preserve"> </w:t>
      </w:r>
      <w:r w:rsidRPr="00105C7F">
        <w:t>цінність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курсу</w:t>
      </w:r>
      <w:r w:rsidR="001D28F3">
        <w:t xml:space="preserve"> </w:t>
      </w:r>
      <w:r w:rsidRPr="00105C7F">
        <w:t>ЦОС).</w:t>
      </w:r>
    </w:p>
    <w:p w14:paraId="33138A19" w14:textId="4D79A208" w:rsidR="008D43BA" w:rsidRPr="00105C7F" w:rsidRDefault="008D43BA" w:rsidP="00D2071F">
      <w:pPr>
        <w:pStyle w:val="ASUBodyText"/>
      </w:pPr>
      <w:r w:rsidRPr="00105C7F">
        <w:t>Детермінованість</w:t>
      </w:r>
      <w:r w:rsidR="001D28F3">
        <w:t xml:space="preserve"> </w:t>
      </w:r>
      <w:r w:rsidRPr="00105C7F">
        <w:t>виконання,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4.3.4</w:t>
      </w:r>
      <w:r w:rsidR="001D28F3">
        <w:t xml:space="preserve"> </w:t>
      </w:r>
      <w:r w:rsidRPr="00105C7F">
        <w:t>(ідентичні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двома</w:t>
      </w:r>
      <w:r w:rsidR="001D28F3">
        <w:t xml:space="preserve"> </w:t>
      </w:r>
      <w:r w:rsidRPr="00105C7F">
        <w:t>прогонами),</w:t>
      </w:r>
      <w:r w:rsidR="001D28F3">
        <w:t xml:space="preserve"> </w:t>
      </w:r>
      <w:r w:rsidRPr="00105C7F">
        <w:t>створює</w:t>
      </w:r>
      <w:r w:rsidR="001D28F3">
        <w:t xml:space="preserve"> </w:t>
      </w:r>
      <w:r w:rsidRPr="00105C7F">
        <w:t>передумови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відсутності</w:t>
      </w:r>
      <w:r w:rsidR="001D28F3">
        <w:t xml:space="preserve"> </w:t>
      </w:r>
      <w:proofErr w:type="spellStart"/>
      <w:r w:rsidRPr="00105C7F">
        <w:t>регресій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тривалій</w:t>
      </w:r>
      <w:r w:rsidR="001D28F3">
        <w:t xml:space="preserve"> </w:t>
      </w:r>
      <w:r w:rsidRPr="00105C7F">
        <w:t>роботі.</w:t>
      </w:r>
      <w:r w:rsidR="001D28F3">
        <w:t xml:space="preserve"> </w:t>
      </w:r>
      <w:r w:rsidRPr="00105C7F">
        <w:t>Систематичну</w:t>
      </w:r>
      <w:r w:rsidR="001D28F3">
        <w:t xml:space="preserve"> </w:t>
      </w:r>
      <w:r w:rsidRPr="00105C7F">
        <w:t>оцінку</w:t>
      </w:r>
      <w:r w:rsidR="001D28F3">
        <w:t xml:space="preserve"> </w:t>
      </w:r>
      <w:r w:rsidRPr="00105C7F">
        <w:t>стабільності</w:t>
      </w:r>
      <w:r w:rsidR="001D28F3">
        <w:t xml:space="preserve"> </w:t>
      </w:r>
      <w:r w:rsidRPr="00105C7F">
        <w:t>тривалої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</w:t>
      </w:r>
      <w:r w:rsidR="001D28F3">
        <w:t xml:space="preserve"> </w:t>
      </w:r>
      <w:r w:rsidRPr="00105C7F">
        <w:t>(</w:t>
      </w:r>
      <w:proofErr w:type="spellStart"/>
      <w:r w:rsidRPr="00105C7F">
        <w:t>soak</w:t>
      </w:r>
      <w:proofErr w:type="spellEnd"/>
      <w:r w:rsidRPr="00105C7F">
        <w:t>-тест</w:t>
      </w:r>
      <w:r w:rsidR="001D28F3">
        <w:t xml:space="preserve"> </w:t>
      </w:r>
      <w:r w:rsidRPr="00105C7F">
        <w:t>100</w:t>
      </w:r>
      <w:r w:rsidR="001D28F3">
        <w:t xml:space="preserve"> </w:t>
      </w:r>
      <w:r w:rsidRPr="00105C7F">
        <w:t>повних</w:t>
      </w:r>
      <w:r w:rsidR="001D28F3">
        <w:t xml:space="preserve"> </w:t>
      </w:r>
      <w:r w:rsidRPr="00105C7F">
        <w:t>симуляцій,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витоків</w:t>
      </w:r>
      <w:r w:rsidR="001D28F3">
        <w:t xml:space="preserve"> </w:t>
      </w:r>
      <w:r w:rsidRPr="00105C7F">
        <w:t>пам’яті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="001D28F3">
        <w:t xml:space="preserve"> </w:t>
      </w:r>
      <w:proofErr w:type="spellStart"/>
      <w:r w:rsidRPr="00105C7F">
        <w:t>DevTools</w:t>
      </w:r>
      <w:proofErr w:type="spellEnd"/>
      <w:r w:rsidR="001D28F3">
        <w:t xml:space="preserve"> </w:t>
      </w:r>
      <w:proofErr w:type="spellStart"/>
      <w:r w:rsidRPr="00105C7F">
        <w:t>Heap</w:t>
      </w:r>
      <w:proofErr w:type="spellEnd"/>
      <w:r w:rsidRPr="00105C7F">
        <w:t>)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ins w:id="2188" w:author="Хмарка Любима" w:date="2026-05-24T17:35:00Z">
        <w:r w:rsidRPr="00105C7F">
          <w:t>п.</w:t>
        </w:r>
      </w:ins>
      <w:del w:id="2189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  <w:r w:rsidRPr="00105C7F">
          <w:delText>п.</w:delText>
        </w:r>
      </w:del>
      <w:r w:rsidR="001D28F3">
        <w:t xml:space="preserve"> </w:t>
      </w:r>
      <w:r w:rsidRPr="00105C7F">
        <w:t>Б5;</w:t>
      </w:r>
      <w:r w:rsidR="001D28F3">
        <w:t xml:space="preserve"> </w:t>
      </w:r>
      <w:r w:rsidRPr="00105C7F">
        <w:t>її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фіксація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покладається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автора.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підсумки</w:t>
      </w:r>
      <w:r w:rsidR="001D28F3">
        <w:t xml:space="preserve"> </w:t>
      </w:r>
      <w:proofErr w:type="spellStart"/>
      <w:r w:rsidRPr="00105C7F">
        <w:t>soak</w:t>
      </w:r>
      <w:proofErr w:type="spellEnd"/>
      <w:r w:rsidRPr="00105C7F">
        <w:t>-тесту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del w:id="2190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Б5.]</w:t>
      </w:r>
    </w:p>
    <w:p w14:paraId="0FA59F33" w14:textId="3670B3C2" w:rsidR="008D43BA" w:rsidRPr="00105C7F" w:rsidRDefault="008D43BA" w:rsidP="0017163C">
      <w:pPr>
        <w:pStyle w:val="ASUSectionHead"/>
      </w:pPr>
      <w:bookmarkStart w:id="2191" w:name="Xddcc2d41e218d4eab0104affeeaeb116ef3d72e"/>
      <w:bookmarkStart w:id="2192" w:name="_Toc230636433"/>
      <w:bookmarkEnd w:id="2191"/>
      <w:r w:rsidRPr="00105C7F">
        <w:t>4.6.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експлуатаційні</w:t>
      </w:r>
      <w:r w:rsidR="001D28F3">
        <w:t xml:space="preserve"> </w:t>
      </w:r>
      <w:r w:rsidRPr="00105C7F">
        <w:t>спостереження</w:t>
      </w:r>
      <w:bookmarkEnd w:id="2192"/>
    </w:p>
    <w:p w14:paraId="5FD93141" w14:textId="2E09888D" w:rsidR="008D43BA" w:rsidRPr="00105C7F" w:rsidRDefault="008D43BA" w:rsidP="00105C7F">
      <w:pPr>
        <w:pStyle w:val="ASUBodyText"/>
      </w:pPr>
      <w:r w:rsidRPr="00105C7F">
        <w:lastRenderedPageBreak/>
        <w:t>Оскільки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дослідницьким</w:t>
      </w:r>
      <w:r w:rsidR="001D28F3">
        <w:t xml:space="preserve"> </w:t>
      </w:r>
      <w:r w:rsidRPr="00105C7F">
        <w:t>прототипом,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запускається</w:t>
      </w:r>
      <w:r w:rsidR="001D28F3">
        <w:t xml:space="preserve"> </w:t>
      </w:r>
      <w:r w:rsidRPr="00105C7F">
        <w:t>локально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браузері,</w:t>
      </w:r>
      <w:r w:rsidR="001D28F3">
        <w:t xml:space="preserve"> </w:t>
      </w:r>
      <w:r w:rsidRPr="00105C7F">
        <w:t>повноцінний</w:t>
      </w:r>
      <w:r w:rsidR="001D28F3">
        <w:t xml:space="preserve"> </w:t>
      </w:r>
      <w:r w:rsidRPr="00105C7F">
        <w:t>моніторинг</w:t>
      </w:r>
      <w:r w:rsidR="001D28F3">
        <w:t xml:space="preserve"> </w:t>
      </w:r>
      <w:r w:rsidRPr="00105C7F">
        <w:t>типу</w:t>
      </w:r>
      <w:r w:rsidR="001D28F3">
        <w:t xml:space="preserve"> </w:t>
      </w:r>
      <w:proofErr w:type="spellStart"/>
      <w:r w:rsidRPr="00105C7F">
        <w:t>Prometheus</w:t>
      </w:r>
      <w:proofErr w:type="spellEnd"/>
      <w:r w:rsidRPr="00105C7F">
        <w:t>/</w:t>
      </w:r>
      <w:proofErr w:type="spellStart"/>
      <w:r w:rsidRPr="00105C7F">
        <w:t>Grafana</w:t>
      </w:r>
      <w:proofErr w:type="spellEnd"/>
      <w:r w:rsidRPr="00105C7F">
        <w:t>/ELK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застосовується.</w:t>
      </w:r>
      <w:r w:rsidR="001D28F3">
        <w:t xml:space="preserve"> </w:t>
      </w:r>
      <w:r w:rsidRPr="00105C7F">
        <w:t>Натомість</w:t>
      </w:r>
      <w:r w:rsidR="001D28F3">
        <w:t xml:space="preserve"> </w:t>
      </w:r>
      <w:r w:rsidRPr="00105C7F">
        <w:t>реалізовано</w:t>
      </w:r>
      <w:r w:rsidR="001D28F3">
        <w:t xml:space="preserve"> </w:t>
      </w:r>
      <w:r w:rsidRPr="00105C7F">
        <w:rPr>
          <w:i/>
          <w:iCs/>
        </w:rPr>
        <w:t>вбудований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моніторинг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рівні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сторінки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панель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MetricsPanel</w:t>
      </w:r>
      <w:proofErr w:type="spellEnd"/>
      <w:r w:rsidRPr="00105C7F">
        <w:t>.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спостереження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4.11.</w:t>
      </w:r>
    </w:p>
    <w:p w14:paraId="2A4380A1" w14:textId="0788283D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4.11</w:t>
      </w:r>
    </w:p>
    <w:p w14:paraId="7AAA572F" w14:textId="75DB3123" w:rsidR="008D43BA" w:rsidRPr="00105C7F" w:rsidRDefault="008D43BA" w:rsidP="00D336C0">
      <w:pPr>
        <w:pStyle w:val="ASUTableName"/>
      </w:pPr>
      <w:r w:rsidRPr="00105C7F">
        <w:t>Метрики</w:t>
      </w:r>
      <w:r w:rsidR="001D28F3">
        <w:t xml:space="preserve"> </w:t>
      </w:r>
      <w:r w:rsidRPr="00105C7F">
        <w:t>експлуатаційного</w:t>
      </w:r>
      <w:r w:rsidR="001D28F3">
        <w:t xml:space="preserve"> </w:t>
      </w:r>
      <w:r w:rsidRPr="00105C7F">
        <w:t>моніторингу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Метрики експлуатаційного моніторингу"/>
      </w:tblPr>
      <w:tblGrid>
        <w:gridCol w:w="1524"/>
        <w:gridCol w:w="1279"/>
        <w:gridCol w:w="6235"/>
      </w:tblGrid>
      <w:tr w:rsidR="008D43BA" w:rsidRPr="00105C7F" w14:paraId="2D3D0106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0" w:type="auto"/>
            <w:tcBorders>
              <w:bottom w:val="none" w:sz="0" w:space="0" w:color="auto"/>
            </w:tcBorders>
          </w:tcPr>
          <w:p w14:paraId="66570BBE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6A59A8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Одиниці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FE4F81" w14:textId="77777777" w:rsidR="008D43BA" w:rsidRPr="00105C7F" w:rsidRDefault="008D43BA" w:rsidP="00F627B1">
            <w:pPr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Інтерпретація</w:t>
            </w:r>
            <w:proofErr w:type="spellEnd"/>
          </w:p>
        </w:tc>
      </w:tr>
      <w:tr w:rsidR="008D43BA" w:rsidRPr="00105C7F" w14:paraId="5443F718" w14:textId="77777777" w:rsidTr="000E4C03">
        <w:trPr>
          <w:trHeight w:val="454"/>
        </w:trPr>
        <w:tc>
          <w:tcPr>
            <w:tcW w:w="0" w:type="auto"/>
          </w:tcPr>
          <w:p w14:paraId="185D12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fpsEma</w:t>
            </w:r>
            <w:proofErr w:type="spellEnd"/>
          </w:p>
        </w:tc>
        <w:tc>
          <w:tcPr>
            <w:tcW w:w="0" w:type="auto"/>
          </w:tcPr>
          <w:p w14:paraId="458B6D5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кадри</w:t>
            </w:r>
            <w:proofErr w:type="spellEnd"/>
            <w:r w:rsidRPr="00105C7F">
              <w:rPr>
                <w:rFonts w:ascii="Times New Roman" w:hAnsi="Times New Roman" w:cs="Times New Roman"/>
              </w:rPr>
              <w:t>/с</w:t>
            </w:r>
          </w:p>
        </w:tc>
        <w:tc>
          <w:tcPr>
            <w:tcW w:w="0" w:type="auto"/>
          </w:tcPr>
          <w:p w14:paraId="10EFA2C4" w14:textId="7D55131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Плавність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анімації</w:t>
            </w:r>
            <w:proofErr w:type="spellEnd"/>
            <w:r w:rsidRPr="00105C7F">
              <w:rPr>
                <w:rFonts w:ascii="Times New Roman" w:hAnsi="Times New Roman" w:cs="Times New Roman"/>
              </w:rPr>
              <w:t>;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&lt;</m:t>
              </m:r>
              <m:r>
                <w:rPr>
                  <w:rFonts w:ascii="Cambria Math" w:hAnsi="Cambria Math" w:cs="Times New Roman"/>
                </w:rPr>
                <m:t>60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сигналізує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просідання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UI</w:t>
            </w:r>
          </w:p>
        </w:tc>
      </w:tr>
      <w:tr w:rsidR="008D43BA" w:rsidRPr="00105C7F" w14:paraId="16177B0C" w14:textId="77777777" w:rsidTr="000E4C03">
        <w:trPr>
          <w:trHeight w:val="454"/>
        </w:trPr>
        <w:tc>
          <w:tcPr>
            <w:tcW w:w="0" w:type="auto"/>
          </w:tcPr>
          <w:p w14:paraId="4E6B2E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tickTimeMs</w:t>
            </w:r>
            <w:proofErr w:type="spellEnd"/>
          </w:p>
        </w:tc>
        <w:tc>
          <w:tcPr>
            <w:tcW w:w="0" w:type="auto"/>
          </w:tcPr>
          <w:p w14:paraId="00F3564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  <w:tc>
          <w:tcPr>
            <w:tcW w:w="0" w:type="auto"/>
          </w:tcPr>
          <w:p w14:paraId="12425730" w14:textId="39ED4916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1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21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Тривалість</w:t>
            </w:r>
            <w:r w:rsidR="001D28F3" w:rsidRPr="00F627B1">
              <w:rPr>
                <w:rFonts w:ascii="Times New Roman" w:hAnsi="Times New Roman"/>
                <w:lang w:val="ru-RU"/>
                <w:rPrChange w:id="21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1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одного</w:t>
            </w:r>
            <w:r w:rsidR="001D28F3" w:rsidRPr="00F627B1">
              <w:rPr>
                <w:rFonts w:ascii="Times New Roman" w:hAnsi="Times New Roman"/>
                <w:lang w:val="ru-RU"/>
                <w:rPrChange w:id="21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1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виклику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1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tick</w:t>
            </w:r>
            <w:r w:rsidRPr="00F627B1">
              <w:rPr>
                <w:rStyle w:val="VerbatimChar"/>
                <w:rFonts w:ascii="Times New Roman" w:hAnsi="Times New Roman"/>
                <w:lang w:val="ru-RU"/>
                <w:rPrChange w:id="2200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(</w:t>
            </w:r>
            <w:proofErr w:type="gramEnd"/>
            <w:r w:rsidRPr="00F627B1">
              <w:rPr>
                <w:rStyle w:val="VerbatimChar"/>
                <w:rFonts w:ascii="Times New Roman" w:hAnsi="Times New Roman"/>
                <w:lang w:val="ru-RU"/>
                <w:rPrChange w:id="2201" w:author="Учетная запись Майкрософт" w:date="2026-05-24T17:35:00Z">
                  <w:rPr>
                    <w:rStyle w:val="VerbatimChar"/>
                    <w:rFonts w:ascii="Times New Roman" w:hAnsi="Times New Roman"/>
                  </w:rPr>
                </w:rPrChange>
              </w:rPr>
              <w:t>)</w:t>
            </w:r>
            <w:r w:rsidRPr="00F627B1">
              <w:rPr>
                <w:rFonts w:ascii="Times New Roman" w:hAnsi="Times New Roman"/>
                <w:lang w:val="ru-RU"/>
                <w:rPrChange w:id="22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;</w:t>
            </w:r>
            <w:r w:rsidR="001D28F3" w:rsidRPr="00F627B1">
              <w:rPr>
                <w:rFonts w:ascii="Times New Roman" w:hAnsi="Times New Roman"/>
                <w:lang w:val="ru-RU"/>
                <w:rPrChange w:id="22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220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&gt;</m:t>
              </m:r>
              <m:r>
                <w:rPr>
                  <w:rFonts w:ascii="Cambria Math" w:hAnsi="Cambria Math"/>
                  <w:lang w:val="ru-RU"/>
                  <w:rPrChange w:id="220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16</m:t>
              </m:r>
            </m:oMath>
            <w:r w:rsidR="001D28F3" w:rsidRPr="00F627B1">
              <w:rPr>
                <w:rFonts w:ascii="Times New Roman" w:hAnsi="Times New Roman"/>
                <w:lang w:val="ru-RU"/>
                <w:rPrChange w:id="22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мс</w:t>
            </w:r>
            <w:r w:rsidR="001D28F3" w:rsidRPr="00F627B1">
              <w:rPr>
                <w:rFonts w:ascii="Times New Roman" w:hAnsi="Times New Roman"/>
                <w:lang w:val="ru-RU"/>
                <w:rPrChange w:id="22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блокує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60</w:t>
            </w:r>
            <w:r w:rsidR="001D28F3" w:rsidRPr="00F627B1">
              <w:rPr>
                <w:rFonts w:ascii="Times New Roman" w:hAnsi="Times New Roman"/>
                <w:lang w:val="ru-RU"/>
                <w:rPrChange w:id="22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fps</w:t>
            </w:r>
          </w:p>
        </w:tc>
      </w:tr>
      <w:tr w:rsidR="008D43BA" w:rsidRPr="00105C7F" w14:paraId="0BA64AE1" w14:textId="77777777" w:rsidTr="000E4C03">
        <w:trPr>
          <w:trHeight w:val="454"/>
        </w:trPr>
        <w:tc>
          <w:tcPr>
            <w:tcW w:w="0" w:type="auto"/>
          </w:tcPr>
          <w:p w14:paraId="1DD839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throughputFps</w:t>
            </w:r>
            <w:proofErr w:type="spellEnd"/>
          </w:p>
        </w:tc>
        <w:tc>
          <w:tcPr>
            <w:tcW w:w="0" w:type="auto"/>
          </w:tcPr>
          <w:p w14:paraId="0B2616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наборів</w:t>
            </w:r>
            <w:proofErr w:type="spellEnd"/>
            <w:r w:rsidRPr="00105C7F">
              <w:rPr>
                <w:rFonts w:ascii="Times New Roman" w:hAnsi="Times New Roman" w:cs="Times New Roman"/>
              </w:rPr>
              <w:t>/с</w:t>
            </w:r>
          </w:p>
        </w:tc>
        <w:tc>
          <w:tcPr>
            <w:tcW w:w="0" w:type="auto"/>
          </w:tcPr>
          <w:p w14:paraId="4F47AC35" w14:textId="3BD7778E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2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22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Кількість</w:t>
            </w:r>
            <w:r w:rsidR="001D28F3" w:rsidRPr="00F627B1">
              <w:rPr>
                <w:rFonts w:ascii="Times New Roman" w:hAnsi="Times New Roman"/>
                <w:lang w:val="ru-RU"/>
                <w:rPrChange w:id="22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завершених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16-точкових</w:t>
            </w:r>
            <w:r w:rsidR="001D28F3" w:rsidRPr="00F627B1">
              <w:rPr>
                <w:rFonts w:ascii="Times New Roman" w:hAnsi="Times New Roman"/>
                <w:lang w:val="ru-RU"/>
                <w:rPrChange w:id="22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перетворень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</w:t>
            </w:r>
            <w:r w:rsidR="001D28F3" w:rsidRPr="00F627B1">
              <w:rPr>
                <w:rFonts w:ascii="Times New Roman" w:hAnsi="Times New Roman"/>
                <w:lang w:val="ru-RU"/>
                <w:rPrChange w:id="22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секунду</w:t>
            </w:r>
          </w:p>
        </w:tc>
      </w:tr>
      <w:tr w:rsidR="008D43BA" w:rsidRPr="00105C7F" w14:paraId="45C35553" w14:textId="77777777" w:rsidTr="000E4C03">
        <w:trPr>
          <w:trHeight w:val="454"/>
        </w:trPr>
        <w:tc>
          <w:tcPr>
            <w:tcW w:w="0" w:type="auto"/>
          </w:tcPr>
          <w:p w14:paraId="05935E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latencyEmaMs</w:t>
            </w:r>
            <w:proofErr w:type="spellEnd"/>
          </w:p>
        </w:tc>
        <w:tc>
          <w:tcPr>
            <w:tcW w:w="0" w:type="auto"/>
          </w:tcPr>
          <w:p w14:paraId="01A98A44" w14:textId="5C7F752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умовні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од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6029FC5D" w14:textId="14A9186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Наскрізна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затримка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конвеєра</w:t>
            </w:r>
            <w:proofErr w:type="spellEnd"/>
          </w:p>
        </w:tc>
      </w:tr>
      <w:tr w:rsidR="008D43BA" w:rsidRPr="00105C7F" w14:paraId="0E5EE79D" w14:textId="77777777" w:rsidTr="000E4C03">
        <w:trPr>
          <w:trHeight w:val="454"/>
        </w:trPr>
        <w:tc>
          <w:tcPr>
            <w:tcW w:w="0" w:type="auto"/>
          </w:tcPr>
          <w:p w14:paraId="71AD38C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queueSizeEma</w:t>
            </w:r>
            <w:proofErr w:type="spellEnd"/>
          </w:p>
        </w:tc>
        <w:tc>
          <w:tcPr>
            <w:tcW w:w="0" w:type="auto"/>
          </w:tcPr>
          <w:p w14:paraId="1D680C2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токенів</w:t>
            </w:r>
            <w:proofErr w:type="spellEnd"/>
          </w:p>
        </w:tc>
        <w:tc>
          <w:tcPr>
            <w:tcW w:w="0" w:type="auto"/>
          </w:tcPr>
          <w:p w14:paraId="3BA6F056" w14:textId="043EBD0F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2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F627B1">
              <w:rPr>
                <w:rFonts w:ascii="Times New Roman" w:hAnsi="Times New Roman"/>
                <w:lang w:val="ru-RU"/>
                <w:rPrChange w:id="22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Середнє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заповнення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FIFO</w:t>
            </w:r>
            <w:r w:rsidRPr="00F627B1">
              <w:rPr>
                <w:rFonts w:ascii="Times New Roman" w:hAnsi="Times New Roman"/>
                <w:lang w:val="ru-RU"/>
                <w:rPrChange w:id="22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буферів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дуг</w:t>
            </w:r>
          </w:p>
        </w:tc>
      </w:tr>
      <w:tr w:rsidR="008D43BA" w:rsidRPr="00105C7F" w14:paraId="4E79E5E8" w14:textId="77777777" w:rsidTr="000E4C03">
        <w:trPr>
          <w:trHeight w:val="454"/>
        </w:trPr>
        <w:tc>
          <w:tcPr>
            <w:tcW w:w="0" w:type="auto"/>
          </w:tcPr>
          <w:p w14:paraId="69E839B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nodeActivity</w:t>
            </w:r>
            <w:proofErr w:type="spellEnd"/>
          </w:p>
        </w:tc>
        <w:tc>
          <w:tcPr>
            <w:tcW w:w="0" w:type="auto"/>
          </w:tcPr>
          <w:p w14:paraId="0CFC015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безрозмір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</w:tcPr>
          <w:p w14:paraId="3ACC6636" w14:textId="16267CC3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Heatmap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активності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14970F65" w14:textId="77777777" w:rsidTr="000E4C03">
        <w:trPr>
          <w:trHeight w:val="454"/>
        </w:trPr>
        <w:tc>
          <w:tcPr>
            <w:tcW w:w="0" w:type="auto"/>
          </w:tcPr>
          <w:p w14:paraId="3575C94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firesTotal</w:t>
            </w:r>
            <w:proofErr w:type="spellEnd"/>
          </w:p>
        </w:tc>
        <w:tc>
          <w:tcPr>
            <w:tcW w:w="0" w:type="auto"/>
          </w:tcPr>
          <w:p w14:paraId="02B774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лічильник</w:t>
            </w:r>
            <w:proofErr w:type="spellEnd"/>
          </w:p>
        </w:tc>
        <w:tc>
          <w:tcPr>
            <w:tcW w:w="0" w:type="auto"/>
          </w:tcPr>
          <w:p w14:paraId="52EACBBE" w14:textId="3351EC33" w:rsidR="008D43BA" w:rsidRPr="00F627B1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22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F627B1">
              <w:rPr>
                <w:rFonts w:ascii="Times New Roman" w:hAnsi="Times New Roman"/>
                <w:lang w:val="ru-RU"/>
                <w:rPrChange w:id="22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Загальна</w:t>
            </w:r>
            <w:r w:rsidR="001D28F3" w:rsidRPr="00F627B1">
              <w:rPr>
                <w:rFonts w:ascii="Times New Roman" w:hAnsi="Times New Roman"/>
                <w:lang w:val="ru-RU"/>
                <w:rPrChange w:id="22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кількість</w:t>
            </w:r>
            <w:r w:rsidR="001D28F3" w:rsidRPr="00F627B1">
              <w:rPr>
                <w:rFonts w:ascii="Times New Roman" w:hAnsi="Times New Roman"/>
                <w:lang w:val="ru-RU"/>
                <w:rPrChange w:id="22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F627B1">
              <w:rPr>
                <w:rFonts w:ascii="Times New Roman" w:hAnsi="Times New Roman"/>
                <w:lang w:val="ru-RU"/>
                <w:rPrChange w:id="22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активацій</w:t>
            </w:r>
            <w:proofErr w:type="spellEnd"/>
            <w:r w:rsidR="001D28F3" w:rsidRPr="00F627B1">
              <w:rPr>
                <w:rFonts w:ascii="Times New Roman" w:hAnsi="Times New Roman"/>
                <w:lang w:val="ru-RU"/>
                <w:rPrChange w:id="22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</w:t>
            </w:r>
            <w:r w:rsidR="001D28F3" w:rsidRPr="00F627B1">
              <w:rPr>
                <w:rFonts w:ascii="Times New Roman" w:hAnsi="Times New Roman"/>
                <w:lang w:val="ru-RU"/>
                <w:rPrChange w:id="22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F627B1">
              <w:rPr>
                <w:rFonts w:ascii="Times New Roman" w:hAnsi="Times New Roman"/>
                <w:lang w:val="ru-RU"/>
                <w:rPrChange w:id="22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моменту</w:t>
            </w:r>
            <w:r w:rsidR="001D28F3" w:rsidRPr="00F627B1">
              <w:rPr>
                <w:rFonts w:ascii="Times New Roman" w:hAnsi="Times New Roman"/>
                <w:lang w:val="ru-RU"/>
                <w:rPrChange w:id="22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Run</w:t>
            </w:r>
          </w:p>
        </w:tc>
      </w:tr>
    </w:tbl>
    <w:p w14:paraId="251CD439" w14:textId="77777777" w:rsidR="001557E8" w:rsidRDefault="001557E8" w:rsidP="00105C7F">
      <w:pPr>
        <w:pStyle w:val="ASUBodyText"/>
        <w:rPr>
          <w:ins w:id="2245" w:author="Учетная запись Майкрософт" w:date="2026-05-24T17:35:00Z"/>
        </w:rPr>
      </w:pPr>
    </w:p>
    <w:p w14:paraId="0236583B" w14:textId="0B471477" w:rsidR="008D43BA" w:rsidRPr="00105C7F" w:rsidRDefault="008D43BA" w:rsidP="00105C7F">
      <w:pPr>
        <w:pStyle w:val="ASUBodyText"/>
      </w:pPr>
      <w:r w:rsidRPr="00105C7F">
        <w:t>Компонент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tsx</w:t>
      </w:r>
      <w:proofErr w:type="spellEnd"/>
      <w:r w:rsidR="001D28F3">
        <w:t xml:space="preserve"> </w:t>
      </w:r>
      <w:r w:rsidRPr="00105C7F">
        <w:t>виводить</w:t>
      </w:r>
      <w:r w:rsidR="001D28F3">
        <w:t xml:space="preserve"> </w:t>
      </w:r>
      <w:r w:rsidRPr="00105C7F">
        <w:t>структуровані</w:t>
      </w:r>
      <w:r w:rsidR="001D28F3">
        <w:t xml:space="preserve"> </w:t>
      </w:r>
      <w:r w:rsidRPr="00105C7F">
        <w:t>події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t>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мітками</w:t>
      </w:r>
      <w:r w:rsidR="001D28F3">
        <w:t xml:space="preserve"> </w:t>
      </w:r>
      <w:r w:rsidRPr="00105C7F">
        <w:t>часу;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можна</w:t>
      </w:r>
      <w:r w:rsidR="001D28F3">
        <w:t xml:space="preserve"> </w:t>
      </w:r>
      <w:r w:rsidRPr="00105C7F">
        <w:t>скопіювати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обміну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подальшого</w:t>
      </w:r>
      <w:r w:rsidR="001D28F3">
        <w:t xml:space="preserve"> </w:t>
      </w:r>
      <w:r w:rsidRPr="00105C7F">
        <w:t>аналізу.</w:t>
      </w:r>
      <w:r w:rsidR="001D28F3">
        <w:t xml:space="preserve"> </w:t>
      </w:r>
      <w:r w:rsidRPr="00105C7F">
        <w:t>Поведінка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тривалого</w:t>
      </w:r>
      <w:r w:rsidR="001D28F3">
        <w:t xml:space="preserve"> </w:t>
      </w:r>
      <w:r w:rsidRPr="00105C7F">
        <w:t>навантаження</w:t>
      </w:r>
      <w:r w:rsidR="001D28F3">
        <w:t xml:space="preserve"> </w:t>
      </w:r>
      <w:r w:rsidRPr="00105C7F">
        <w:t>(циклічна</w:t>
      </w:r>
      <w:r w:rsidR="001D28F3">
        <w:t xml:space="preserve"> </w:t>
      </w:r>
      <w:r w:rsidRPr="00105C7F">
        <w:t>зміна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періодом</w:t>
      </w:r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с,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стрес-тест</w:t>
      </w:r>
      <w:r w:rsidR="001D28F3">
        <w:t xml:space="preserve"> </w:t>
      </w:r>
      <w:r w:rsidRPr="00105C7F">
        <w:t>із</w:t>
      </w:r>
      <w:r w:rsidR="001D28F3">
        <w:t xml:space="preserve"> </w:t>
      </w:r>
      <w:proofErr w:type="spellStart"/>
      <w:r w:rsidRPr="00105C7F">
        <w:t>рендерингом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копій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ins w:id="2247" w:author="Хмарка Любима" w:date="2026-05-24T17:35:00Z">
        <w:r w:rsidRPr="00105C7F">
          <w:t>п.</w:t>
        </w:r>
      </w:ins>
      <w:del w:id="2248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  <w:r w:rsidRPr="00105C7F">
          <w:delText>п.</w:delText>
        </w:r>
      </w:del>
      <w:r w:rsidR="001D28F3">
        <w:t xml:space="preserve"> </w:t>
      </w:r>
      <w:r w:rsidRPr="00105C7F">
        <w:t>Б6;</w:t>
      </w:r>
      <w:r w:rsidR="001D28F3">
        <w:t xml:space="preserve"> </w:t>
      </w:r>
      <w:r w:rsidRPr="00105C7F">
        <w:t>орієнтовні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60</m:t>
        </m:r>
      </m:oMath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1,8–3,2</w:t>
      </w:r>
      <w:r w:rsidR="001D28F3">
        <w:t xml:space="preserve"> </w:t>
      </w:r>
      <w:r w:rsidRPr="00105C7F">
        <w:t>мс,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queueSizeEma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</m:oMath>
      <w:r w:rsidR="001D28F3">
        <w:t xml:space="preserve"> </w:t>
      </w:r>
      <w:r w:rsidRPr="00105C7F">
        <w:t>токена;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200</m:t>
        </m:r>
      </m:oMath>
      <w:r w:rsidR="001D28F3">
        <w:t xml:space="preserve"> </w:t>
      </w:r>
      <w:r w:rsidRPr="00105C7F">
        <w:t>одночасно</w:t>
      </w:r>
      <w:r w:rsidR="001D28F3">
        <w:t xml:space="preserve"> </w:t>
      </w:r>
      <w:proofErr w:type="spellStart"/>
      <w:r w:rsidRPr="00105C7F">
        <w:t>відрендереному</w:t>
      </w:r>
      <w:proofErr w:type="spellEnd"/>
      <w:r w:rsidR="001D28F3">
        <w:t xml:space="preserve"> </w:t>
      </w:r>
      <w:proofErr w:type="spellStart"/>
      <w:r w:rsidRPr="00105C7F">
        <w:t>вузлі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віртуалізації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w:r w:rsidRPr="00105C7F">
        <w:t>починає</w:t>
      </w:r>
      <w:r w:rsidR="001D28F3">
        <w:t xml:space="preserve"> </w:t>
      </w:r>
      <w:r w:rsidRPr="00105C7F">
        <w:t>просідати.</w:t>
      </w:r>
      <w:r w:rsidR="001D28F3">
        <w:t xml:space="preserve"> </w:t>
      </w:r>
      <w:r w:rsidRPr="00105C7F">
        <w:t>[ПЛЕЙСХОЛДЕР:</w:t>
      </w:r>
      <w:r w:rsidR="001D28F3">
        <w:t xml:space="preserve"> </w:t>
      </w:r>
      <w:r w:rsidRPr="00105C7F">
        <w:t>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див.</w:t>
      </w:r>
      <w:r w:rsidR="001D28F3">
        <w:t xml:space="preserve"> </w:t>
      </w:r>
      <w:del w:id="2249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Б6.]</w:t>
      </w:r>
    </w:p>
    <w:p w14:paraId="79E38E4C" w14:textId="6929C83C" w:rsidR="008D43BA" w:rsidRPr="00105C7F" w:rsidRDefault="008D43BA" w:rsidP="00105C7F">
      <w:pPr>
        <w:pStyle w:val="ASUBodyText"/>
      </w:pPr>
      <w:r w:rsidRPr="00105C7F">
        <w:t>За</w:t>
      </w:r>
      <w:r w:rsidR="001D28F3">
        <w:t xml:space="preserve"> </w:t>
      </w:r>
      <w:r w:rsidRPr="00105C7F">
        <w:t>весь</w:t>
      </w:r>
      <w:r w:rsidR="001D28F3">
        <w:t xml:space="preserve"> </w:t>
      </w:r>
      <w:r w:rsidRPr="00105C7F">
        <w:t>період</w:t>
      </w:r>
      <w:r w:rsidR="001D28F3">
        <w:t xml:space="preserve"> </w:t>
      </w:r>
      <w:r w:rsidRPr="00105C7F">
        <w:t>розробки</w:t>
      </w:r>
      <w:r w:rsidR="001D28F3">
        <w:t xml:space="preserve"> </w:t>
      </w:r>
      <w:r w:rsidRPr="00105C7F">
        <w:t>виявлено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незначні</w:t>
      </w:r>
      <w:r w:rsidR="001D28F3">
        <w:t xml:space="preserve"> </w:t>
      </w:r>
      <w:r w:rsidRPr="00105C7F">
        <w:t>дефекти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виправлено:</w:t>
      </w:r>
      <w:r w:rsidR="001D28F3">
        <w:t xml:space="preserve"> </w:t>
      </w:r>
      <w:r w:rsidRPr="00105C7F">
        <w:t>неузгодженість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(внутрішні</w:t>
      </w:r>
      <w:r w:rsidR="001D28F3">
        <w:t xml:space="preserve"> </w:t>
      </w:r>
      <w:r w:rsidRPr="00105C7F">
        <w:t>одиниці)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(перераховується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speed</w:t>
      </w:r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>
        <w:t xml:space="preserve"> </w:t>
      </w:r>
      <w:r w:rsidRPr="00105C7F">
        <w:t>додаванням</w:t>
      </w:r>
      <w:r w:rsidR="001D28F3">
        <w:t xml:space="preserve"> </w:t>
      </w:r>
      <w:r w:rsidRPr="00105C7F">
        <w:t>нормалізації;</w:t>
      </w:r>
      <w:r w:rsidR="001D28F3">
        <w:t xml:space="preserve"> </w:t>
      </w:r>
      <w:r w:rsidRPr="00105C7F">
        <w:t>витік</w:t>
      </w:r>
      <w:r w:rsidR="001D28F3">
        <w:t xml:space="preserve"> </w:t>
      </w:r>
      <w:r w:rsidRPr="00105C7F">
        <w:t>підписки</w:t>
      </w:r>
      <w:r w:rsidR="001D28F3">
        <w:t xml:space="preserve"> </w:t>
      </w:r>
      <w:proofErr w:type="spellStart"/>
      <w:r w:rsidRPr="00105C7F">
        <w:t>EventBus</w:t>
      </w:r>
      <w:proofErr w:type="spellEnd"/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швидкому</w:t>
      </w:r>
      <w:r w:rsidR="001D28F3">
        <w:t xml:space="preserve"> </w:t>
      </w:r>
      <w:r w:rsidRPr="00105C7F">
        <w:t>перемиканні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виправлено</w:t>
      </w:r>
      <w:r w:rsidR="001D28F3">
        <w:t xml:space="preserve"> </w:t>
      </w:r>
      <w:r w:rsidRPr="00105C7F">
        <w:t>додаванням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2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2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unsubscribe</w:t>
      </w:r>
      <w:r w:rsidRPr="00F627B1">
        <w:rPr>
          <w:rStyle w:val="VerbatimChar"/>
          <w:rFonts w:ascii="Times New Roman" w:hAnsi="Times New Roman"/>
          <w:lang w:val="uk-UA"/>
          <w:rPrChange w:id="22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rPr>
          <w:i/>
          <w:iCs/>
        </w:rPr>
        <w:t>useEffect</w:t>
      </w:r>
      <w:proofErr w:type="spellEnd"/>
      <w:r w:rsidR="001D28F3">
        <w:t xml:space="preserve"> </w:t>
      </w:r>
      <w:proofErr w:type="spellStart"/>
      <w:r w:rsidRPr="00105C7F">
        <w:t>cleanup</w:t>
      </w:r>
      <w:proofErr w:type="spellEnd"/>
      <w:r w:rsidRPr="00105C7F">
        <w:t>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придатний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lastRenderedPageBreak/>
        <w:t>використання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дослідницького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навчального</w:t>
      </w:r>
      <w:r w:rsidR="001D28F3">
        <w:t xml:space="preserve"> </w:t>
      </w:r>
      <w:r w:rsidRPr="00105C7F">
        <w:t>прототипу;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переходу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продакшн</w:t>
      </w:r>
      <w:proofErr w:type="spellEnd"/>
      <w:r w:rsidRPr="00105C7F">
        <w:t>-режим</w:t>
      </w:r>
      <w:r w:rsidR="001D28F3">
        <w:t xml:space="preserve"> </w:t>
      </w:r>
      <w:r w:rsidRPr="00105C7F">
        <w:t>необхідно</w:t>
      </w:r>
      <w:r w:rsidR="001D28F3">
        <w:t xml:space="preserve"> </w:t>
      </w:r>
      <w:r w:rsidRPr="00105C7F">
        <w:t>реалізувати</w:t>
      </w:r>
      <w:r w:rsidR="001D28F3">
        <w:t xml:space="preserve"> </w:t>
      </w:r>
      <w:r w:rsidRPr="00105C7F">
        <w:t>серверне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,</w:t>
      </w:r>
      <w:r w:rsidR="001D28F3">
        <w:t xml:space="preserve"> </w:t>
      </w:r>
      <w:r w:rsidRPr="00105C7F">
        <w:t>телеметрію</w:t>
      </w:r>
      <w:r w:rsidR="001D28F3">
        <w:t xml:space="preserve"> </w:t>
      </w:r>
      <w:r w:rsidRPr="00105C7F">
        <w:t>(</w:t>
      </w:r>
      <w:proofErr w:type="spellStart"/>
      <w:r w:rsidRPr="00105C7F">
        <w:t>Sentry</w:t>
      </w:r>
      <w:proofErr w:type="spellEnd"/>
      <w:r w:rsidRPr="00105C7F">
        <w:t>/</w:t>
      </w:r>
      <w:proofErr w:type="spellStart"/>
      <w:r w:rsidRPr="00105C7F">
        <w:t>Plausible</w:t>
      </w:r>
      <w:proofErr w:type="spellEnd"/>
      <w:r w:rsidRPr="00105C7F">
        <w:t>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-ізоляцію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64</m:t>
        </m:r>
      </m:oMath>
      <w:r w:rsidRPr="00105C7F">
        <w:t>.</w:t>
      </w:r>
    </w:p>
    <w:p w14:paraId="29D6E2AA" w14:textId="33329B88" w:rsidR="008D43BA" w:rsidRPr="00105C7F" w:rsidRDefault="008D43BA" w:rsidP="00D2071F">
      <w:pPr>
        <w:pStyle w:val="ASUSectionHead"/>
      </w:pPr>
      <w:bookmarkStart w:id="2254" w:name="Xefd44ea7b278ecae6826470684261cf88301aae"/>
      <w:bookmarkStart w:id="2255" w:name="_Toc230636434"/>
      <w:bookmarkEnd w:id="2254"/>
      <w:r w:rsidRPr="00105C7F">
        <w:t>4.7.</w:t>
      </w:r>
      <w:r w:rsidR="001D28F3">
        <w:t xml:space="preserve"> </w:t>
      </w:r>
      <w:r w:rsidRPr="00105C7F">
        <w:t>Висновки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</w:t>
      </w:r>
      <w:bookmarkEnd w:id="2255"/>
    </w:p>
    <w:p w14:paraId="33C25146" w14:textId="1F676825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четвертому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проведено</w:t>
      </w:r>
      <w:r w:rsidR="001D28F3">
        <w:t xml:space="preserve"> </w:t>
      </w:r>
      <w:r w:rsidRPr="00105C7F">
        <w:t>експериментальне</w:t>
      </w:r>
      <w:r w:rsidR="001D28F3">
        <w:t xml:space="preserve"> </w:t>
      </w:r>
      <w:r w:rsidRPr="00105C7F">
        <w:t>дослідження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одержаних</w:t>
      </w:r>
      <w:r w:rsidR="001D28F3">
        <w:t xml:space="preserve"> </w:t>
      </w:r>
      <w:r w:rsidRPr="00105C7F">
        <w:t>результатів.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показники,</w:t>
      </w:r>
      <w:r w:rsidR="001D28F3">
        <w:t xml:space="preserve"> </w:t>
      </w:r>
      <w:r w:rsidRPr="00105C7F">
        <w:t>наведені</w:t>
      </w:r>
      <w:r w:rsidR="001D28F3">
        <w:t xml:space="preserve"> </w:t>
      </w:r>
      <w:r w:rsidRPr="00105C7F">
        <w:t>нижче,</w:t>
      </w:r>
      <w:r w:rsidR="001D28F3">
        <w:t xml:space="preserve"> </w:t>
      </w:r>
      <w:r w:rsidRPr="00105C7F">
        <w:t>отримано</w:t>
      </w:r>
      <w:r w:rsidR="001D28F3">
        <w:t xml:space="preserve"> </w:t>
      </w:r>
      <w:r w:rsidRPr="00105C7F">
        <w:t>автоматизованим</w:t>
      </w:r>
      <w:r w:rsidR="001D28F3">
        <w:t xml:space="preserve"> </w:t>
      </w:r>
      <w:proofErr w:type="spellStart"/>
      <w:r w:rsidRPr="00105C7F">
        <w:t>харнесом</w:t>
      </w:r>
      <w:proofErr w:type="spellEnd"/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/__</w:t>
      </w:r>
      <w:r w:rsidRPr="00105C7F">
        <w:rPr>
          <w:rStyle w:val="VerbatimChar"/>
          <w:rFonts w:ascii="Times New Roman" w:hAnsi="Times New Roman" w:cs="Times New Roman"/>
        </w:rPr>
        <w:t>bench</w:t>
      </w:r>
      <w:r w:rsidRPr="00F627B1">
        <w:rPr>
          <w:rStyle w:val="VerbatimChar"/>
          <w:rFonts w:ascii="Times New Roman" w:hAnsi="Times New Roman"/>
          <w:lang w:val="uk-UA"/>
          <w:rPrChange w:id="22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__/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F627B1">
        <w:rPr>
          <w:rStyle w:val="VerbatimChar"/>
          <w:rFonts w:ascii="Times New Roman" w:hAnsi="Times New Roman"/>
          <w:lang w:val="uk-UA"/>
          <w:rPrChange w:id="22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F627B1">
        <w:rPr>
          <w:rStyle w:val="VerbatimChar"/>
          <w:rFonts w:ascii="Times New Roman" w:hAnsi="Times New Roman"/>
          <w:lang w:val="uk-UA"/>
          <w:rPrChange w:id="22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зафіксовано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F627B1">
        <w:rPr>
          <w:rStyle w:val="VerbatimChar"/>
          <w:rFonts w:ascii="Times New Roman" w:hAnsi="Times New Roman"/>
          <w:lang w:val="uk-UA"/>
          <w:rPrChange w:id="22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F627B1">
        <w:rPr>
          <w:rStyle w:val="VerbatimChar"/>
          <w:rFonts w:ascii="Times New Roman" w:hAnsi="Times New Roman"/>
          <w:lang w:val="uk-UA"/>
          <w:rPrChange w:id="22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можливості</w:t>
      </w:r>
      <w:r w:rsidR="001D28F3">
        <w:t xml:space="preserve"> </w:t>
      </w:r>
      <w:r w:rsidRPr="00105C7F">
        <w:t>довільного</w:t>
      </w:r>
      <w:r w:rsidR="001D28F3">
        <w:t xml:space="preserve"> </w:t>
      </w:r>
      <w:r w:rsidRPr="00105C7F">
        <w:t>редагування</w:t>
      </w:r>
      <w:r w:rsidR="001D28F3">
        <w:t xml:space="preserve"> </w:t>
      </w:r>
      <w:r w:rsidRPr="00105C7F">
        <w:t>ззовні).</w:t>
      </w:r>
    </w:p>
    <w:p w14:paraId="40B4C924" w14:textId="391605AE" w:rsidR="008D43BA" w:rsidRPr="00105C7F" w:rsidRDefault="008D43BA" w:rsidP="00105C7F">
      <w:pPr>
        <w:pStyle w:val="ASUBodyText"/>
      </w:pPr>
      <w:r w:rsidRPr="00105C7F">
        <w:rPr>
          <w:i/>
          <w:iCs/>
        </w:rPr>
        <w:t>Функціональна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верифікація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підтвердила</w:t>
      </w:r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реалізації: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повернула</w:t>
      </w:r>
      <w:r w:rsidR="001D28F3">
        <w:t xml:space="preserve"> </w:t>
      </w:r>
      <w:r w:rsidRPr="00105C7F">
        <w:t>порожній</w:t>
      </w:r>
      <w:r w:rsidR="001D28F3">
        <w:t xml:space="preserve"> </w:t>
      </w:r>
      <w:r w:rsidRPr="00105C7F">
        <w:t>об’єкт</w:t>
      </w:r>
      <w:r w:rsidR="001D28F3">
        <w:t xml:space="preserve"> </w:t>
      </w:r>
      <w:r w:rsidRPr="00105C7F">
        <w:t>розбіжностей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випадках;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m:oMath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зі</w:t>
      </w:r>
      <w:r w:rsidR="001D28F3">
        <w:t xml:space="preserve"> </w:t>
      </w:r>
      <w:r w:rsidRPr="00105C7F">
        <w:t>сценаріїв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impulse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F627B1">
        <w:rPr>
          <w:rStyle w:val="VerbatimChar"/>
          <w:rFonts w:ascii="Times New Roman" w:hAnsi="Times New Roman"/>
          <w:lang w:val="uk-UA"/>
          <w:rPrChange w:id="22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F627B1">
        <w:rPr>
          <w:rStyle w:val="VerbatimChar"/>
          <w:rFonts w:ascii="Times New Roman" w:hAnsi="Times New Roman"/>
          <w:lang w:val="uk-UA"/>
          <w:rPrChange w:id="22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F627B1">
        <w:rPr>
          <w:rStyle w:val="VerbatimChar"/>
          <w:rFonts w:ascii="Times New Roman" w:hAnsi="Times New Roman"/>
          <w:lang w:val="uk-UA"/>
          <w:rPrChange w:id="22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1+3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two</w:t>
      </w:r>
      <w:r w:rsidRPr="00F627B1">
        <w:rPr>
          <w:rStyle w:val="VerbatimChar"/>
          <w:rFonts w:ascii="Times New Roman" w:hAnsi="Times New Roman"/>
          <w:lang w:val="uk-UA"/>
          <w:rPrChange w:id="22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impulses</w:t>
      </w:r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критерій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</w:p>
    <w:p w14:paraId="72953454" w14:textId="511C3DFB" w:rsidR="008D43BA" w:rsidRPr="00105C7F" w:rsidRDefault="008D43BA" w:rsidP="00105C7F">
      <w:pPr>
        <w:pStyle w:val="ASUBodyText"/>
      </w:pPr>
      <w:r w:rsidRPr="00105C7F">
        <w:rPr>
          <w:i/>
          <w:iCs/>
        </w:rPr>
        <w:t>Аналіз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обчислювальної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складності</w:t>
      </w:r>
      <w:r w:rsidR="001D28F3">
        <w:t xml:space="preserve"> </w:t>
      </w:r>
      <w:r w:rsidRPr="00105C7F">
        <w:t>підтверджує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нетривіальними</w:t>
      </w:r>
      <w:r w:rsidR="001D28F3">
        <w:t xml:space="preserve"> </w:t>
      </w:r>
      <w:r w:rsidRPr="00105C7F">
        <w:t>комплексними</w:t>
      </w:r>
      <w:r w:rsidR="001D28F3">
        <w:t xml:space="preserve"> </w:t>
      </w:r>
      <w:r w:rsidRPr="00105C7F">
        <w:t>множеннями</w:t>
      </w:r>
      <w:r w:rsidR="001D28F3">
        <w:t xml:space="preserve"> </w:t>
      </w:r>
      <w:r w:rsidRPr="00105C7F">
        <w:t>порівняно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прямим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тій</w:t>
      </w:r>
      <w:r w:rsidR="001D28F3">
        <w:t xml:space="preserve"> </w:t>
      </w:r>
      <w:r w:rsidRPr="00105C7F">
        <w:t>же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;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-вузлів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графі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9,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теоретичному</w:t>
      </w:r>
      <w:r w:rsidR="001D28F3">
        <w:t xml:space="preserve"> </w:t>
      </w:r>
      <w:r w:rsidRPr="00105C7F">
        <w:t>прогнозу.</w:t>
      </w:r>
    </w:p>
    <w:p w14:paraId="61057AF1" w14:textId="30668E88" w:rsidR="008D43BA" w:rsidRPr="00105C7F" w:rsidRDefault="008D43BA" w:rsidP="00105C7F">
      <w:pPr>
        <w:pStyle w:val="ASUBodyText"/>
      </w:pPr>
      <w:r w:rsidRPr="00105C7F">
        <w:rPr>
          <w:i/>
          <w:iCs/>
        </w:rPr>
        <w:t>Аналіз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розкладу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паралелізму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дає:</w:t>
      </w:r>
      <w:r w:rsidR="001D28F3">
        <w:t xml:space="preserve"> </w:t>
      </w:r>
      <w:r w:rsidRPr="00105C7F">
        <w:t>послідовну</w:t>
      </w:r>
      <w:r w:rsidR="001D28F3">
        <w:t xml:space="preserve"> </w:t>
      </w:r>
      <w:r w:rsidRPr="00105C7F">
        <w:t>роботу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одиниць;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(повний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дуги);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пікова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активних</w:t>
      </w:r>
      <w:r w:rsidR="001D28F3">
        <w:t xml:space="preserve"> </w:t>
      </w:r>
      <w:r w:rsidRPr="00105C7F">
        <w:t>вузлів.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критично-збалансованим.</w:t>
      </w:r>
      <w:r w:rsidR="001D28F3">
        <w:t xml:space="preserve"> </w:t>
      </w:r>
      <w:r w:rsidRPr="00105C7F">
        <w:t>Теоретичний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2200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порівняння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оцінкою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різниця</w:t>
      </w:r>
      <w:r w:rsidR="001D28F3">
        <w:t xml:space="preserve"> </w:t>
      </w:r>
      <w:r w:rsidRPr="00105C7F">
        <w:t>в</w:t>
      </w:r>
      <w:r w:rsidR="001D28F3"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54</m:t>
        </m:r>
      </m:oMath>
      <w:r w:rsidR="001D28F3">
        <w:t xml:space="preserve"> </w:t>
      </w:r>
      <w:r w:rsidRPr="00105C7F">
        <w:t>рази</w:t>
      </w:r>
      <w:r w:rsidR="001D28F3">
        <w:t xml:space="preserve"> </w:t>
      </w:r>
      <w:r w:rsidRPr="00105C7F">
        <w:t>пояснюється</w:t>
      </w:r>
      <w:r w:rsidR="001D28F3">
        <w:t xml:space="preserve"> </w:t>
      </w:r>
      <w:r w:rsidRPr="00105C7F">
        <w:t>затримкою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дугах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шляху).</w:t>
      </w:r>
    </w:p>
    <w:p w14:paraId="2A4A5647" w14:textId="16376254" w:rsidR="008D43BA" w:rsidRPr="00105C7F" w:rsidRDefault="008D43BA" w:rsidP="00105C7F">
      <w:pPr>
        <w:pStyle w:val="ASUBodyText"/>
      </w:pPr>
      <w:r w:rsidRPr="00105C7F">
        <w:rPr>
          <w:i/>
          <w:iCs/>
        </w:rPr>
        <w:lastRenderedPageBreak/>
        <w:t>Детермінованість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виконання</w:t>
      </w:r>
      <w:r w:rsidR="001D28F3">
        <w:t xml:space="preserve"> </w:t>
      </w:r>
      <w:r w:rsidRPr="00105C7F">
        <w:t>підтверджена</w:t>
      </w:r>
      <w:r w:rsidR="001D28F3">
        <w:t xml:space="preserve"> </w:t>
      </w:r>
      <w:r w:rsidRPr="00105C7F">
        <w:t>дворазовим</w:t>
      </w:r>
      <w:r w:rsidR="001D28F3">
        <w:t xml:space="preserve"> </w:t>
      </w:r>
      <w:r w:rsidRPr="00105C7F">
        <w:t>прогоном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: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ідентичні,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="001D28F3">
        <w:t xml:space="preserve"> </w:t>
      </w:r>
      <w:r w:rsidRPr="00105C7F">
        <w:t>збігаються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determinism</w:t>
      </w:r>
      <w:r w:rsidRPr="00F627B1">
        <w:rPr>
          <w:rStyle w:val="VerbatimChar"/>
          <w:rFonts w:ascii="Times New Roman" w:hAnsi="Times New Roman"/>
          <w:lang w:val="uk-UA"/>
          <w:rPrChange w:id="22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identical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</w:t>
      </w:r>
      <w:r w:rsidRPr="00105C7F">
        <w:t>).</w:t>
      </w:r>
      <w:r w:rsidR="001D28F3">
        <w:t xml:space="preserve"> </w:t>
      </w:r>
      <w:r w:rsidRPr="00105C7F">
        <w:t>Вимога</w:t>
      </w:r>
      <w:r w:rsidR="001D28F3">
        <w:t xml:space="preserve"> </w:t>
      </w:r>
      <w:r w:rsidRPr="00105C7F">
        <w:t>NF5</w:t>
      </w:r>
      <w:r w:rsidR="001D28F3">
        <w:t xml:space="preserve"> </w:t>
      </w:r>
      <w:r w:rsidRPr="00105C7F">
        <w:t>виконується.</w:t>
      </w:r>
    </w:p>
    <w:p w14:paraId="00DCBCC3" w14:textId="42C23272" w:rsidR="008D43BA" w:rsidRPr="00105C7F" w:rsidRDefault="008D43BA" w:rsidP="00105C7F">
      <w:pPr>
        <w:pStyle w:val="ASUBodyText"/>
      </w:pPr>
      <w:r w:rsidRPr="00105C7F">
        <w:rPr>
          <w:i/>
          <w:iCs/>
        </w:rPr>
        <w:t>Продуктивність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UI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трьох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браузерах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</w:t>
      </w:r>
      <w:r w:rsidR="001D28F3">
        <w:t xml:space="preserve"> </w:t>
      </w:r>
      <w:proofErr w:type="spellStart"/>
      <w:r w:rsidRPr="00105C7F">
        <w:t>heap</w:t>
      </w:r>
      <w:proofErr w:type="spellEnd"/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старту</w:t>
      </w:r>
      <w:ins w:id="2268" w:author="Хмарка Любима" w:date="2026-05-24T17:35:00Z">
        <w:r w:rsidRPr="00105C7F">
          <w:t>);</w:t>
        </w:r>
      </w:ins>
      <w:del w:id="2269" w:author="Хмарка Любима" w:date="2026-05-24T17:35:00Z">
        <w:r w:rsidRPr="00105C7F">
          <w:delText>)</w:delText>
        </w:r>
        <w:r w:rsidR="001D28F3">
          <w:delText xml:space="preserve"> </w:delText>
        </w:r>
        <w:r w:rsidRPr="00105C7F">
          <w:delText>виміряна</w:delText>
        </w:r>
        <w:r w:rsidR="001D28F3">
          <w:delText xml:space="preserve"> </w:delText>
        </w:r>
        <w:r w:rsidRPr="00105C7F">
          <w:delText>вручну</w:delText>
        </w:r>
        <w:r w:rsidR="001D28F3">
          <w:delText xml:space="preserve"> </w:delText>
        </w:r>
        <w:r w:rsidRPr="00105C7F">
          <w:delText>за</w:delText>
        </w:r>
        <w:r w:rsidR="001D28F3">
          <w:delText xml:space="preserve"> </w:delText>
        </w:r>
        <w:r w:rsidRPr="00105C7F">
          <w:delText>процедурою</w:delText>
        </w:r>
        <w:r w:rsidR="001D28F3">
          <w:delText xml:space="preserve"> </w:delText>
        </w:r>
        <w:r w:rsidRPr="00105C7F">
          <w:delText>з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Pr="00105C7F">
          <w:delText>;</w:delText>
        </w:r>
      </w:del>
      <w:r w:rsidR="001D28F3">
        <w:t xml:space="preserve"> </w:t>
      </w:r>
      <w:r w:rsidRPr="00105C7F">
        <w:t>орієнтовні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60,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="001D28F3">
        <w:t xml:space="preserve"> </w:t>
      </w:r>
      <w:r w:rsidRPr="00105C7F">
        <w:t>3</w:t>
      </w:r>
      <w:r w:rsidR="001D28F3">
        <w:t xml:space="preserve"> </w:t>
      </w:r>
      <w:r w:rsidRPr="00105C7F">
        <w:t>мс,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</m:oMath>
      <w:r w:rsidR="001D28F3">
        <w:t xml:space="preserve"> </w:t>
      </w:r>
      <w:r w:rsidRPr="00105C7F">
        <w:t>60</w:t>
      </w:r>
      <w:r w:rsidR="001D28F3">
        <w:t xml:space="preserve"> </w:t>
      </w:r>
      <w:r w:rsidRPr="00105C7F">
        <w:t>МБ</w:t>
      </w:r>
      <w:r w:rsidR="001D28F3">
        <w:t xml:space="preserve"> </w:t>
      </w:r>
      <w:r w:rsidRPr="00105C7F">
        <w:t>узгоджуються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вимогами</w:t>
      </w:r>
      <w:r w:rsidR="001D28F3">
        <w:t xml:space="preserve"> </w:t>
      </w:r>
      <w:r w:rsidRPr="00105C7F">
        <w:t>NF2,</w:t>
      </w:r>
      <w:r w:rsidR="001D28F3">
        <w:t xml:space="preserve"> </w:t>
      </w:r>
      <w:r w:rsidRPr="00105C7F">
        <w:t>NF3</w:t>
      </w:r>
      <w:r w:rsidR="001D28F3">
        <w:t xml:space="preserve"> </w:t>
      </w:r>
      <w:r w:rsidRPr="00105C7F">
        <w:t>(фактичні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вносяться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4.10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замірів).</w:t>
      </w:r>
    </w:p>
    <w:p w14:paraId="2F422596" w14:textId="6D67288F" w:rsidR="008D43BA" w:rsidRPr="00105C7F" w:rsidRDefault="008D43BA" w:rsidP="00105C7F">
      <w:pPr>
        <w:pStyle w:val="ASUBodyText"/>
      </w:pPr>
      <w:r w:rsidRPr="00105C7F">
        <w:rPr>
          <w:i/>
          <w:iCs/>
        </w:rPr>
        <w:t>Порівняння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альтернативними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підходами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4.9)</w:t>
      </w:r>
      <w:r w:rsidR="001D28F3">
        <w:t xml:space="preserve"> </w:t>
      </w:r>
      <w:r w:rsidRPr="00105C7F">
        <w:t>обґрунтовує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оптимального</w:t>
      </w:r>
      <w:r w:rsidR="001D28F3">
        <w:t xml:space="preserve"> </w:t>
      </w:r>
      <w:r w:rsidRPr="00105C7F">
        <w:t>компромісу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простотою</w:t>
      </w:r>
      <w:r w:rsidR="001D28F3">
        <w:t xml:space="preserve"> </w:t>
      </w:r>
      <w:r w:rsidRPr="00105C7F">
        <w:t>розгортання,</w:t>
      </w:r>
      <w:r w:rsidR="001D28F3">
        <w:t xml:space="preserve"> </w:t>
      </w:r>
      <w:proofErr w:type="spellStart"/>
      <w:r w:rsidRPr="00105C7F">
        <w:t>кросбраузерністю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інтерактивністю.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вісім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підтверджені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4.10);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(NF1,</w:t>
      </w:r>
      <w:r w:rsidR="001D28F3">
        <w:t xml:space="preserve"> </w:t>
      </w:r>
      <w:r w:rsidRPr="00105C7F">
        <w:t>NF5,</w:t>
      </w:r>
      <w:r w:rsidR="001D28F3">
        <w:t xml:space="preserve"> </w:t>
      </w:r>
      <w:r w:rsidRPr="00105C7F">
        <w:t>NF6,</w:t>
      </w:r>
      <w:r w:rsidR="001D28F3">
        <w:t xml:space="preserve"> </w:t>
      </w:r>
      <w:r w:rsidRPr="00105C7F">
        <w:t>NF7)</w:t>
      </w:r>
      <w:r w:rsidR="001D28F3">
        <w:t xml:space="preserve"> </w:t>
      </w:r>
      <w:r w:rsidRPr="00105C7F">
        <w:t>перевірені</w:t>
      </w:r>
      <w:r w:rsidR="001D28F3">
        <w:t xml:space="preserve"> </w:t>
      </w:r>
      <w:r w:rsidRPr="00105C7F">
        <w:t>автоматизовано,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(NF2,</w:t>
      </w:r>
      <w:r w:rsidR="001D28F3">
        <w:t xml:space="preserve"> </w:t>
      </w:r>
      <w:r w:rsidRPr="00105C7F">
        <w:t>NF3,</w:t>
      </w:r>
      <w:r w:rsidR="001D28F3">
        <w:t xml:space="preserve"> </w:t>
      </w:r>
      <w:r w:rsidRPr="00105C7F">
        <w:t>NF4,</w:t>
      </w:r>
      <w:r w:rsidR="001D28F3">
        <w:t xml:space="preserve"> </w:t>
      </w:r>
      <w:r w:rsidRPr="00105C7F">
        <w:t>NF8)</w:t>
      </w:r>
      <w:r w:rsidR="001D28F3">
        <w:t xml:space="preserve"> </w:t>
      </w:r>
      <w:r w:rsidRPr="00105C7F">
        <w:t>потребують</w:t>
      </w:r>
      <w:r w:rsidR="001D28F3">
        <w:t xml:space="preserve"> </w:t>
      </w:r>
      <w:r w:rsidRPr="00105C7F">
        <w:t>ручних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</w:t>
      </w:r>
      <w:del w:id="2270" w:author="Хмарка Любима" w:date="2026-05-24T17:35:00Z">
        <w:r w:rsidR="001D28F3">
          <w:delText xml:space="preserve"> </w:delText>
        </w:r>
        <w:r w:rsidRPr="00105C7F">
          <w:delText>і</w:delText>
        </w:r>
        <w:r w:rsidR="001D28F3">
          <w:delText xml:space="preserve"> </w:delText>
        </w:r>
        <w:r w:rsidRPr="00105C7F">
          <w:delText>виконуються</w:delText>
        </w:r>
        <w:r w:rsidR="001D28F3">
          <w:delText xml:space="preserve"> </w:delText>
        </w:r>
        <w:r w:rsidRPr="00105C7F">
          <w:delText>за</w:delText>
        </w:r>
        <w:r w:rsidR="001D28F3">
          <w:delText xml:space="preserve"> </w:delText>
        </w:r>
        <w:r w:rsidRPr="00105C7F">
          <w:delText>інструкцією</w:delText>
        </w:r>
        <w:r w:rsidR="001D28F3">
          <w:delText xml:space="preserve"> </w:delText>
        </w:r>
        <w:r w:rsidRPr="00105C7F">
          <w:delText>з</w:delText>
        </w:r>
        <w:r w:rsidR="001D28F3">
          <w:delText xml:space="preserve"> </w:delText>
        </w:r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</w:del>
      <w:r w:rsidRPr="00105C7F">
        <w:t>.</w:t>
      </w:r>
    </w:p>
    <w:p w14:paraId="17A8AD6F" w14:textId="02C473C6" w:rsidR="008D43BA" w:rsidRPr="00105C7F" w:rsidRDefault="008D43BA" w:rsidP="00105C7F">
      <w:pPr>
        <w:pStyle w:val="ASUBodyText"/>
      </w:pPr>
      <w:r w:rsidRPr="00105C7F">
        <w:rPr>
          <w:i/>
          <w:iCs/>
        </w:rPr>
        <w:t>Обмеження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дослідження:</w:t>
      </w:r>
      <w:r w:rsidR="001D28F3">
        <w:t xml:space="preserve"> </w:t>
      </w:r>
      <w:r w:rsidRPr="00105C7F">
        <w:t>фіксований</w:t>
      </w:r>
      <w:r w:rsidR="001D28F3">
        <w:t xml:space="preserve"> </w:t>
      </w:r>
      <w:r w:rsidRPr="00105C7F">
        <w:t>розмір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;</w:t>
      </w:r>
      <w:r w:rsidR="001D28F3">
        <w:t xml:space="preserve"> </w:t>
      </w:r>
      <w:r w:rsidRPr="00105C7F">
        <w:t>систематичне</w:t>
      </w:r>
      <w:r w:rsidR="001D28F3">
        <w:t xml:space="preserve"> </w:t>
      </w:r>
      <w:r w:rsidRPr="00105C7F">
        <w:t>тестування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Safari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мобільних</w:t>
      </w:r>
      <w:r w:rsidR="001D28F3">
        <w:t xml:space="preserve"> </w:t>
      </w:r>
      <w:r w:rsidRPr="00105C7F">
        <w:t>пристроях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проведено;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-ізоляція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UI-потоку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реалізована</w:t>
      </w:r>
      <w:r w:rsidR="001D28F3">
        <w:t xml:space="preserve"> </w:t>
      </w:r>
      <w:r w:rsidRPr="00105C7F">
        <w:t>(синхронне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22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головному</w:t>
      </w:r>
      <w:r w:rsidR="001D28F3">
        <w:t xml:space="preserve"> </w:t>
      </w:r>
      <w:r w:rsidRPr="00105C7F">
        <w:t>потоці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коректним</w:t>
      </w:r>
      <w:r w:rsidR="001D28F3">
        <w:t xml:space="preserve"> </w:t>
      </w:r>
      <w:r w:rsidRPr="00105C7F">
        <w:t>при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Pr="00105C7F">
        <w:t>,</w:t>
      </w:r>
      <w:r w:rsidR="001D28F3">
        <w:t xml:space="preserve"> </w:t>
      </w:r>
      <w:r w:rsidRPr="00105C7F">
        <w:t>але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масштабується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більші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Pr="00105C7F">
        <w:t>).</w:t>
      </w:r>
    </w:p>
    <w:p w14:paraId="3D12344F" w14:textId="52C58485" w:rsidR="008D43BA" w:rsidRPr="00105C7F" w:rsidRDefault="008D43BA" w:rsidP="00105C7F">
      <w:pPr>
        <w:pStyle w:val="ASUBodyText"/>
      </w:pPr>
      <w:r w:rsidRPr="00105C7F">
        <w:rPr>
          <w:i/>
          <w:iCs/>
        </w:rPr>
        <w:t>Перспективні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напрями:</w:t>
      </w:r>
      <w:r w:rsidR="001D28F3">
        <w:t xml:space="preserve"> </w:t>
      </w:r>
      <w:r w:rsidRPr="00105C7F">
        <w:t>масштабування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Pr="00105C7F">
        <w:t>;</w:t>
      </w:r>
      <w:r w:rsidR="001D28F3">
        <w:t xml:space="preserve"> </w:t>
      </w:r>
      <w:r w:rsidRPr="00105C7F">
        <w:t>перенесення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WebWorker</w:t>
      </w:r>
      <w:proofErr w:type="spellEnd"/>
      <w:r w:rsidRPr="00105C7F">
        <w:t>;</w:t>
      </w:r>
      <w:r w:rsidR="001D28F3">
        <w:t xml:space="preserve"> </w:t>
      </w:r>
      <w:r w:rsidRPr="00105C7F">
        <w:t>інтеграція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LMS-платформами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LTI-протокол;</w:t>
      </w:r>
      <w:r w:rsidR="001D28F3">
        <w:t xml:space="preserve"> </w:t>
      </w:r>
      <w:r w:rsidRPr="00105C7F">
        <w:t>апаратна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DFG-специфікації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FPGA.</w:t>
      </w:r>
    </w:p>
    <w:p w14:paraId="1E568F62" w14:textId="77777777" w:rsidR="0017163C" w:rsidRDefault="0017163C">
      <w:bookmarkStart w:id="2272" w:name="X1905c4464bd193a639607733ec5af26577abdb3"/>
      <w:bookmarkEnd w:id="2272"/>
      <w:r>
        <w:br w:type="page"/>
      </w:r>
    </w:p>
    <w:p w14:paraId="7E6D86A3" w14:textId="2C965563" w:rsidR="008D43BA" w:rsidRPr="00105C7F" w:rsidRDefault="008D43BA" w:rsidP="0017163C">
      <w:pPr>
        <w:pStyle w:val="ASUChapterHead"/>
      </w:pPr>
      <w:bookmarkStart w:id="2273" w:name="_Toc230636435"/>
      <w:r w:rsidRPr="00105C7F">
        <w:lastRenderedPageBreak/>
        <w:t>ВИСНОВКИ</w:t>
      </w:r>
      <w:bookmarkEnd w:id="2273"/>
    </w:p>
    <w:p w14:paraId="4AD30BC2" w14:textId="3BF3E06E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бакалаврській</w:t>
      </w:r>
      <w:r w:rsidR="001D28F3">
        <w:t xml:space="preserve"> </w:t>
      </w:r>
      <w:r w:rsidRPr="00105C7F">
        <w:t>кваліфікаційній</w:t>
      </w:r>
      <w:r w:rsidR="001D28F3">
        <w:t xml:space="preserve"> </w:t>
      </w:r>
      <w:r w:rsidRPr="00105C7F">
        <w:t>роботі</w:t>
      </w:r>
      <w:r w:rsidR="001D28F3">
        <w:t xml:space="preserve"> </w:t>
      </w:r>
      <w:r w:rsidRPr="00105C7F">
        <w:t>розв’язано</w:t>
      </w:r>
      <w:r w:rsidR="001D28F3">
        <w:t xml:space="preserve"> </w:t>
      </w:r>
      <w:r w:rsidRPr="00105C7F">
        <w:t>актуальну</w:t>
      </w:r>
      <w:r w:rsidR="001D28F3">
        <w:t xml:space="preserve"> </w:t>
      </w:r>
      <w:r w:rsidRPr="00105C7F">
        <w:t>задачу</w:t>
      </w:r>
      <w:r w:rsidR="001D28F3">
        <w:t xml:space="preserve"> </w:t>
      </w:r>
      <w:r w:rsidRPr="00105C7F">
        <w:t>розроблення</w:t>
      </w:r>
      <w:r w:rsidR="001D28F3">
        <w:t xml:space="preserve"> </w:t>
      </w:r>
      <w:r w:rsidRPr="00105C7F">
        <w:t>веб-симулятора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інтерактивною</w:t>
      </w:r>
      <w:r w:rsidR="001D28F3">
        <w:t xml:space="preserve"> </w:t>
      </w:r>
      <w:r w:rsidRPr="00105C7F">
        <w:t>візуалізацією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виконання,</w:t>
      </w:r>
      <w:r w:rsidR="001D28F3">
        <w:t xml:space="preserve"> </w:t>
      </w:r>
      <w:r w:rsidRPr="00105C7F">
        <w:t>який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достовірність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наочним</w:t>
      </w:r>
      <w:r w:rsidR="001D28F3">
        <w:t xml:space="preserve"> </w:t>
      </w:r>
      <w:r w:rsidRPr="00105C7F">
        <w:t>відображенням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-природи</w:t>
      </w:r>
      <w:r w:rsidR="001D28F3">
        <w:t xml:space="preserve"> </w:t>
      </w:r>
      <w:r w:rsidRPr="00105C7F">
        <w:t>алгоритму.</w:t>
      </w:r>
    </w:p>
    <w:p w14:paraId="1D76E4B9" w14:textId="2DF8F09B" w:rsidR="008D43BA" w:rsidRPr="00105C7F" w:rsidRDefault="008D43BA" w:rsidP="00105C7F">
      <w:pPr>
        <w:pStyle w:val="ASUBodyText"/>
      </w:pPr>
      <w:r w:rsidRPr="00105C7F">
        <w:t>Основні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роботи.</w:t>
      </w:r>
    </w:p>
    <w:p w14:paraId="75315F7A" w14:textId="7A37ADEB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Проаналізовано</w:t>
      </w:r>
      <w:r w:rsidR="001D28F3">
        <w:t xml:space="preserve"> </w:t>
      </w:r>
      <w:r w:rsidRPr="00105C7F">
        <w:t>сімейство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встановлено,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1D28F3">
        <w:t xml:space="preserve"> </w:t>
      </w:r>
      <w:r w:rsidRPr="00105C7F">
        <w:t>потребує</w:t>
      </w:r>
      <w:r w:rsidR="001D28F3">
        <w:t xml:space="preserve"> </w:t>
      </w:r>
      <w:r w:rsidRPr="00105C7F">
        <w:t>лише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80</w:t>
      </w:r>
      <w:r w:rsidR="001D28F3">
        <w:t xml:space="preserve"> </w:t>
      </w:r>
      <w:r w:rsidRPr="00105C7F">
        <w:t>комплексних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="001D28F3">
        <w:t xml:space="preserve"> </w:t>
      </w:r>
      <w:r w:rsidRPr="00105C7F">
        <w:t>проти</w:t>
      </w:r>
      <w:r w:rsidR="001D28F3">
        <w:t xml:space="preserve"> </w:t>
      </w:r>
      <w:r w:rsidRPr="00105C7F">
        <w:t>256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прямому</w:t>
      </w:r>
      <w:r w:rsidR="001D28F3">
        <w:t xml:space="preserve"> </w:t>
      </w:r>
      <w:r w:rsidRPr="00105C7F">
        <w:t>ДПФ;</w:t>
      </w:r>
      <w:r w:rsidR="001D28F3">
        <w:t xml:space="preserve"> </w:t>
      </w:r>
      <w:r w:rsidRPr="00105C7F">
        <w:t>прискорення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числом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–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1.1,</w:t>
      </w:r>
      <w:r w:rsidR="001D28F3">
        <w:t xml:space="preserve"> </w:t>
      </w:r>
      <w:r w:rsidRPr="00105C7F">
        <w:t>4.3).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системний</w:t>
      </w:r>
      <w:r w:rsidR="001D28F3">
        <w:t xml:space="preserve"> </w:t>
      </w:r>
      <w:r w:rsidRPr="00105C7F">
        <w:t>аналіз</w:t>
      </w:r>
      <w:r w:rsidR="001D28F3">
        <w:t xml:space="preserve"> </w:t>
      </w:r>
      <w:r w:rsidRPr="00105C7F">
        <w:t>існуючих</w:t>
      </w:r>
      <w:r w:rsidR="001D28F3">
        <w:t xml:space="preserve"> </w:t>
      </w:r>
      <w:r w:rsidRPr="00105C7F">
        <w:t>рішень</w:t>
      </w:r>
      <w:r w:rsidR="001D28F3">
        <w:t xml:space="preserve"> </w:t>
      </w:r>
      <w:r w:rsidRPr="00105C7F">
        <w:t>(FFTW,</w:t>
      </w:r>
      <w:r w:rsidR="001D28F3">
        <w:t xml:space="preserve"> </w:t>
      </w:r>
      <w:r w:rsidRPr="00105C7F">
        <w:t>CMSIS-DSP,</w:t>
      </w:r>
      <w:r w:rsidR="001D28F3">
        <w:t xml:space="preserve"> </w:t>
      </w:r>
      <w:proofErr w:type="spellStart"/>
      <w:r w:rsidRPr="00105C7F">
        <w:t>cuFFT</w:t>
      </w:r>
      <w:proofErr w:type="spellEnd"/>
      <w:r w:rsidRPr="00105C7F">
        <w:t>,</w:t>
      </w:r>
      <w:r w:rsidR="001D28F3">
        <w:t xml:space="preserve"> </w:t>
      </w:r>
      <w:r w:rsidRPr="00105C7F">
        <w:t>SPIRAL)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обґрунтовано</w:t>
      </w:r>
      <w:r w:rsidR="001D28F3">
        <w:t xml:space="preserve"> </w:t>
      </w:r>
      <w:r w:rsidRPr="00105C7F">
        <w:t>вибір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засобу,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поєднує</w:t>
      </w:r>
      <w:r w:rsidR="001D28F3">
        <w:t xml:space="preserve"> </w:t>
      </w:r>
      <w:r w:rsidRPr="00105C7F">
        <w:t>достовірність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доступністю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1.2,</w:t>
      </w:r>
      <w:r w:rsidR="001D28F3">
        <w:t xml:space="preserve"> </w:t>
      </w:r>
      <w:r w:rsidRPr="00105C7F">
        <w:t>1.3).</w:t>
      </w:r>
    </w:p>
    <w:p w14:paraId="0228B619" w14:textId="48FED7A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Розроблено</w:t>
      </w:r>
      <w:r w:rsidR="001D28F3">
        <w:t xml:space="preserve"> </w:t>
      </w:r>
      <w:r w:rsidRPr="00105C7F">
        <w:t>повну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тристадійного</w:t>
      </w:r>
      <w:proofErr w:type="spellEnd"/>
      <w:r w:rsidR="001D28F3">
        <w:t xml:space="preserve"> </w:t>
      </w:r>
      <w:r w:rsidRPr="00105C7F">
        <w:t>алгоритму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="001D28F3">
        <w:t xml:space="preserve"> </w:t>
      </w:r>
      <w:r w:rsidRPr="00105C7F">
        <w:t>декомпозиції:</w:t>
      </w:r>
      <w:r w:rsidR="001D28F3">
        <w:t xml:space="preserve"> </w:t>
      </w:r>
      <w:r w:rsidRPr="00105C7F">
        <w:t>відображення</w:t>
      </w:r>
      <w:r w:rsidR="001D28F3">
        <w:t xml:space="preserve"> </w:t>
      </w:r>
      <w:r w:rsidRPr="00105C7F">
        <w:t>часових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частотних</w:t>
      </w:r>
      <w:r w:rsidR="001D28F3">
        <w:t xml:space="preserve"> </w:t>
      </w:r>
      <w:r w:rsidRPr="00105C7F">
        <w:t>індексів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</m:oMath>
      <w:r w:rsidRPr="00105C7F">
        <w:t>,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05C7F">
        <w:t>;</w:t>
      </w:r>
      <w:r w:rsidR="001D28F3">
        <w:t xml:space="preserve"> </w:t>
      </w:r>
      <w:r w:rsidRPr="00105C7F">
        <w:t>три</w:t>
      </w:r>
      <w:r w:rsidR="001D28F3">
        <w:t xml:space="preserve"> </w:t>
      </w:r>
      <w:r w:rsidRPr="00105C7F">
        <w:t>стадії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(рядкові</w:t>
      </w:r>
      <w:r w:rsidR="001D28F3">
        <w:t xml:space="preserve"> </w:t>
      </w:r>
      <w:r w:rsidRPr="00105C7F">
        <w:t>ДПФ-4,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матрицю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множників,</w:t>
      </w:r>
      <w:r w:rsidR="001D28F3">
        <w:t xml:space="preserve"> </w:t>
      </w:r>
      <w:r w:rsidRPr="00105C7F">
        <w:t>стовпцеві</w:t>
      </w:r>
      <w:r w:rsidR="001D28F3">
        <w:t xml:space="preserve"> </w:t>
      </w:r>
      <w:r w:rsidRPr="00105C7F">
        <w:t>ДПФ-4);</w:t>
      </w:r>
      <w:r w:rsidR="001D28F3">
        <w:t xml:space="preserve"> </w:t>
      </w:r>
      <w:r w:rsidRPr="00105C7F">
        <w:t>таблицю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r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</m:oMath>
      <w:r w:rsidRPr="00105C7F">
        <w:t>;</w:t>
      </w:r>
      <w:r w:rsidR="001D28F3">
        <w:t xml:space="preserve"> </w:t>
      </w:r>
      <w:r w:rsidRPr="00105C7F">
        <w:t>оптимізований</w:t>
      </w:r>
      <w:r w:rsidR="001D28F3">
        <w:t xml:space="preserve"> </w:t>
      </w:r>
      <w:r w:rsidRPr="00105C7F">
        <w:t>4-точковий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2.2).</w:t>
      </w:r>
    </w:p>
    <w:p w14:paraId="6EDE8A69" w14:textId="446BC8C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Розроблено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).</w:t>
      </w:r>
      <w:r w:rsidR="001D28F3">
        <w:t xml:space="preserve"> </w:t>
      </w:r>
      <w:r w:rsidRPr="00105C7F">
        <w:t>Визначено</w:t>
      </w:r>
      <w:r w:rsidR="001D28F3">
        <w:t xml:space="preserve"> </w:t>
      </w:r>
      <w:r w:rsidRPr="00105C7F"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(повний</w:t>
      </w:r>
      <w:r w:rsidR="001D28F3">
        <w:t xml:space="preserve"> </w:t>
      </w:r>
      <w:r w:rsidRPr="00105C7F">
        <w:t>шлях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дуги)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w:r w:rsidRPr="00105C7F">
        <w:t>паралелізму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Pr="00105C7F">
        <w:t>;</w:t>
      </w:r>
      <w:r w:rsidR="001D28F3">
        <w:t xml:space="preserve"> </w:t>
      </w:r>
      <w:r w:rsidRPr="00105C7F">
        <w:t>теоретичну</w:t>
      </w:r>
      <w:r w:rsidR="001D28F3">
        <w:t xml:space="preserve"> </w:t>
      </w:r>
      <w:r w:rsidRPr="00105C7F">
        <w:t>верхню</w:t>
      </w:r>
      <w:r w:rsidR="001D28F3">
        <w:t xml:space="preserve"> </w:t>
      </w:r>
      <w:r w:rsidRPr="00105C7F">
        <w:t>межу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(без</w:t>
      </w:r>
      <w:r w:rsidR="001D28F3">
        <w:t xml:space="preserve"> </w:t>
      </w:r>
      <w:r w:rsidRPr="00105C7F">
        <w:t>урахування</w:t>
      </w:r>
      <w:r w:rsidR="001D28F3">
        <w:t xml:space="preserve"> </w:t>
      </w:r>
      <w:r w:rsidRPr="00105C7F">
        <w:t>дуг)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досягнуто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значну</w:t>
      </w:r>
      <w:r w:rsidR="001D28F3">
        <w:t xml:space="preserve"> </w:t>
      </w:r>
      <w:r w:rsidRPr="00105C7F">
        <w:t>частку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передавання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(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6 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шляху).</w:t>
      </w:r>
      <w:r w:rsidR="001D28F3">
        <w:t xml:space="preserve"> </w:t>
      </w:r>
      <w:r w:rsidRPr="00105C7F">
        <w:t>Гранична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lastRenderedPageBreak/>
        <w:t>одночасна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незалежних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twiddle</w:t>
      </w:r>
      <w:r w:rsidRPr="00105C7F">
        <w:t>-вузлів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2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2.3,</w:t>
      </w:r>
      <w:r w:rsidR="001D28F3">
        <w:t xml:space="preserve"> </w:t>
      </w:r>
      <w:r w:rsidRPr="00105C7F">
        <w:t>4.3.3,</w:t>
      </w:r>
      <w:r w:rsidR="001D28F3">
        <w:t xml:space="preserve"> </w:t>
      </w:r>
      <w:r w:rsidRPr="00105C7F">
        <w:t>4.4.2).</w:t>
      </w:r>
    </w:p>
    <w:p w14:paraId="6A70DA3A" w14:textId="258F1289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Реалізовано</w:t>
      </w:r>
      <w:r w:rsidR="001D28F3">
        <w:t xml:space="preserve"> </w:t>
      </w:r>
      <w:r w:rsidRPr="00105C7F">
        <w:t>веб-симулятор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стеку</w:t>
      </w:r>
      <w:r w:rsidR="001D28F3">
        <w:t xml:space="preserve"> </w:t>
      </w:r>
      <w:r w:rsidRPr="00105C7F">
        <w:t>Next.js</w:t>
      </w:r>
      <w:r w:rsidR="001D28F3">
        <w:t xml:space="preserve"> </w:t>
      </w:r>
      <w:r w:rsidRPr="00105C7F">
        <w:t>14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12</w:t>
      </w:r>
      <w:r w:rsidR="001D28F3">
        <w:t xml:space="preserve"> </w:t>
      </w:r>
      <w:r w:rsidRPr="00105C7F">
        <w:t>/</w:t>
      </w:r>
      <w:r w:rsidR="001D28F3">
        <w:t xml:space="preserve"> </w:t>
      </w:r>
      <w:proofErr w:type="spellStart"/>
      <w:r w:rsidRPr="00105C7F">
        <w:t>Zustand</w:t>
      </w:r>
      <w:proofErr w:type="spellEnd"/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чотирикроковий</w:t>
      </w:r>
      <w:proofErr w:type="spellEnd"/>
      <w:r w:rsidR="001D28F3">
        <w:t xml:space="preserve"> </w:t>
      </w:r>
      <w:r w:rsidRPr="00105C7F">
        <w:t>метод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tick</w:t>
      </w:r>
      <w:r w:rsidRPr="00F627B1">
        <w:rPr>
          <w:rStyle w:val="VerbatimChar"/>
          <w:rFonts w:ascii="Times New Roman" w:hAnsi="Times New Roman"/>
          <w:lang w:val="uk-UA"/>
          <w:rPrChange w:id="22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(доставка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розміщення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токенів).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22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D2071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ru-RU"/>
          <w:rPrChange w:id="22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програмно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математичної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2.</w:t>
      </w:r>
      <w:r w:rsidR="001D28F3">
        <w:t xml:space="preserve"> </w:t>
      </w:r>
      <w:r w:rsidRPr="00105C7F">
        <w:t>Анімація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реалізована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лінійну</w:t>
      </w:r>
      <w:r w:rsidR="001D28F3">
        <w:t xml:space="preserve"> </w:t>
      </w:r>
      <w:r w:rsidRPr="00105C7F">
        <w:t>інтерполяцію</w:t>
      </w:r>
      <w:r w:rsidR="001D28F3">
        <w:t xml:space="preserve"> </w:t>
      </w:r>
      <w:r w:rsidRPr="00105C7F">
        <w:t>позиції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t>дузі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w:r w:rsidRPr="00105C7F">
        <w:t>прогресу,</w:t>
      </w:r>
      <w:r w:rsidR="001D28F3">
        <w:t xml:space="preserve"> </w:t>
      </w:r>
      <w:r w:rsidRPr="00105C7F">
        <w:t>теплова</w:t>
      </w:r>
      <w:r w:rsidR="001D28F3">
        <w:t xml:space="preserve"> </w:t>
      </w:r>
      <w:r w:rsidRPr="00105C7F">
        <w:t>карта</w:t>
      </w:r>
      <w:r w:rsidR="001D28F3">
        <w:t xml:space="preserve"> </w:t>
      </w:r>
      <w:r w:rsidRPr="00105C7F">
        <w:t>активності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t>експоненційне</w:t>
      </w:r>
      <w:proofErr w:type="spellEnd"/>
      <w:r w:rsidR="001D28F3">
        <w:t xml:space="preserve"> </w:t>
      </w:r>
      <w:r w:rsidRPr="00105C7F">
        <w:t>затухання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коефіцієнтом</w:t>
      </w:r>
      <w:r w:rsidR="001D28F3"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92</m:t>
        </m:r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кадр</w:t>
      </w:r>
      <w:r w:rsidR="001D28F3">
        <w:t xml:space="preserve"> </w:t>
      </w:r>
      <w:r w:rsidRPr="00105C7F">
        <w:t>(</w:t>
      </w:r>
      <w:proofErr w:type="spellStart"/>
      <w:r w:rsidRPr="00105C7F">
        <w:t>розд</w:t>
      </w:r>
      <w:proofErr w:type="spellEnd"/>
      <w:r w:rsidRPr="00105C7F">
        <w:t>.</w:t>
      </w:r>
      <w:r w:rsidR="001D28F3">
        <w:t xml:space="preserve"> </w:t>
      </w:r>
      <w:r w:rsidRPr="00105C7F">
        <w:t>3).</w:t>
      </w:r>
    </w:p>
    <w:p w14:paraId="0670CC33" w14:textId="2C2A8D39" w:rsidR="008D43BA" w:rsidRPr="00105C7F" w:rsidRDefault="008D43BA" w:rsidP="00D2071F">
      <w:pPr>
        <w:pStyle w:val="ASUNumberedList"/>
        <w:numPr>
          <w:ilvl w:val="0"/>
          <w:numId w:val="44"/>
        </w:numPr>
      </w:pPr>
      <w:proofErr w:type="spellStart"/>
      <w:r w:rsidRPr="00105C7F">
        <w:t>Верифіковано</w:t>
      </w:r>
      <w:proofErr w:type="spellEnd"/>
      <w:r w:rsidR="001D28F3">
        <w:t xml:space="preserve"> </w:t>
      </w:r>
      <w:r w:rsidRPr="00105C7F">
        <w:t>коректність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сценаріях</w:t>
      </w:r>
      <w:r w:rsidR="001D28F3">
        <w:t xml:space="preserve"> </w:t>
      </w:r>
      <w:r w:rsidRPr="00105C7F">
        <w:t>(табл.</w:t>
      </w:r>
      <w:r w:rsidR="001D28F3">
        <w:t xml:space="preserve"> </w:t>
      </w:r>
      <w:hyperlink w:anchor="tab:scenarios">
        <w:r w:rsidRPr="00D2071F">
          <w:rPr>
            <w:rStyle w:val="Hyperlink"/>
            <w:rFonts w:eastAsiaTheme="minorEastAsia"/>
          </w:rPr>
          <w:t>1</w:t>
        </w:r>
      </w:hyperlink>
      <w:r w:rsidRPr="00105C7F">
        <w:t>):</w:t>
      </w:r>
      <w:r w:rsidR="001D28F3">
        <w:t xml:space="preserve"> </w:t>
      </w:r>
      <w:r w:rsidRPr="00105C7F">
        <w:t>функція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F627B1">
        <w:rPr>
          <w:rStyle w:val="VerbatimChar"/>
          <w:rFonts w:ascii="Times New Roman" w:hAnsi="Times New Roman"/>
          <w:lang w:val="ru-RU"/>
          <w:rPrChange w:id="22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виявила</w:t>
      </w:r>
      <w:r w:rsidR="001D28F3">
        <w:t xml:space="preserve"> </w:t>
      </w:r>
      <w:r w:rsidRPr="00105C7F">
        <w:t>жодного</w:t>
      </w:r>
      <w:r w:rsidR="001D28F3">
        <w:t xml:space="preserve"> </w:t>
      </w:r>
      <w:r w:rsidRPr="00105C7F">
        <w:t>розбіжного</w:t>
      </w:r>
      <w:r w:rsidR="001D28F3">
        <w:t xml:space="preserve"> </w:t>
      </w:r>
      <w:r w:rsidRPr="00105C7F">
        <w:t>спектрального</w:t>
      </w:r>
      <w:r w:rsidR="001D28F3">
        <w:t xml:space="preserve"> </w:t>
      </w:r>
      <w:r w:rsidRPr="00105C7F">
        <w:t>відліку;</w:t>
      </w:r>
      <w:r w:rsidR="001D28F3">
        <w:t xml:space="preserve"> </w:t>
      </w:r>
      <w:r w:rsidRPr="00105C7F">
        <w:t>максимальна</w:t>
      </w:r>
      <w:r w:rsidR="001D28F3">
        <w:t xml:space="preserve"> </w:t>
      </w:r>
      <w:r w:rsidRPr="00105C7F">
        <w:t>абсолютна</w:t>
      </w:r>
      <w:r w:rsidR="001D28F3">
        <w:t xml:space="preserve"> </w:t>
      </w:r>
      <w:r w:rsidRPr="00105C7F">
        <w:t>похибка</w:t>
      </w:r>
      <w:r w:rsidR="001D28F3">
        <w:t xml:space="preserve"> </w:t>
      </w:r>
      <w:r w:rsidRPr="00105C7F">
        <w:t>дорівнює</w:t>
      </w:r>
      <w:r w:rsidR="001D28F3">
        <w:t xml:space="preserve"> </w:t>
      </w:r>
      <w:r w:rsidRPr="00105C7F">
        <w:t>нулю</w:t>
      </w:r>
      <w:r w:rsidR="001D28F3">
        <w:t xml:space="preserve"> </w:t>
      </w:r>
      <w:r w:rsidRPr="00105C7F">
        <w:t>(бітовий</w:t>
      </w:r>
      <w:r w:rsidR="001D28F3">
        <w:t xml:space="preserve"> </w:t>
      </w:r>
      <w:r w:rsidRPr="00105C7F">
        <w:t>збіг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fft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D2071F">
        <w:rPr>
          <w:rStyle w:val="VerbatimChar"/>
          <w:rFonts w:ascii="Times New Roman" w:hAnsi="Times New Roman" w:cs="Times New Roman"/>
        </w:rPr>
        <w:t>js</w:t>
      </w:r>
      <w:proofErr w:type="spellEnd"/>
      <w:r w:rsidRPr="00105C7F">
        <w:t>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всіх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сценаріях,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великим</w:t>
      </w:r>
      <w:r w:rsidR="001D28F3">
        <w:t xml:space="preserve"> </w:t>
      </w:r>
      <w:r w:rsidRPr="00105C7F">
        <w:t>запасом</w:t>
      </w:r>
      <w:r w:rsidR="001D28F3">
        <w:t xml:space="preserve"> </w:t>
      </w:r>
      <w:r w:rsidRPr="00105C7F">
        <w:t>задовольняє</w:t>
      </w:r>
      <w:r w:rsidR="001D28F3">
        <w:t xml:space="preserve"> </w:t>
      </w:r>
      <w:r w:rsidRPr="00105C7F">
        <w:t>поріг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ермітову</w:t>
      </w:r>
      <w:r w:rsidR="001D28F3">
        <w:t xml:space="preserve"> </w:t>
      </w:r>
      <w:r w:rsidRPr="00105C7F">
        <w:t>симетрію</w:t>
      </w:r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дійсних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4.3).</w:t>
      </w:r>
    </w:p>
    <w:p w14:paraId="30566DEF" w14:textId="6F032495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Експериментально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паралелізм</w:t>
      </w:r>
      <w:r w:rsidR="001D28F3">
        <w:t xml:space="preserve"> </w:t>
      </w:r>
      <w:proofErr w:type="spellStart"/>
      <w:r w:rsidRPr="00105C7F">
        <w:t>dataflow</w:t>
      </w:r>
      <w:proofErr w:type="spellEnd"/>
      <w:r w:rsidRPr="00105C7F">
        <w:t>-моделі:</w:t>
      </w:r>
      <w:r w:rsidR="001D28F3">
        <w:t xml:space="preserve"> </w:t>
      </w:r>
      <w:r w:rsidRPr="00105C7F">
        <w:t>практичний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ps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3400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t>затримок</w:t>
      </w:r>
      <w:r w:rsidR="001D28F3">
        <w:t xml:space="preserve"> </w:t>
      </w:r>
      <w:r w:rsidRPr="00105C7F">
        <w:t>дуг,</w:t>
      </w:r>
      <w:r w:rsidR="001D28F3">
        <w:t xml:space="preserve"> </w:t>
      </w:r>
      <w:r w:rsidRPr="00105C7F">
        <w:t>теоретичний</w:t>
      </w:r>
      <w:r w:rsidR="001D28F3">
        <w:t xml:space="preserve"> </w:t>
      </w:r>
      <w:r w:rsidRPr="00105C7F">
        <w:t>верхній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  <m:sup>
            <m:r>
              <m:rPr>
                <m:nor/>
              </m:rPr>
              <m:t>теор</m:t>
            </m:r>
          </m:sup>
        </m:sSubSup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</m:oMath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них;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лежать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(мобільність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0),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свідчить</w:t>
      </w:r>
      <w:r w:rsidR="001D28F3">
        <w:t xml:space="preserve"> </w:t>
      </w:r>
      <w:r w:rsidRPr="00105C7F">
        <w:t>про</w:t>
      </w:r>
      <w:r w:rsidR="001D28F3">
        <w:t xml:space="preserve"> </w:t>
      </w:r>
      <w:r w:rsidRPr="00105C7F">
        <w:t>максимально</w:t>
      </w:r>
      <w:r w:rsidR="001D28F3">
        <w:t xml:space="preserve"> </w:t>
      </w:r>
      <w:r w:rsidRPr="00105C7F">
        <w:t>щільну</w:t>
      </w:r>
      <w:r w:rsidR="001D28F3">
        <w:t xml:space="preserve"> </w:t>
      </w:r>
      <w:r w:rsidRPr="00105C7F">
        <w:t>компоновку</w:t>
      </w:r>
      <w:r w:rsidR="001D28F3">
        <w:t xml:space="preserve"> </w:t>
      </w:r>
      <w:r w:rsidRPr="00105C7F">
        <w:t>DFG.</w:t>
      </w:r>
      <w:r w:rsidR="001D28F3">
        <w:t xml:space="preserve"> </w:t>
      </w:r>
      <w:r w:rsidRPr="00105C7F">
        <w:t>Метрика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latencyEmaMs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стаціонарному</w:t>
      </w:r>
      <w:r w:rsidR="001D28F3">
        <w:t xml:space="preserve"> </w:t>
      </w:r>
      <w:r w:rsidRPr="00105C7F">
        <w:t>режимі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аналітичним</w:t>
      </w:r>
      <w:r w:rsidR="001D28F3">
        <w:t xml:space="preserve"> </w:t>
      </w:r>
      <w:r w:rsidRPr="00105C7F">
        <w:t>критичним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одиниць;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4.4.2).</w:t>
      </w:r>
    </w:p>
    <w:p w14:paraId="7EC44682" w14:textId="4746CDEC" w:rsidR="008D43BA" w:rsidRPr="00105C7F" w:rsidRDefault="008D43BA" w:rsidP="00D2071F">
      <w:pPr>
        <w:pStyle w:val="ASUNumberedList"/>
        <w:numPr>
          <w:ilvl w:val="0"/>
          <w:numId w:val="44"/>
        </w:numPr>
      </w:pPr>
      <w:r w:rsidRPr="00105C7F">
        <w:t>Підтверджено</w:t>
      </w:r>
      <w:r w:rsidR="001D28F3">
        <w:t xml:space="preserve"> </w:t>
      </w:r>
      <w:r w:rsidRPr="00105C7F">
        <w:t>детермінованість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(NF5):</w:t>
      </w:r>
      <w:r w:rsidR="001D28F3">
        <w:t xml:space="preserve"> </w:t>
      </w:r>
      <w:r w:rsidRPr="00105C7F">
        <w:t>два</w:t>
      </w:r>
      <w:r w:rsidR="001D28F3">
        <w:t xml:space="preserve"> </w:t>
      </w:r>
      <w:r w:rsidRPr="00105C7F">
        <w:t>повторні</w:t>
      </w:r>
      <w:r w:rsidR="001D28F3">
        <w:t xml:space="preserve"> </w:t>
      </w:r>
      <w:r w:rsidRPr="00105C7F">
        <w:t>прогони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D2071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дали</w:t>
      </w:r>
      <w:r w:rsidR="001D28F3">
        <w:t xml:space="preserve"> </w:t>
      </w:r>
      <w:r w:rsidRPr="00105C7F">
        <w:t>ідентичні</w:t>
      </w:r>
      <w:r w:rsidR="001D28F3">
        <w:t xml:space="preserve"> </w:t>
      </w:r>
      <w:r w:rsidRPr="00105C7F">
        <w:t>послідовності</w:t>
      </w:r>
      <w:r w:rsidR="001D28F3">
        <w:t xml:space="preserve"> </w:t>
      </w:r>
      <w:r w:rsidRPr="00105C7F">
        <w:t>40</w:t>
      </w:r>
      <w:r w:rsidR="001D28F3">
        <w:t xml:space="preserve"> </w:t>
      </w:r>
      <w:r w:rsidRPr="00105C7F">
        <w:t>подій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бітово</w:t>
      </w:r>
      <w:proofErr w:type="spellEnd"/>
      <w:r w:rsidR="001D28F3">
        <w:t xml:space="preserve"> </w:t>
      </w:r>
      <w:r w:rsidRPr="00105C7F">
        <w:t>однакові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Pr="00105C7F">
        <w:t>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вісім</w:t>
      </w:r>
      <w:r w:rsidR="001D28F3">
        <w:t xml:space="preserve"> </w:t>
      </w:r>
      <w:r w:rsidRPr="00105C7F">
        <w:t>нефункціональних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(точність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Pr="00105C7F">
        <w:t>,</w:t>
      </w:r>
      <w:r w:rsidR="001D28F3">
        <w:t xml:space="preserve"> </w:t>
      </w:r>
      <w:r w:rsidRPr="00105C7F">
        <w:t>відгук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 w:rsidR="001D28F3">
        <w:t xml:space="preserve"> </w:t>
      </w:r>
      <w:r w:rsidRPr="00105C7F">
        <w:t>мс,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60</m:t>
        </m:r>
      </m:oMath>
      <w:r w:rsidR="001D28F3">
        <w:t xml:space="preserve"> </w:t>
      </w:r>
      <w:proofErr w:type="spellStart"/>
      <w:r w:rsidRPr="00105C7F">
        <w:t>fps</w:t>
      </w:r>
      <w:proofErr w:type="spellEnd"/>
      <w:r w:rsidRPr="00105C7F">
        <w:t>,</w:t>
      </w:r>
      <w:r w:rsidR="001D28F3">
        <w:t xml:space="preserve"> </w:t>
      </w:r>
      <w:r w:rsidRPr="00105C7F">
        <w:lastRenderedPageBreak/>
        <w:t>портативність,</w:t>
      </w:r>
      <w:r w:rsidR="001D28F3">
        <w:t xml:space="preserve"> </w:t>
      </w:r>
      <w:r w:rsidRPr="00105C7F">
        <w:t>детермінованість,</w:t>
      </w:r>
      <w:r w:rsidR="001D28F3">
        <w:t xml:space="preserve"> </w:t>
      </w:r>
      <w:r w:rsidRPr="00105C7F">
        <w:t>відкритий</w:t>
      </w:r>
      <w:r w:rsidR="001D28F3">
        <w:t xml:space="preserve"> </w:t>
      </w:r>
      <w:r w:rsidRPr="00105C7F">
        <w:t>код,</w:t>
      </w:r>
      <w:r w:rsidR="001D28F3">
        <w:t xml:space="preserve"> </w:t>
      </w:r>
      <w:r w:rsidRPr="00105C7F">
        <w:t>робота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встановлення,</w:t>
      </w:r>
      <w:r w:rsidR="001D28F3">
        <w:t xml:space="preserve"> </w:t>
      </w:r>
      <w:r w:rsidRPr="00105C7F">
        <w:t>зручність)</w:t>
      </w:r>
      <w:r w:rsidR="001D28F3">
        <w:t xml:space="preserve"> </w:t>
      </w:r>
      <w:r w:rsidRPr="00105C7F">
        <w:t>підтверджено</w:t>
      </w:r>
      <w:r w:rsidR="001D28F3">
        <w:t xml:space="preserve"> </w:t>
      </w:r>
      <w:r w:rsidRPr="00105C7F">
        <w:t>(табл.</w:t>
      </w:r>
      <w:r w:rsidR="001D28F3">
        <w:t xml:space="preserve"> </w:t>
      </w:r>
      <w:hyperlink w:anchor="tab:nf_verify">
        <w:r w:rsidRPr="00D2071F">
          <w:rPr>
            <w:rStyle w:val="Hyperlink"/>
            <w:rFonts w:eastAsiaTheme="minorEastAsia"/>
          </w:rPr>
          <w:t>2</w:t>
        </w:r>
      </w:hyperlink>
      <w:r w:rsidRPr="00105C7F">
        <w:t>);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них</w:t>
      </w:r>
      <w:r w:rsidR="001D28F3">
        <w:t xml:space="preserve"> </w:t>
      </w:r>
      <w:r w:rsidRPr="00105C7F">
        <w:t>(NF1,</w:t>
      </w:r>
      <w:r w:rsidR="001D28F3">
        <w:t xml:space="preserve"> </w:t>
      </w:r>
      <w:r w:rsidRPr="00105C7F">
        <w:t>NF5,</w:t>
      </w:r>
      <w:r w:rsidR="001D28F3">
        <w:t xml:space="preserve"> </w:t>
      </w:r>
      <w:r w:rsidRPr="00105C7F">
        <w:t>NF6,</w:t>
      </w:r>
      <w:r w:rsidR="001D28F3">
        <w:t xml:space="preserve"> </w:t>
      </w:r>
      <w:r w:rsidRPr="00105C7F">
        <w:t>NF7)</w:t>
      </w:r>
      <w:r w:rsidR="001D28F3">
        <w:t xml:space="preserve"> </w:t>
      </w:r>
      <w:r w:rsidRPr="00105C7F">
        <w:t>перевірені</w:t>
      </w:r>
      <w:r w:rsidR="001D28F3">
        <w:t xml:space="preserve"> </w:t>
      </w:r>
      <w:r w:rsidRPr="00105C7F">
        <w:t>автоматизованим</w:t>
      </w:r>
      <w:r w:rsidR="001D28F3">
        <w:t xml:space="preserve"> </w:t>
      </w:r>
      <w:proofErr w:type="spellStart"/>
      <w:r w:rsidRPr="00105C7F">
        <w:t>харнесом</w:t>
      </w:r>
      <w:proofErr w:type="spellEnd"/>
      <w:r w:rsidRPr="00105C7F">
        <w:t>,</w:t>
      </w:r>
      <w:r w:rsidR="001D28F3">
        <w:t xml:space="preserve"> </w:t>
      </w:r>
      <w:r w:rsidRPr="00105C7F">
        <w:t>решта</w:t>
      </w:r>
      <w:r w:rsidR="001D28F3">
        <w:t xml:space="preserve"> </w:t>
      </w:r>
      <w:r w:rsidRPr="00105C7F">
        <w:t>(NF2,</w:t>
      </w:r>
      <w:r w:rsidR="001D28F3">
        <w:t xml:space="preserve"> </w:t>
      </w:r>
      <w:r w:rsidRPr="00105C7F">
        <w:t>NF3,</w:t>
      </w:r>
      <w:r w:rsidR="001D28F3">
        <w:t xml:space="preserve"> </w:t>
      </w:r>
      <w:r w:rsidRPr="00105C7F">
        <w:t>NF4,</w:t>
      </w:r>
      <w:r w:rsidR="001D28F3">
        <w:t xml:space="preserve"> </w:t>
      </w:r>
      <w:r w:rsidRPr="00105C7F">
        <w:t>NF8)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ручними</w:t>
      </w:r>
      <w:r w:rsidR="001D28F3">
        <w:t xml:space="preserve"> </w:t>
      </w:r>
      <w:r w:rsidRPr="00105C7F">
        <w:t>замірами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del w:id="2280" w:author="Хмарка Любима" w:date="2026-05-24T17:35:00Z">
        <w:r w:rsidR="001D28F3">
          <w:delText xml:space="preserve"> </w:delText>
        </w:r>
        <w:r w:rsidRPr="00105C7F">
          <w:delText>за</w:delText>
        </w:r>
        <w:r w:rsidR="001D28F3">
          <w:delText xml:space="preserve"> </w:delText>
        </w:r>
        <w:r w:rsidRPr="00105C7F">
          <w:delText>процедурою</w:delText>
        </w:r>
        <w:r w:rsidR="001D28F3">
          <w:delText xml:space="preserve"> </w:delText>
        </w:r>
        <w:r w:rsidRPr="00105C7F">
          <w:delText>з</w:delText>
        </w:r>
        <w:r w:rsidR="001D28F3">
          <w:delText xml:space="preserve"> </w:delText>
        </w:r>
        <w:r w:rsidRPr="00105C7F">
          <w:delText>файлу</w:delText>
        </w:r>
        <w:r w:rsidR="001D28F3">
          <w:delText xml:space="preserve"> </w:delText>
        </w:r>
        <w:r w:rsidRPr="00D2071F">
          <w:rPr>
            <w:rStyle w:val="VerbatimChar"/>
            <w:rFonts w:ascii="Times New Roman" w:hAnsi="Times New Roman" w:cs="Times New Roman"/>
          </w:rPr>
          <w:delText>section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D2071F">
          <w:rPr>
            <w:rStyle w:val="VerbatimChar"/>
            <w:rFonts w:ascii="Times New Roman" w:hAnsi="Times New Roman" w:cs="Times New Roman"/>
          </w:rPr>
          <w:delText>user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D2071F">
          <w:rPr>
            <w:rStyle w:val="VerbatimChar"/>
            <w:rFonts w:ascii="Times New Roman" w:hAnsi="Times New Roman" w:cs="Times New Roman"/>
          </w:rPr>
          <w:delText>tasks</w:delText>
        </w:r>
        <w:r w:rsidRPr="00F627B1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D2071F">
          <w:rPr>
            <w:rStyle w:val="VerbatimChar"/>
            <w:rFonts w:ascii="Times New Roman" w:hAnsi="Times New Roman" w:cs="Times New Roman"/>
          </w:rPr>
          <w:delText>md</w:delText>
        </w:r>
      </w:del>
      <w:r w:rsidRPr="00105C7F">
        <w:t>.</w:t>
      </w:r>
    </w:p>
    <w:p w14:paraId="4AD1DD84" w14:textId="440FBA1F" w:rsidR="008D43BA" w:rsidRPr="00105C7F" w:rsidRDefault="008D43BA" w:rsidP="00D2071F">
      <w:pPr>
        <w:pStyle w:val="ASUBodyText"/>
      </w:pPr>
      <w:r w:rsidRPr="00105C7F">
        <w:rPr>
          <w:b/>
          <w:bCs/>
        </w:rPr>
        <w:t>Практичне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значення.</w:t>
      </w:r>
      <w:r w:rsidR="001D28F3">
        <w:t xml:space="preserve"> </w:t>
      </w:r>
      <w:r w:rsidRPr="00105C7F">
        <w:t>Розроблений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навчально-дослідницьким</w:t>
      </w:r>
      <w:r w:rsidR="001D28F3">
        <w:t xml:space="preserve"> </w:t>
      </w:r>
      <w:r w:rsidRPr="00105C7F">
        <w:t>інструментом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вивчення</w:t>
      </w:r>
      <w:r w:rsidR="001D28F3">
        <w:t xml:space="preserve"> </w:t>
      </w:r>
      <w:r w:rsidRPr="00105C7F">
        <w:t>потокових</w:t>
      </w:r>
      <w:r w:rsidR="001D28F3">
        <w:t xml:space="preserve"> </w:t>
      </w:r>
      <w:r w:rsidRPr="00105C7F">
        <w:t>алгоритмів</w:t>
      </w:r>
      <w:r w:rsidR="001D28F3">
        <w:t xml:space="preserve"> </w:t>
      </w:r>
      <w:r w:rsidRPr="00105C7F">
        <w:t>цифрового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курсах</w:t>
      </w:r>
      <w:r w:rsidR="001D28F3">
        <w:t xml:space="preserve"> </w:t>
      </w:r>
      <w:r w:rsidRPr="00105C7F">
        <w:t>«Цифрове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сигналів»,</w:t>
      </w:r>
      <w:r w:rsidR="001D28F3">
        <w:t xml:space="preserve"> </w:t>
      </w:r>
      <w:r w:rsidRPr="00105C7F">
        <w:t>«Архітектура</w:t>
      </w:r>
      <w:r w:rsidR="001D28F3">
        <w:t xml:space="preserve"> </w:t>
      </w:r>
      <w:r w:rsidRPr="00105C7F">
        <w:t>обчислювальних</w:t>
      </w:r>
      <w:r w:rsidR="001D28F3">
        <w:t xml:space="preserve"> </w:t>
      </w:r>
      <w:r w:rsidRPr="00105C7F">
        <w:t>систем»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«Паралельні</w:t>
      </w:r>
      <w:r w:rsidR="001D28F3">
        <w:t xml:space="preserve"> </w:t>
      </w:r>
      <w:r w:rsidRPr="00105C7F">
        <w:t>обчислення»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бакалаврській</w:t>
      </w:r>
      <w:r w:rsidR="001D28F3">
        <w:t xml:space="preserve"> </w:t>
      </w:r>
      <w:r w:rsidRPr="00105C7F">
        <w:t>програмі</w:t>
      </w:r>
      <w:r w:rsidR="001D28F3">
        <w:t xml:space="preserve"> </w:t>
      </w:r>
      <w:r w:rsidRPr="00105C7F">
        <w:t>122</w:t>
      </w:r>
      <w:r w:rsidR="001D28F3">
        <w:t xml:space="preserve"> </w:t>
      </w:r>
      <w:r w:rsidRPr="00105C7F">
        <w:t>«Комп’ютерні</w:t>
      </w:r>
      <w:r w:rsidR="001D28F3">
        <w:t xml:space="preserve"> </w:t>
      </w:r>
      <w:r w:rsidRPr="00105C7F">
        <w:t>науки».</w:t>
      </w:r>
      <w:r w:rsidR="001D28F3">
        <w:t xml:space="preserve"> </w:t>
      </w:r>
      <w:r w:rsidRPr="00105C7F">
        <w:t>Застосунок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реальний</w:t>
      </w:r>
      <w:r w:rsidR="001D28F3">
        <w:t xml:space="preserve"> </w:t>
      </w:r>
      <w:r w:rsidRPr="00105C7F">
        <w:t>алгоритм</w:t>
      </w:r>
      <w:r w:rsidR="001D28F3">
        <w:t xml:space="preserve"> </w:t>
      </w:r>
      <w:r w:rsidRPr="00105C7F">
        <w:t>radix-4</w:t>
      </w:r>
      <w:r w:rsidR="001D28F3">
        <w:t xml:space="preserve"> </w:t>
      </w:r>
      <w:r w:rsidRPr="00105C7F">
        <w:t>(а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імітацію),</w:t>
      </w:r>
      <w:r w:rsidR="001D28F3">
        <w:t xml:space="preserve"> </w:t>
      </w:r>
      <w:r w:rsidRPr="00105C7F">
        <w:t>доступний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будь-який</w:t>
      </w:r>
      <w:r w:rsidR="001D28F3">
        <w:t xml:space="preserve"> </w:t>
      </w:r>
      <w:r w:rsidRPr="00105C7F">
        <w:t>сучасний</w:t>
      </w:r>
      <w:r w:rsidR="001D28F3">
        <w:t xml:space="preserve"> </w:t>
      </w:r>
      <w:r w:rsidRPr="00105C7F">
        <w:t>веб-браузер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встановлення</w:t>
      </w:r>
      <w:r w:rsidR="001D28F3">
        <w:t xml:space="preserve"> </w:t>
      </w:r>
      <w:r w:rsidRPr="00105C7F">
        <w:t>додаткового</w:t>
      </w:r>
      <w:r w:rsidR="001D28F3">
        <w:t xml:space="preserve"> </w:t>
      </w:r>
      <w:r w:rsidRPr="00105C7F">
        <w:t>програмного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підтримує</w:t>
      </w:r>
      <w:r w:rsidR="001D28F3">
        <w:t xml:space="preserve"> </w:t>
      </w:r>
      <w:r w:rsidRPr="00105C7F">
        <w:t>регульовану</w:t>
      </w:r>
      <w:r w:rsidR="001D28F3">
        <w:t xml:space="preserve"> </w:t>
      </w:r>
      <w:r w:rsidRPr="00105C7F">
        <w:t>швидкість,</w:t>
      </w:r>
      <w:r w:rsidR="001D28F3">
        <w:t xml:space="preserve"> </w:t>
      </w:r>
      <w:r w:rsidRPr="00105C7F">
        <w:t>покроковий</w:t>
      </w:r>
      <w:r w:rsidR="001D28F3">
        <w:t xml:space="preserve"> </w:t>
      </w:r>
      <w:r w:rsidRPr="00105C7F">
        <w:t>режим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сигналів,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робить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зручним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демонстрації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лекційних</w:t>
      </w:r>
      <w:r w:rsidR="001D28F3">
        <w:t xml:space="preserve"> </w:t>
      </w:r>
      <w:r w:rsidRPr="00105C7F">
        <w:t>занять.</w:t>
      </w:r>
      <w:r w:rsidR="001D28F3">
        <w:t xml:space="preserve"> </w:t>
      </w:r>
      <w:r w:rsidRPr="00105C7F">
        <w:t>Архітектура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t>)</w:t>
      </w:r>
      <w:r w:rsidR="001D28F3">
        <w:t xml:space="preserve"> </w:t>
      </w:r>
      <w:r w:rsidRPr="00105C7F">
        <w:t>може</w:t>
      </w:r>
      <w:r w:rsidR="001D28F3">
        <w:t xml:space="preserve"> </w:t>
      </w:r>
      <w:r w:rsidRPr="00105C7F">
        <w:t>слугувати</w:t>
      </w:r>
      <w:r w:rsidR="001D28F3">
        <w:t xml:space="preserve"> </w:t>
      </w:r>
      <w:r w:rsidRPr="00105C7F">
        <w:t>вихідною</w:t>
      </w:r>
      <w:r w:rsidR="001D28F3">
        <w:t xml:space="preserve"> </w:t>
      </w:r>
      <w:r w:rsidRPr="00105C7F">
        <w:t>специфікацією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апаратної</w:t>
      </w:r>
      <w:r w:rsidR="001D28F3">
        <w:t xml:space="preserve"> </w:t>
      </w:r>
      <w:r w:rsidRPr="00105C7F">
        <w:t>реалізації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FPGA,</w:t>
      </w:r>
      <w:r w:rsidR="001D28F3">
        <w:t xml:space="preserve"> </w:t>
      </w:r>
      <w:r w:rsidRPr="00105C7F">
        <w:t>де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відображається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маршрутизацію</w:t>
      </w:r>
      <w:r w:rsidR="001D28F3">
        <w:t xml:space="preserve"> </w:t>
      </w:r>
      <w:r w:rsidRPr="00105C7F">
        <w:t>сигналів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DSP-блоками.</w:t>
      </w:r>
      <w:r w:rsidR="001D28F3">
        <w:t xml:space="preserve"> </w:t>
      </w:r>
      <w:r w:rsidRPr="00105C7F">
        <w:t>Відкритий</w:t>
      </w:r>
      <w:r w:rsidR="001D28F3">
        <w:t xml:space="preserve"> </w:t>
      </w:r>
      <w:r w:rsidRPr="00105C7F">
        <w:t>код</w:t>
      </w:r>
      <w:r w:rsidR="001D28F3">
        <w:t xml:space="preserve"> </w:t>
      </w:r>
      <w:r w:rsidRPr="00105C7F">
        <w:t>проекту</w:t>
      </w:r>
      <w:r w:rsidR="001D28F3">
        <w:t xml:space="preserve"> </w:t>
      </w:r>
      <w:r w:rsidRPr="00105C7F">
        <w:t>(MIT)</w:t>
      </w:r>
      <w:r w:rsidR="001D28F3">
        <w:t xml:space="preserve"> </w:t>
      </w:r>
      <w:r w:rsidRPr="00105C7F">
        <w:t>дозволяє</w:t>
      </w:r>
      <w:r w:rsidR="001D28F3">
        <w:t xml:space="preserve"> </w:t>
      </w:r>
      <w:r w:rsidRPr="00105C7F">
        <w:t>його</w:t>
      </w:r>
      <w:r w:rsidR="001D28F3">
        <w:t xml:space="preserve"> </w:t>
      </w:r>
      <w:r w:rsidRPr="00105C7F">
        <w:t>адаптацію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розширення</w:t>
      </w:r>
      <w:r w:rsidR="001D28F3">
        <w:t xml:space="preserve"> </w:t>
      </w:r>
      <w:r w:rsidRPr="00105C7F">
        <w:t>іншими</w:t>
      </w:r>
      <w:r w:rsidR="001D28F3">
        <w:t xml:space="preserve"> </w:t>
      </w:r>
      <w:r w:rsidRPr="00105C7F">
        <w:t>дослідницькими</w:t>
      </w:r>
      <w:r w:rsidR="001D28F3">
        <w:t xml:space="preserve"> </w:t>
      </w:r>
      <w:r w:rsidRPr="00105C7F">
        <w:t>групами.</w:t>
      </w:r>
    </w:p>
    <w:p w14:paraId="702BE731" w14:textId="08A1EC15" w:rsidR="008D43BA" w:rsidRPr="00105C7F" w:rsidRDefault="001557E8" w:rsidP="00105C7F">
      <w:pPr>
        <w:pStyle w:val="ASUBodyText"/>
      </w:pPr>
      <w:ins w:id="2281" w:author="Учетная запись Майкрософт" w:date="2026-05-24T17:35:00Z">
        <w:r w:rsidRPr="001557E8">
          <w:rPr>
            <w:b/>
          </w:rPr>
          <w:t>Подальші напрями вдосконалення.</w:t>
        </w:r>
      </w:ins>
      <w:r w:rsidR="00A411A6">
        <w:t xml:space="preserve"> </w:t>
      </w:r>
      <w:r w:rsidR="008D43BA" w:rsidRPr="00105C7F">
        <w:t>Симулятор</w:t>
      </w:r>
      <w:r w:rsidR="001D28F3">
        <w:t xml:space="preserve"> </w:t>
      </w:r>
      <w:r w:rsidR="008D43BA" w:rsidRPr="00105C7F">
        <w:t>обмежений</w:t>
      </w:r>
      <w:r w:rsidR="001D28F3">
        <w:t xml:space="preserve"> </w:t>
      </w:r>
      <w:r w:rsidR="008D43BA" w:rsidRPr="00105C7F">
        <w:t>фіксованим</w:t>
      </w:r>
      <w:r w:rsidR="001D28F3">
        <w:t xml:space="preserve"> </w:t>
      </w:r>
      <w:r w:rsidR="008D43BA" w:rsidRPr="00105C7F">
        <w:t>розміром</w:t>
      </w:r>
      <w:r w:rsidR="001D28F3">
        <w:t xml:space="preserve"> </w:t>
      </w:r>
      <w:r w:rsidR="008D43BA" w:rsidRPr="00105C7F">
        <w:t>перетворення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 w:rsidR="008D43BA" w:rsidRPr="00105C7F">
        <w:t>;</w:t>
      </w:r>
      <w:r w:rsidR="001D28F3">
        <w:t xml:space="preserve"> </w:t>
      </w:r>
      <w:r w:rsidR="008D43BA" w:rsidRPr="00105C7F">
        <w:t>систематичне</w:t>
      </w:r>
      <w:r w:rsidR="001D28F3">
        <w:t xml:space="preserve"> </w:t>
      </w:r>
      <w:r w:rsidR="008D43BA" w:rsidRPr="00105C7F">
        <w:t>тестування</w:t>
      </w:r>
      <w:r w:rsidR="001D28F3">
        <w:t xml:space="preserve"> </w:t>
      </w:r>
      <w:r w:rsidR="008D43BA" w:rsidRPr="00105C7F">
        <w:t>у</w:t>
      </w:r>
      <w:r w:rsidR="001D28F3">
        <w:t xml:space="preserve"> </w:t>
      </w:r>
      <w:r w:rsidR="008D43BA" w:rsidRPr="00105C7F">
        <w:t>браузері</w:t>
      </w:r>
      <w:r w:rsidR="001D28F3">
        <w:t xml:space="preserve"> </w:t>
      </w:r>
      <w:proofErr w:type="spellStart"/>
      <w:r w:rsidR="008D43BA" w:rsidRPr="00105C7F">
        <w:t>Safari</w:t>
      </w:r>
      <w:proofErr w:type="spellEnd"/>
      <w:r w:rsidR="001D28F3">
        <w:t xml:space="preserve"> </w:t>
      </w:r>
      <w:r w:rsidR="008D43BA" w:rsidRPr="00105C7F">
        <w:t>та</w:t>
      </w:r>
      <w:r w:rsidR="001D28F3">
        <w:t xml:space="preserve"> </w:t>
      </w:r>
      <w:r w:rsidR="008D43BA" w:rsidRPr="00105C7F">
        <w:t>на</w:t>
      </w:r>
      <w:r w:rsidR="001D28F3">
        <w:t xml:space="preserve"> </w:t>
      </w:r>
      <w:r w:rsidR="008D43BA" w:rsidRPr="00105C7F">
        <w:t>мобільних</w:t>
      </w:r>
      <w:r w:rsidR="001D28F3">
        <w:t xml:space="preserve"> </w:t>
      </w:r>
      <w:r w:rsidR="008D43BA" w:rsidRPr="00105C7F">
        <w:t>пристроях</w:t>
      </w:r>
      <w:r w:rsidR="001D28F3">
        <w:t xml:space="preserve"> </w:t>
      </w:r>
      <w:r w:rsidR="008D43BA" w:rsidRPr="00105C7F">
        <w:t>не</w:t>
      </w:r>
      <w:r w:rsidR="001D28F3">
        <w:t xml:space="preserve"> </w:t>
      </w:r>
      <w:r w:rsidR="008D43BA" w:rsidRPr="00105C7F">
        <w:t>проведено;</w:t>
      </w:r>
      <w:r w:rsidR="001D28F3">
        <w:t xml:space="preserve"> </w:t>
      </w:r>
      <w:r w:rsidR="008D43BA" w:rsidRPr="00105C7F">
        <w:t>довготривалий</w:t>
      </w:r>
      <w:r w:rsidR="001D28F3">
        <w:t xml:space="preserve"> </w:t>
      </w:r>
      <w:proofErr w:type="spellStart"/>
      <w:r w:rsidR="008D43BA" w:rsidRPr="00105C7F">
        <w:t>профайлінг</w:t>
      </w:r>
      <w:proofErr w:type="spellEnd"/>
      <w:r w:rsidR="001D28F3">
        <w:t xml:space="preserve"> </w:t>
      </w:r>
      <w:r w:rsidR="008D43BA" w:rsidRPr="00105C7F">
        <w:t>пам’яті</w:t>
      </w:r>
      <w:r w:rsidR="001D28F3">
        <w:t xml:space="preserve"> </w:t>
      </w:r>
      <w:r w:rsidR="008D43BA" w:rsidRPr="00105C7F">
        <w:t>(понад</w:t>
      </w:r>
      <w:r w:rsidR="001D28F3">
        <w:t xml:space="preserve"> </w:t>
      </w:r>
      <w:r w:rsidR="008D43BA" w:rsidRPr="00105C7F">
        <w:t>24</w:t>
      </w:r>
      <w:r w:rsidR="001D28F3">
        <w:t xml:space="preserve"> </w:t>
      </w:r>
      <w:r w:rsidR="008D43BA" w:rsidRPr="00105C7F">
        <w:t>години</w:t>
      </w:r>
      <w:r w:rsidR="001D28F3">
        <w:t xml:space="preserve"> </w:t>
      </w:r>
      <w:r w:rsidR="008D43BA" w:rsidRPr="00105C7F">
        <w:t>безперервної</w:t>
      </w:r>
      <w:r w:rsidR="001D28F3">
        <w:t xml:space="preserve"> </w:t>
      </w:r>
      <w:r w:rsidR="008D43BA" w:rsidRPr="00105C7F">
        <w:t>роботи)</w:t>
      </w:r>
      <w:r w:rsidR="001D28F3">
        <w:t xml:space="preserve"> </w:t>
      </w:r>
      <w:r w:rsidR="008D43BA" w:rsidRPr="00105C7F">
        <w:t>не</w:t>
      </w:r>
      <w:r w:rsidR="001D28F3">
        <w:t xml:space="preserve"> </w:t>
      </w:r>
      <w:r w:rsidR="008D43BA" w:rsidRPr="00105C7F">
        <w:t>виконувався;</w:t>
      </w:r>
      <w:r w:rsidR="001D28F3">
        <w:t xml:space="preserve"> </w:t>
      </w:r>
      <w:proofErr w:type="spellStart"/>
      <w:r w:rsidR="008D43BA" w:rsidRPr="00105C7F">
        <w:t>WebWorker</w:t>
      </w:r>
      <w:proofErr w:type="spellEnd"/>
      <w:r w:rsidR="008D43BA" w:rsidRPr="00105C7F">
        <w:t>-ізоляція</w:t>
      </w:r>
      <w:r w:rsidR="001D28F3">
        <w:t xml:space="preserve"> </w:t>
      </w:r>
      <w:r w:rsidR="008D43BA" w:rsidRPr="00105C7F">
        <w:t>обчислювального</w:t>
      </w:r>
      <w:r w:rsidR="001D28F3">
        <w:t xml:space="preserve"> </w:t>
      </w:r>
      <w:r w:rsidR="008D43BA" w:rsidRPr="00105C7F">
        <w:t>ядра</w:t>
      </w:r>
      <w:r w:rsidR="001D28F3">
        <w:t xml:space="preserve"> </w:t>
      </w:r>
      <w:r w:rsidR="008D43BA" w:rsidRPr="00105C7F">
        <w:t>від</w:t>
      </w:r>
      <w:r w:rsidR="001D28F3">
        <w:t xml:space="preserve"> </w:t>
      </w:r>
      <w:r w:rsidR="008D43BA" w:rsidRPr="00105C7F">
        <w:t>UI-потоку</w:t>
      </w:r>
      <w:r w:rsidR="001D28F3">
        <w:t xml:space="preserve"> </w:t>
      </w:r>
      <w:r w:rsidR="008D43BA" w:rsidRPr="00105C7F">
        <w:t>не</w:t>
      </w:r>
      <w:r w:rsidR="001D28F3">
        <w:t xml:space="preserve"> </w:t>
      </w:r>
      <w:r w:rsidR="008D43BA" w:rsidRPr="00105C7F">
        <w:t>реалізована.</w:t>
      </w:r>
    </w:p>
    <w:p w14:paraId="5F5145A0" w14:textId="77F1A8E6" w:rsidR="008D43BA" w:rsidRPr="00105C7F" w:rsidRDefault="008D43BA" w:rsidP="00105C7F">
      <w:pPr>
        <w:pStyle w:val="ASUBodyText"/>
      </w:pPr>
      <w:r w:rsidRPr="00105C7F">
        <w:t>Подальші</w:t>
      </w:r>
      <w:r w:rsidR="001D28F3">
        <w:t xml:space="preserve"> </w:t>
      </w:r>
      <w:r w:rsidRPr="00105C7F">
        <w:t>напрями</w:t>
      </w:r>
      <w:r w:rsidR="001D28F3">
        <w:t xml:space="preserve"> </w:t>
      </w:r>
      <w:r w:rsidRPr="00105C7F">
        <w:t>вдосконалення.</w:t>
      </w:r>
    </w:p>
    <w:p w14:paraId="4BE8EAA8" w14:textId="32DF11EB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Масштабування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на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1024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ієрархічне</w:t>
      </w:r>
      <w:r w:rsidR="001D28F3">
        <w:t xml:space="preserve"> </w:t>
      </w:r>
      <w:r w:rsidRPr="00105C7F">
        <w:t>застосування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D2071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2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рекурсивним</w:t>
      </w:r>
      <w:r w:rsidR="001D28F3">
        <w:t xml:space="preserve"> </w:t>
      </w:r>
      <w:r w:rsidRPr="00105C7F">
        <w:t>вкладенням;</w:t>
      </w:r>
      <w:r w:rsidR="001D28F3">
        <w:t xml:space="preserve"> </w:t>
      </w:r>
      <w:r w:rsidRPr="00105C7F">
        <w:t>оцінка</w:t>
      </w:r>
      <w:r w:rsidR="001D28F3">
        <w:t xml:space="preserve"> </w:t>
      </w:r>
      <w:r w:rsidRPr="00105C7F">
        <w:t>меж</w:t>
      </w:r>
      <w:r w:rsidR="001D28F3">
        <w:t xml:space="preserve"> </w:t>
      </w:r>
      <w:r w:rsidRPr="00105C7F">
        <w:t>продуктивності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великих</w:t>
      </w:r>
      <w:r w:rsidR="001D28F3">
        <w:t xml:space="preserve"> </w:t>
      </w:r>
      <w:r w:rsidRPr="00105C7F">
        <w:t>графів</w:t>
      </w:r>
      <w:r w:rsidR="001D28F3">
        <w:t xml:space="preserve"> </w:t>
      </w:r>
      <w:r w:rsidRPr="00105C7F">
        <w:t>(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500</m:t>
        </m:r>
      </m:oMath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впровадження</w:t>
      </w:r>
      <w:r w:rsidR="001D28F3">
        <w:t xml:space="preserve"> </w:t>
      </w:r>
      <w:r w:rsidRPr="00105C7F">
        <w:t>віртуалізації</w:t>
      </w:r>
      <w:r w:rsidR="001D28F3">
        <w:t xml:space="preserve"> </w:t>
      </w:r>
      <w:proofErr w:type="spellStart"/>
      <w:r w:rsidRPr="00105C7F">
        <w:t>рендерингу</w:t>
      </w:r>
      <w:proofErr w:type="spellEnd"/>
      <w:r w:rsidRPr="00105C7F">
        <w:t>.</w:t>
      </w:r>
    </w:p>
    <w:p w14:paraId="417F1F93" w14:textId="31794024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lastRenderedPageBreak/>
        <w:t>Перенесення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WebWorker</w:t>
      </w:r>
      <w:proofErr w:type="spellEnd"/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повного</w:t>
      </w:r>
      <w:r w:rsidR="001D28F3">
        <w:t xml:space="preserve"> </w:t>
      </w:r>
      <w:r w:rsidRPr="00105C7F">
        <w:t>відокремлення</w:t>
      </w:r>
      <w:r w:rsidR="001D28F3">
        <w:t xml:space="preserve"> </w:t>
      </w:r>
      <w:r w:rsidRPr="00105C7F">
        <w:t>обчислень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UI-потоку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забезпечення</w:t>
      </w:r>
      <w:r w:rsidR="001D28F3">
        <w:t xml:space="preserve"> </w:t>
      </w:r>
      <w:r w:rsidRPr="00105C7F">
        <w:t>плавної</w:t>
      </w:r>
      <w:r w:rsidR="001D28F3">
        <w:t xml:space="preserve"> </w:t>
      </w:r>
      <w:r w:rsidRPr="00105C7F">
        <w:t>анімації</w:t>
      </w:r>
      <w:r w:rsidR="001D28F3">
        <w:t xml:space="preserve"> </w:t>
      </w:r>
      <w:r w:rsidRPr="00105C7F">
        <w:t>при</w:t>
      </w:r>
      <w:r w:rsidR="001D28F3">
        <w:t xml:space="preserve"> </w:t>
      </w:r>
      <w:r w:rsidRPr="00105C7F">
        <w:t>великих</w:t>
      </w:r>
      <w:r w:rsidR="001D28F3">
        <w:t xml:space="preserve"> </w:t>
      </w:r>
      <m:oMath>
        <m:r>
          <w:rPr>
            <w:rFonts w:ascii="Cambria Math" w:hAnsi="Cambria Math"/>
          </w:rPr>
          <m:t>N</m:t>
        </m:r>
      </m:oMath>
      <w:r w:rsidRPr="00105C7F">
        <w:t>.</w:t>
      </w:r>
    </w:p>
    <w:p w14:paraId="44EB1D7F" w14:textId="483F606F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Підтримка</w:t>
      </w:r>
      <w:r w:rsidR="001D28F3">
        <w:t xml:space="preserve"> </w:t>
      </w:r>
      <w:r w:rsidRPr="00105C7F">
        <w:t>двовимірного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задач</w:t>
      </w:r>
      <w:r w:rsidR="001D28F3">
        <w:t xml:space="preserve"> </w:t>
      </w:r>
      <w:r w:rsidRPr="00105C7F">
        <w:t>оброблення</w:t>
      </w:r>
      <w:r w:rsidR="001D28F3">
        <w:t xml:space="preserve"> </w:t>
      </w:r>
      <w:r w:rsidRPr="00105C7F">
        <w:t>зображень</w:t>
      </w:r>
      <w:r w:rsidR="001D28F3">
        <w:t xml:space="preserve"> </w:t>
      </w:r>
      <w:r w:rsidRPr="00105C7F">
        <w:t>(медична</w:t>
      </w:r>
      <w:r w:rsidR="001D28F3">
        <w:t xml:space="preserve"> </w:t>
      </w:r>
      <w:r w:rsidRPr="00105C7F">
        <w:t>візуалізація,</w:t>
      </w:r>
      <w:r w:rsidR="001D28F3">
        <w:t xml:space="preserve"> </w:t>
      </w:r>
      <w:r w:rsidRPr="00105C7F">
        <w:t>спектральна</w:t>
      </w:r>
      <w:r w:rsidR="001D28F3">
        <w:t xml:space="preserve"> </w:t>
      </w:r>
      <w:r w:rsidRPr="00105C7F">
        <w:t>фільтрація)</w:t>
      </w:r>
      <w:r w:rsidR="001D28F3">
        <w:t xml:space="preserve"> </w:t>
      </w:r>
      <w:r w:rsidRPr="00105C7F">
        <w:t>шляхом</w:t>
      </w:r>
      <w:r w:rsidR="001D28F3">
        <w:t xml:space="preserve"> </w:t>
      </w:r>
      <w:r w:rsidRPr="00105C7F">
        <w:t>послідовного</w:t>
      </w:r>
      <w:r w:rsidR="001D28F3">
        <w:t xml:space="preserve"> </w:t>
      </w:r>
      <w:r w:rsidRPr="00105C7F">
        <w:t>застосування</w:t>
      </w:r>
      <w:r w:rsidR="001D28F3">
        <w:t xml:space="preserve"> </w:t>
      </w:r>
      <w:r w:rsidRPr="00105C7F">
        <w:t>1D-симулятора</w:t>
      </w:r>
      <w:r w:rsidR="001D28F3">
        <w:t xml:space="preserve"> </w:t>
      </w:r>
      <w:proofErr w:type="spellStart"/>
      <w:r w:rsidRPr="00105C7F">
        <w:t>рядково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стовпчиково</w:t>
      </w:r>
      <w:proofErr w:type="spellEnd"/>
      <w:r w:rsidRPr="00105C7F">
        <w:t>.</w:t>
      </w:r>
    </w:p>
    <w:p w14:paraId="0AD77BD7" w14:textId="7E4DAF4C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Інтеграція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LMS-платформами</w:t>
      </w:r>
      <w:r w:rsidR="001D28F3">
        <w:t xml:space="preserve"> </w:t>
      </w:r>
      <w:r w:rsidRPr="00105C7F">
        <w:t>університету</w:t>
      </w:r>
      <w:r w:rsidR="001D28F3">
        <w:t xml:space="preserve"> </w:t>
      </w:r>
      <w:r w:rsidRPr="00105C7F">
        <w:t>через</w:t>
      </w:r>
      <w:r w:rsidR="001D28F3">
        <w:t xml:space="preserve"> </w:t>
      </w:r>
      <w:r w:rsidRPr="00105C7F">
        <w:t>LTI-протокол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вбудовування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курси</w:t>
      </w:r>
      <w:r w:rsidR="001D28F3">
        <w:t xml:space="preserve"> </w:t>
      </w:r>
      <w:r w:rsidRPr="00105C7F">
        <w:t>дистанційного</w:t>
      </w:r>
      <w:r w:rsidR="001D28F3">
        <w:t xml:space="preserve"> </w:t>
      </w:r>
      <w:r w:rsidRPr="00105C7F">
        <w:t>навчання;</w:t>
      </w:r>
      <w:r w:rsidR="001D28F3">
        <w:t xml:space="preserve"> </w:t>
      </w:r>
      <w:r w:rsidRPr="00105C7F">
        <w:t>серверне</w:t>
      </w:r>
      <w:r w:rsidR="001D28F3">
        <w:t xml:space="preserve"> </w:t>
      </w:r>
      <w:r w:rsidRPr="00105C7F">
        <w:t>збереження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експериментів.</w:t>
      </w:r>
    </w:p>
    <w:p w14:paraId="07B68D66" w14:textId="46D44DEB" w:rsidR="008D43BA" w:rsidRPr="00105C7F" w:rsidRDefault="008D43BA" w:rsidP="00D2071F">
      <w:pPr>
        <w:pStyle w:val="ASUNumberedList"/>
        <w:numPr>
          <w:ilvl w:val="0"/>
          <w:numId w:val="45"/>
        </w:numPr>
      </w:pPr>
      <w:r w:rsidRPr="00105C7F">
        <w:t>Розширення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r w:rsidRPr="00105C7F">
        <w:t>алгоритмів:</w:t>
      </w:r>
      <w:r w:rsidR="001D28F3">
        <w:t xml:space="preserve"> </w:t>
      </w:r>
      <w:r w:rsidRPr="00105C7F">
        <w:t>підтримка</w:t>
      </w:r>
      <w:r w:rsidR="001D28F3">
        <w:t xml:space="preserve"> </w:t>
      </w:r>
      <w:r w:rsidRPr="00105C7F">
        <w:t>radix-2</w:t>
      </w:r>
      <w:r w:rsidR="001D28F3">
        <w:t xml:space="preserve"> </w:t>
      </w:r>
      <w:r w:rsidRPr="00105C7F">
        <w:t>(для</w:t>
      </w:r>
      <w:r w:rsidR="001D28F3">
        <w:t xml:space="preserve"> </w:t>
      </w:r>
      <w:r w:rsidRPr="00105C7F">
        <w:t>порівняння),</w:t>
      </w:r>
      <w:r w:rsidR="001D28F3">
        <w:t xml:space="preserve"> </w:t>
      </w:r>
      <w:proofErr w:type="spellStart"/>
      <w:r w:rsidRPr="00105C7F">
        <w:t>mixed-radix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Bluestein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Winograd</w:t>
      </w:r>
      <w:proofErr w:type="spellEnd"/>
      <w:r w:rsidRPr="00105C7F">
        <w:t>;</w:t>
      </w:r>
      <w:r w:rsidR="001D28F3">
        <w:t xml:space="preserve"> </w:t>
      </w:r>
      <w:r w:rsidRPr="00105C7F">
        <w:t>порівняльна</w:t>
      </w:r>
      <w:r w:rsidR="001D28F3">
        <w:t xml:space="preserve"> </w:t>
      </w:r>
      <w:r w:rsidRPr="00105C7F">
        <w:t>візуалізація</w:t>
      </w:r>
      <w:r w:rsidR="001D28F3">
        <w:t xml:space="preserve"> </w:t>
      </w:r>
      <w:r w:rsidRPr="00105C7F">
        <w:t>різних</w:t>
      </w:r>
      <w:r w:rsidR="001D28F3">
        <w:t xml:space="preserve"> </w:t>
      </w:r>
      <w:r w:rsidRPr="00105C7F">
        <w:t>стратегій</w:t>
      </w:r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одному</w:t>
      </w:r>
      <w:r w:rsidR="001D28F3">
        <w:t xml:space="preserve"> </w:t>
      </w:r>
      <w:r w:rsidRPr="00105C7F">
        <w:t>графі.</w:t>
      </w:r>
    </w:p>
    <w:p w14:paraId="473AA296" w14:textId="678480CF" w:rsidR="002C6EE1" w:rsidRDefault="008D43BA" w:rsidP="002C6EE1">
      <w:pPr>
        <w:pStyle w:val="ASUNumberedList"/>
        <w:numPr>
          <w:ilvl w:val="0"/>
          <w:numId w:val="45"/>
        </w:numPr>
      </w:pPr>
      <w:r w:rsidRPr="00105C7F">
        <w:t>Апаратна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DFG-специфікації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платформі</w:t>
      </w:r>
      <w:r w:rsidR="001D28F3">
        <w:t xml:space="preserve"> </w:t>
      </w:r>
      <w:r w:rsidRPr="00105C7F">
        <w:t>FPGA</w:t>
      </w:r>
      <w:r w:rsidR="001D28F3">
        <w:t xml:space="preserve"> </w:t>
      </w:r>
      <w:r w:rsidRPr="00105C7F">
        <w:t>(</w:t>
      </w:r>
      <w:proofErr w:type="spellStart"/>
      <w:r w:rsidRPr="00105C7F">
        <w:t>Xilinx</w:t>
      </w:r>
      <w:proofErr w:type="spellEnd"/>
      <w:r w:rsidR="001D28F3">
        <w:t xml:space="preserve"> </w:t>
      </w:r>
      <w:r w:rsidRPr="00105C7F">
        <w:t>Artix-7</w:t>
      </w:r>
      <w:r w:rsidR="001D28F3">
        <w:t xml:space="preserve"> </w:t>
      </w:r>
      <w:r w:rsidRPr="00105C7F">
        <w:t>або</w:t>
      </w:r>
      <w:r w:rsidR="001D28F3">
        <w:t xml:space="preserve"> </w:t>
      </w:r>
      <w:proofErr w:type="spellStart"/>
      <w:r w:rsidRPr="00105C7F">
        <w:t>Intel</w:t>
      </w:r>
      <w:proofErr w:type="spellEnd"/>
      <w:r w:rsidR="001D28F3">
        <w:t xml:space="preserve"> </w:t>
      </w:r>
      <w:proofErr w:type="spellStart"/>
      <w:r w:rsidRPr="00105C7F">
        <w:t>Cyclone</w:t>
      </w:r>
      <w:proofErr w:type="spellEnd"/>
      <w:r w:rsidR="001D28F3">
        <w:t xml:space="preserve"> </w:t>
      </w:r>
      <w:r w:rsidRPr="00105C7F">
        <w:t>V)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використанням</w:t>
      </w:r>
      <w:r w:rsidR="001D28F3">
        <w:t xml:space="preserve"> </w:t>
      </w:r>
      <w:proofErr w:type="spellStart"/>
      <w:r w:rsidRPr="00D2071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D2071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2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генерації</w:t>
      </w:r>
      <w:r w:rsidR="001D28F3">
        <w:t xml:space="preserve"> </w:t>
      </w:r>
      <w:r w:rsidRPr="00105C7F">
        <w:t>RTL-опису.</w:t>
      </w:r>
      <w:bookmarkStart w:id="2286" w:name="Xde314de1c0daf811919e7739d2acea6180a3eb0"/>
      <w:bookmarkEnd w:id="2286"/>
    </w:p>
    <w:p w14:paraId="6D188E8C" w14:textId="4BD84AA9" w:rsidR="00D2071F" w:rsidRPr="002C6EE1" w:rsidRDefault="00D2071F" w:rsidP="002C6EE1">
      <w:pPr>
        <w:rPr>
          <w:lang w:val="en-US"/>
          <w:rPrChange w:id="2287" w:author="Учетная запись Майкрософт" w:date="2026-05-24T17:35:00Z">
            <w:rPr>
              <w:rFonts w:eastAsiaTheme="minorEastAsia"/>
              <w:sz w:val="24"/>
              <w:lang w:val="en-US"/>
            </w:rPr>
          </w:rPrChange>
        </w:rPr>
      </w:pPr>
      <w:r>
        <w:br w:type="page"/>
      </w:r>
    </w:p>
    <w:p w14:paraId="2216201C" w14:textId="04452E94" w:rsidR="008D43BA" w:rsidRPr="00105C7F" w:rsidRDefault="008D43BA" w:rsidP="0017163C">
      <w:pPr>
        <w:pStyle w:val="ASUChapterHead"/>
      </w:pPr>
      <w:bookmarkStart w:id="2288" w:name="_Toc230636436"/>
      <w:r w:rsidRPr="00105C7F">
        <w:lastRenderedPageBreak/>
        <w:t>СПИСОК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ДЖЕРЕЛ</w:t>
      </w:r>
      <w:bookmarkEnd w:id="2288"/>
    </w:p>
    <w:p w14:paraId="6DE5EB34" w14:textId="77777777" w:rsidR="007C5C27" w:rsidRDefault="007C5C27" w:rsidP="007C5C27">
      <w:pPr>
        <w:pStyle w:val="ASUNumberedList"/>
        <w:numPr>
          <w:ilvl w:val="0"/>
          <w:numId w:val="47"/>
        </w:numPr>
      </w:pPr>
      <w:proofErr w:type="spellStart"/>
      <w:r>
        <w:t>Arm</w:t>
      </w:r>
      <w:proofErr w:type="spellEnd"/>
      <w:r>
        <w:t> </w:t>
      </w:r>
      <w:proofErr w:type="spellStart"/>
      <w:r>
        <w:t>Ltd</w:t>
      </w:r>
      <w:proofErr w:type="spellEnd"/>
      <w:r>
        <w:t xml:space="preserve">. CMSIS-DSP: </w:t>
      </w:r>
      <w:proofErr w:type="spellStart"/>
      <w:r>
        <w:t>Complex</w:t>
      </w:r>
      <w:proofErr w:type="spellEnd"/>
      <w:r>
        <w:t xml:space="preserve"> FFT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Version</w:t>
      </w:r>
      <w:proofErr w:type="spellEnd"/>
      <w:r>
        <w:t xml:space="preserve"> 1.16.2. URL: </w:t>
      </w:r>
      <w:hyperlink r:id="rId14">
        <w:r w:rsidRPr="007C5C27">
          <w:rPr>
            <w:rStyle w:val="Hyperlink"/>
            <w:rFonts w:eastAsiaTheme="minorEastAsia"/>
          </w:rPr>
          <w:t>https://arm-software.github.io/CMSIS-DSP/v1.16.2/group__ComplexFFT.html</w:t>
        </w:r>
      </w:hyperlink>
      <w:r>
        <w:t xml:space="preserve"> (дата звернення: 21.05.2026).</w:t>
      </w:r>
    </w:p>
    <w:p w14:paraId="287D2A2B" w14:textId="77777777" w:rsidR="007C5C27" w:rsidRDefault="007C5C27" w:rsidP="007C5C27">
      <w:pPr>
        <w:pStyle w:val="ASUNumberedList"/>
      </w:pPr>
      <w:proofErr w:type="spellStart"/>
      <w:r>
        <w:t>Auto-tuning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processors</w:t>
      </w:r>
      <w:proofErr w:type="spellEnd"/>
      <w:r>
        <w:t> / Y. </w:t>
      </w:r>
      <w:proofErr w:type="spellStart"/>
      <w:r>
        <w:t>Dotsenko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 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16th ACM </w:t>
      </w:r>
      <w:proofErr w:type="spellStart"/>
      <w:r>
        <w:rPr>
          <w:i/>
          <w:iCs/>
        </w:rPr>
        <w:t>symposium</w:t>
      </w:r>
      <w:proofErr w:type="spellEnd"/>
      <w:r>
        <w:t xml:space="preserve">, </w:t>
      </w:r>
      <w:proofErr w:type="spellStart"/>
      <w:r>
        <w:t>San</w:t>
      </w:r>
      <w:proofErr w:type="spellEnd"/>
      <w:r>
        <w:t xml:space="preserve"> </w:t>
      </w:r>
      <w:proofErr w:type="spellStart"/>
      <w:r>
        <w:t>Antonio</w:t>
      </w:r>
      <w:proofErr w:type="spellEnd"/>
      <w:r>
        <w:t xml:space="preserve">, TX, USA, 12–16 </w:t>
      </w:r>
      <w:proofErr w:type="spellStart"/>
      <w:r>
        <w:t>February</w:t>
      </w:r>
      <w:proofErr w:type="spellEnd"/>
      <w:r>
        <w:t xml:space="preserve"> 2011.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>, USA, 2011. URL: </w:t>
      </w:r>
      <w:hyperlink r:id="rId15">
        <w:r>
          <w:rPr>
            <w:rStyle w:val="Hyperlink"/>
            <w:rFonts w:eastAsiaTheme="minorEastAsia"/>
          </w:rPr>
          <w:t>https://doi.org/10.1145/1941553.1941589</w:t>
        </w:r>
      </w:hyperlink>
      <w:r>
        <w:t>.</w:t>
      </w:r>
    </w:p>
    <w:p w14:paraId="64C78C42" w14:textId="77777777" w:rsidR="007C5C27" w:rsidRDefault="007C5C27" w:rsidP="007C5C27">
      <w:pPr>
        <w:pStyle w:val="ASUNumberedList"/>
      </w:pPr>
      <w:proofErr w:type="spellStart"/>
      <w:r>
        <w:t>Bhattacharyya</w:t>
      </w:r>
      <w:proofErr w:type="spellEnd"/>
      <w:r>
        <w:t xml:space="preserve"> S. S., </w:t>
      </w:r>
      <w:proofErr w:type="spellStart"/>
      <w:r>
        <w:t>Murthy</w:t>
      </w:r>
      <w:proofErr w:type="spellEnd"/>
      <w:r>
        <w:t xml:space="preserve"> P. K., </w:t>
      </w:r>
      <w:proofErr w:type="spellStart"/>
      <w:r>
        <w:t>Lee</w:t>
      </w:r>
      <w:proofErr w:type="spellEnd"/>
      <w:r>
        <w:t xml:space="preserve"> E. A.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Dataflow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Springer</w:t>
      </w:r>
      <w:proofErr w:type="spellEnd"/>
      <w:r>
        <w:t xml:space="preserve">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. </w:t>
      </w:r>
      <w:proofErr w:type="spellStart"/>
      <w:r>
        <w:t>Vol</w:t>
      </w:r>
      <w:proofErr w:type="spellEnd"/>
      <w:r>
        <w:t xml:space="preserve">. 360. </w:t>
      </w:r>
      <w:proofErr w:type="spellStart"/>
      <w:r>
        <w:t>Norwell</w:t>
      </w:r>
      <w:proofErr w:type="spellEnd"/>
      <w:r>
        <w:t xml:space="preserve"> : </w:t>
      </w:r>
      <w:proofErr w:type="spellStart"/>
      <w:r>
        <w:t>Kluwer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Publishers</w:t>
      </w:r>
      <w:proofErr w:type="spellEnd"/>
      <w:r>
        <w:t>, 1996. 189 p. URL: </w:t>
      </w:r>
      <w:hyperlink r:id="rId16">
        <w:r>
          <w:rPr>
            <w:rStyle w:val="Hyperlink"/>
            <w:rFonts w:eastAsiaTheme="minorEastAsia"/>
          </w:rPr>
          <w:t>https://ptolemy.berkeley.edu/publications/papers/96/softSynthBook/</w:t>
        </w:r>
      </w:hyperlink>
      <w:r>
        <w:t>.</w:t>
      </w:r>
    </w:p>
    <w:p w14:paraId="565CBB9B" w14:textId="77777777" w:rsidR="007C5C27" w:rsidRDefault="007C5C27" w:rsidP="007C5C27">
      <w:pPr>
        <w:pStyle w:val="ASUNumberedList"/>
      </w:pPr>
      <w:proofErr w:type="spellStart"/>
      <w:r>
        <w:t>Brown</w:t>
      </w:r>
      <w:proofErr w:type="spellEnd"/>
      <w:r>
        <w:t xml:space="preserve"> S. </w:t>
      </w:r>
      <w:proofErr w:type="spellStart"/>
      <w:r>
        <w:t>The</w:t>
      </w:r>
      <w:proofErr w:type="spellEnd"/>
      <w:r>
        <w:t xml:space="preserve"> C4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visualising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 2018. URL: </w:t>
      </w:r>
      <w:hyperlink r:id="rId17">
        <w:r>
          <w:rPr>
            <w:rStyle w:val="Hyperlink"/>
            <w:rFonts w:eastAsiaTheme="minorEastAsia"/>
          </w:rPr>
          <w:t>https://c4model.com/</w:t>
        </w:r>
      </w:hyperlink>
      <w:r>
        <w:t xml:space="preserve"> (дата звернення: 21.05.2026).</w:t>
      </w:r>
    </w:p>
    <w:p w14:paraId="3E961E46" w14:textId="77777777" w:rsidR="007C5C27" w:rsidRDefault="007C5C27" w:rsidP="007C5C27">
      <w:pPr>
        <w:pStyle w:val="ASUNumberedList"/>
      </w:pPr>
      <w:proofErr w:type="spellStart"/>
      <w:r>
        <w:t>Cooley</w:t>
      </w:r>
      <w:proofErr w:type="spellEnd"/>
      <w:r>
        <w:t xml:space="preserve"> J. W., </w:t>
      </w:r>
      <w:proofErr w:type="spellStart"/>
      <w:r>
        <w:t>Tukey</w:t>
      </w:r>
      <w:proofErr w:type="spellEnd"/>
      <w:r>
        <w:t xml:space="preserve"> J. W.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series</w:t>
      </w:r>
      <w:proofErr w:type="spellEnd"/>
      <w:r>
        <w:t>. </w:t>
      </w:r>
      <w:proofErr w:type="spellStart"/>
      <w:r>
        <w:rPr>
          <w:i/>
          <w:iCs/>
        </w:rPr>
        <w:t>Mathematics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computation</w:t>
      </w:r>
      <w:proofErr w:type="spellEnd"/>
      <w:r>
        <w:t xml:space="preserve">. 1965. </w:t>
      </w:r>
      <w:proofErr w:type="spellStart"/>
      <w:r>
        <w:t>Vol</w:t>
      </w:r>
      <w:proofErr w:type="spellEnd"/>
      <w:r>
        <w:t xml:space="preserve">. 19, </w:t>
      </w:r>
      <w:proofErr w:type="spellStart"/>
      <w:r>
        <w:t>no</w:t>
      </w:r>
      <w:proofErr w:type="spellEnd"/>
      <w:r>
        <w:t>. 90. P. 297. URL: </w:t>
      </w:r>
      <w:hyperlink r:id="rId18">
        <w:r>
          <w:rPr>
            <w:rStyle w:val="Hyperlink"/>
            <w:rFonts w:eastAsiaTheme="minorEastAsia"/>
          </w:rPr>
          <w:t>https://doi.org/10.1090/s0025-5718-1965-0178586-1</w:t>
        </w:r>
      </w:hyperlink>
      <w:r>
        <w:t>.</w:t>
      </w:r>
    </w:p>
    <w:p w14:paraId="20142BAA" w14:textId="77777777" w:rsidR="007C5C27" w:rsidRDefault="007C5C27" w:rsidP="007C5C27">
      <w:pPr>
        <w:pStyle w:val="ASUNumberedList"/>
      </w:pPr>
      <w:proofErr w:type="spellStart"/>
      <w:r>
        <w:t>Dennis</w:t>
      </w:r>
      <w:proofErr w:type="spellEnd"/>
      <w:r>
        <w:t xml:space="preserve"> J. B.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 </w:t>
      </w:r>
      <w:proofErr w:type="spellStart"/>
      <w:r>
        <w:rPr>
          <w:i/>
          <w:iCs/>
        </w:rPr>
        <w:t>Programming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Symposium</w:t>
      </w:r>
      <w:proofErr w:type="spellEnd"/>
      <w:r>
        <w:t xml:space="preserve">: </w:t>
      </w:r>
      <w:proofErr w:type="spellStart"/>
      <w:r>
        <w:t>Proc</w:t>
      </w:r>
      <w:proofErr w:type="spellEnd"/>
      <w:r>
        <w:t xml:space="preserve">. </w:t>
      </w:r>
      <w:proofErr w:type="spellStart"/>
      <w:r>
        <w:t>Colloque</w:t>
      </w:r>
      <w:proofErr w:type="spellEnd"/>
      <w:r>
        <w:t xml:space="preserve">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Programmation</w:t>
      </w:r>
      <w:proofErr w:type="spellEnd"/>
      <w:r>
        <w:t xml:space="preserve">, </w:t>
      </w:r>
      <w:proofErr w:type="spellStart"/>
      <w:r>
        <w:t>Paris</w:t>
      </w:r>
      <w:proofErr w:type="spellEnd"/>
      <w:r>
        <w:t xml:space="preserve">, 9–11 </w:t>
      </w:r>
      <w:proofErr w:type="spellStart"/>
      <w:r>
        <w:t>April</w:t>
      </w:r>
      <w:proofErr w:type="spellEnd"/>
      <w:r>
        <w:t xml:space="preserve"> 1974. </w:t>
      </w:r>
      <w:proofErr w:type="spellStart"/>
      <w:r>
        <w:t>Lecture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. </w:t>
      </w:r>
      <w:proofErr w:type="spellStart"/>
      <w:r>
        <w:t>Vol</w:t>
      </w:r>
      <w:proofErr w:type="spellEnd"/>
      <w:r>
        <w:t xml:space="preserve">. 19. </w:t>
      </w:r>
      <w:proofErr w:type="spellStart"/>
      <w:r>
        <w:t>Berlin</w:t>
      </w:r>
      <w:proofErr w:type="spellEnd"/>
      <w:r>
        <w:t xml:space="preserve">, </w:t>
      </w:r>
      <w:proofErr w:type="spellStart"/>
      <w:r>
        <w:t>Heidelberg</w:t>
      </w:r>
      <w:proofErr w:type="spellEnd"/>
      <w:r>
        <w:t xml:space="preserve"> : </w:t>
      </w:r>
      <w:proofErr w:type="spellStart"/>
      <w:r>
        <w:t>Springer</w:t>
      </w:r>
      <w:proofErr w:type="spellEnd"/>
      <w:r>
        <w:t>, 1974. P. 362–376. URL: </w:t>
      </w:r>
      <w:hyperlink r:id="rId19">
        <w:r>
          <w:rPr>
            <w:rStyle w:val="Hyperlink"/>
            <w:rFonts w:eastAsiaTheme="minorEastAsia"/>
          </w:rPr>
          <w:t>https://doi.org/10.1007/3-540-06859-7_145</w:t>
        </w:r>
      </w:hyperlink>
      <w:r>
        <w:t>.</w:t>
      </w:r>
    </w:p>
    <w:p w14:paraId="40DBD021" w14:textId="77777777" w:rsidR="007C5C27" w:rsidRDefault="007C5C27" w:rsidP="007C5C27">
      <w:pPr>
        <w:pStyle w:val="ASUNumberedList"/>
      </w:pPr>
      <w:proofErr w:type="spellStart"/>
      <w:r>
        <w:t>Dennis</w:t>
      </w:r>
      <w:proofErr w:type="spellEnd"/>
      <w:r>
        <w:t xml:space="preserve"> J. B., </w:t>
      </w:r>
      <w:proofErr w:type="spellStart"/>
      <w:r>
        <w:t>Misunas</w:t>
      </w:r>
      <w:proofErr w:type="spellEnd"/>
      <w:r>
        <w:t xml:space="preserve"> D. P. A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data-flow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>. 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2nd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Symposium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Architecture</w:t>
      </w:r>
      <w:proofErr w:type="spellEnd"/>
      <w:r>
        <w:t xml:space="preserve">, </w:t>
      </w:r>
      <w:proofErr w:type="spellStart"/>
      <w:r>
        <w:t>Houston</w:t>
      </w:r>
      <w:proofErr w:type="spellEnd"/>
      <w:r>
        <w:t xml:space="preserve">, TX, USA, 19–21 </w:t>
      </w:r>
      <w:proofErr w:type="spellStart"/>
      <w:r>
        <w:t>January</w:t>
      </w:r>
      <w:proofErr w:type="spellEnd"/>
      <w:r>
        <w:t xml:space="preserve"> 1975.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> : ACM, 1975. P. 126–132. URL: </w:t>
      </w:r>
      <w:hyperlink r:id="rId20">
        <w:r>
          <w:rPr>
            <w:rStyle w:val="Hyperlink"/>
            <w:rFonts w:eastAsiaTheme="minorEastAsia"/>
          </w:rPr>
          <w:t>https://doi.org/10.1145/642089.642111</w:t>
        </w:r>
      </w:hyperlink>
      <w:r>
        <w:t>.</w:t>
      </w:r>
    </w:p>
    <w:p w14:paraId="4BCC64BE" w14:textId="77777777" w:rsidR="007C5C27" w:rsidRDefault="007C5C27" w:rsidP="007C5C27">
      <w:pPr>
        <w:pStyle w:val="ASUNumberedList"/>
      </w:pPr>
      <w:proofErr w:type="spellStart"/>
      <w:r>
        <w:lastRenderedPageBreak/>
        <w:t>Discrete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multicore</w:t>
      </w:r>
      <w:proofErr w:type="spellEnd"/>
      <w:r>
        <w:t> / F. </w:t>
      </w:r>
      <w:proofErr w:type="spellStart"/>
      <w:r>
        <w:t>Franchetti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 </w:t>
      </w:r>
      <w:r>
        <w:rPr>
          <w:i/>
          <w:iCs/>
        </w:rPr>
        <w:t xml:space="preserve">IEEE </w:t>
      </w:r>
      <w:proofErr w:type="spellStart"/>
      <w:r>
        <w:rPr>
          <w:i/>
          <w:iCs/>
        </w:rPr>
        <w:t>signal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magazine</w:t>
      </w:r>
      <w:proofErr w:type="spellEnd"/>
      <w:r>
        <w:t xml:space="preserve">. 2009. </w:t>
      </w:r>
      <w:proofErr w:type="spellStart"/>
      <w:r>
        <w:t>Vol</w:t>
      </w:r>
      <w:proofErr w:type="spellEnd"/>
      <w:r>
        <w:t xml:space="preserve">. 26, </w:t>
      </w:r>
      <w:proofErr w:type="spellStart"/>
      <w:r>
        <w:t>no</w:t>
      </w:r>
      <w:proofErr w:type="spellEnd"/>
      <w:r>
        <w:t>. 6. P. 90–102. URL: </w:t>
      </w:r>
      <w:hyperlink r:id="rId21">
        <w:r>
          <w:rPr>
            <w:rStyle w:val="Hyperlink"/>
            <w:rFonts w:eastAsiaTheme="minorEastAsia"/>
          </w:rPr>
          <w:t>https://doi.org/10.1109/msp.2009.934155</w:t>
        </w:r>
      </w:hyperlink>
      <w:r>
        <w:t>.</w:t>
      </w:r>
    </w:p>
    <w:p w14:paraId="7B41B64B" w14:textId="77777777" w:rsidR="007C5C27" w:rsidRDefault="007C5C27" w:rsidP="007C5C27">
      <w:pPr>
        <w:pStyle w:val="ASUNumberedList"/>
      </w:pPr>
      <w:proofErr w:type="spellStart"/>
      <w:r>
        <w:t>Duhamel</w:t>
      </w:r>
      <w:proofErr w:type="spellEnd"/>
      <w:r>
        <w:t xml:space="preserve"> P., </w:t>
      </w:r>
      <w:proofErr w:type="spellStart"/>
      <w:r>
        <w:t>Vetterli</w:t>
      </w:r>
      <w:proofErr w:type="spellEnd"/>
      <w:r>
        <w:t xml:space="preserve"> M.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: a </w:t>
      </w:r>
      <w:proofErr w:type="spellStart"/>
      <w:r>
        <w:t>tutorial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</w:t>
      </w:r>
      <w:proofErr w:type="spellEnd"/>
      <w:r>
        <w:t>. </w:t>
      </w:r>
      <w:proofErr w:type="spellStart"/>
      <w:r>
        <w:rPr>
          <w:i/>
          <w:iCs/>
        </w:rPr>
        <w:t>Signal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processing</w:t>
      </w:r>
      <w:proofErr w:type="spellEnd"/>
      <w:r>
        <w:t xml:space="preserve">. 1990. </w:t>
      </w:r>
      <w:proofErr w:type="spellStart"/>
      <w:r>
        <w:t>Vol</w:t>
      </w:r>
      <w:proofErr w:type="spellEnd"/>
      <w:r>
        <w:t xml:space="preserve">. 19, </w:t>
      </w:r>
      <w:proofErr w:type="spellStart"/>
      <w:r>
        <w:t>no</w:t>
      </w:r>
      <w:proofErr w:type="spellEnd"/>
      <w:r>
        <w:t>. 4. P. 259–299. URL: </w:t>
      </w:r>
      <w:hyperlink r:id="rId22">
        <w:r>
          <w:rPr>
            <w:rStyle w:val="Hyperlink"/>
            <w:rFonts w:eastAsiaTheme="minorEastAsia"/>
          </w:rPr>
          <w:t>https://doi.org/10.1016/0165-1684(90)90158-u</w:t>
        </w:r>
      </w:hyperlink>
      <w:r>
        <w:t>.</w:t>
      </w:r>
    </w:p>
    <w:p w14:paraId="22FB6351" w14:textId="77777777" w:rsidR="007C5C27" w:rsidRDefault="007C5C27" w:rsidP="007C5C27">
      <w:pPr>
        <w:pStyle w:val="ASUNumberedList"/>
      </w:pPr>
      <w:proofErr w:type="spellStart"/>
      <w:r>
        <w:t>Ecma</w:t>
      </w:r>
      <w:proofErr w:type="spellEnd"/>
      <w:r>
        <w:t xml:space="preserve">. </w:t>
      </w:r>
      <w:proofErr w:type="spellStart"/>
      <w:r>
        <w:t>Ecmascript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). </w:t>
      </w:r>
      <w:proofErr w:type="spellStart"/>
      <w:r>
        <w:t>Iuniverse</w:t>
      </w:r>
      <w:proofErr w:type="spellEnd"/>
      <w:r>
        <w:t xml:space="preserve"> </w:t>
      </w:r>
      <w:proofErr w:type="spellStart"/>
      <w:r>
        <w:t>Inc</w:t>
      </w:r>
      <w:proofErr w:type="spellEnd"/>
      <w:r>
        <w:t>, 2000. 196 p.</w:t>
      </w:r>
    </w:p>
    <w:p w14:paraId="211DEEDF" w14:textId="77777777" w:rsidR="007C5C27" w:rsidRDefault="007C5C27" w:rsidP="007C5C27">
      <w:pPr>
        <w:pStyle w:val="ASUNumberedList"/>
      </w:pPr>
      <w:r>
        <w:t xml:space="preserve">FFTW. FFTW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Awards</w:t>
      </w:r>
      <w:proofErr w:type="spellEnd"/>
      <w:r>
        <w:t>. URL: </w:t>
      </w:r>
      <w:hyperlink r:id="rId23">
        <w:r>
          <w:rPr>
            <w:rStyle w:val="Hyperlink"/>
            <w:rFonts w:eastAsiaTheme="minorEastAsia"/>
          </w:rPr>
          <w:t>https://www.fftw.org/</w:t>
        </w:r>
      </w:hyperlink>
      <w:r>
        <w:t xml:space="preserve"> (дата звернення: 21.05.2026).</w:t>
      </w:r>
    </w:p>
    <w:p w14:paraId="1461AFB0" w14:textId="77777777" w:rsidR="007C5C27" w:rsidRDefault="007C5C27" w:rsidP="007C5C27">
      <w:pPr>
        <w:pStyle w:val="ASUNumberedList"/>
      </w:pPr>
      <w:proofErr w:type="spellStart"/>
      <w:r>
        <w:t>Frigo</w:t>
      </w:r>
      <w:proofErr w:type="spellEnd"/>
      <w:r>
        <w:t xml:space="preserve"> M., </w:t>
      </w:r>
      <w:proofErr w:type="spellStart"/>
      <w:r>
        <w:t>Johnson</w:t>
      </w:r>
      <w:proofErr w:type="spellEnd"/>
      <w:r>
        <w:t xml:space="preserve"> S. G.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FFTW3. 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IEEE</w:t>
      </w:r>
      <w:r>
        <w:t xml:space="preserve">. 2005. </w:t>
      </w:r>
      <w:proofErr w:type="spellStart"/>
      <w:r>
        <w:t>Vol</w:t>
      </w:r>
      <w:proofErr w:type="spellEnd"/>
      <w:r>
        <w:t xml:space="preserve">. 93, </w:t>
      </w:r>
      <w:proofErr w:type="spellStart"/>
      <w:r>
        <w:t>no</w:t>
      </w:r>
      <w:proofErr w:type="spellEnd"/>
      <w:r>
        <w:t>. 2. P. 216–231. URL: </w:t>
      </w:r>
      <w:hyperlink r:id="rId24">
        <w:r>
          <w:rPr>
            <w:rStyle w:val="Hyperlink"/>
            <w:rFonts w:eastAsiaTheme="minorEastAsia"/>
          </w:rPr>
          <w:t>https://doi.org/10.1109/jproc.2004.840301</w:t>
        </w:r>
      </w:hyperlink>
      <w:r>
        <w:t>.</w:t>
      </w:r>
    </w:p>
    <w:p w14:paraId="029DC224" w14:textId="77777777" w:rsidR="007C5C27" w:rsidRDefault="007C5C27" w:rsidP="007C5C27">
      <w:pPr>
        <w:pStyle w:val="ASUNumberedList"/>
      </w:pPr>
      <w:proofErr w:type="spellStart"/>
      <w:r>
        <w:t>From</w:t>
      </w:r>
      <w:proofErr w:type="spellEnd"/>
      <w:r>
        <w:t xml:space="preserve"> CUDA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OpenCL</w:t>
      </w:r>
      <w:proofErr w:type="spellEnd"/>
      <w:r>
        <w:t xml:space="preserve">: </w:t>
      </w:r>
      <w:proofErr w:type="spellStart"/>
      <w:r>
        <w:t>Towards</w:t>
      </w:r>
      <w:proofErr w:type="spellEnd"/>
      <w:r>
        <w:t xml:space="preserve"> a </w:t>
      </w:r>
      <w:proofErr w:type="spellStart"/>
      <w:r>
        <w:t>performance-portable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multi-platform</w:t>
      </w:r>
      <w:proofErr w:type="spellEnd"/>
      <w:r>
        <w:t xml:space="preserve"> GPU </w:t>
      </w:r>
      <w:proofErr w:type="spellStart"/>
      <w:r>
        <w:t>programming</w:t>
      </w:r>
      <w:proofErr w:type="spellEnd"/>
      <w:r>
        <w:t> / P. </w:t>
      </w:r>
      <w:proofErr w:type="spellStart"/>
      <w:r>
        <w:t>Du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 </w:t>
      </w:r>
      <w:proofErr w:type="spellStart"/>
      <w:r>
        <w:rPr>
          <w:i/>
          <w:iCs/>
        </w:rPr>
        <w:t>Parallel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t xml:space="preserve">. 2012. </w:t>
      </w:r>
      <w:proofErr w:type="spellStart"/>
      <w:r>
        <w:t>Vol</w:t>
      </w:r>
      <w:proofErr w:type="spellEnd"/>
      <w:r>
        <w:t xml:space="preserve">. 38, </w:t>
      </w:r>
      <w:proofErr w:type="spellStart"/>
      <w:r>
        <w:t>no</w:t>
      </w:r>
      <w:proofErr w:type="spellEnd"/>
      <w:r>
        <w:t>. 8. P. 391–407. URL: </w:t>
      </w:r>
      <w:hyperlink r:id="rId25">
        <w:r>
          <w:rPr>
            <w:rStyle w:val="Hyperlink"/>
            <w:rFonts w:eastAsiaTheme="minorEastAsia"/>
          </w:rPr>
          <w:t>https://doi.org/10.1016/j.parco.2011.10.002</w:t>
        </w:r>
      </w:hyperlink>
      <w:r>
        <w:t>.</w:t>
      </w:r>
    </w:p>
    <w:p w14:paraId="792D9253" w14:textId="77777777" w:rsidR="007C5C27" w:rsidRDefault="007C5C27" w:rsidP="007C5C27">
      <w:pPr>
        <w:pStyle w:val="ASUNumberedList"/>
      </w:pP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</w:t>
      </w:r>
      <w:proofErr w:type="spellStart"/>
      <w:r>
        <w:t>Engineers</w:t>
      </w:r>
      <w:proofErr w:type="spellEnd"/>
      <w:r>
        <w:t xml:space="preserve">. IEEE 754-2008: IEEE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floating-point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>. IEEE, 2008. URL: </w:t>
      </w:r>
      <w:hyperlink r:id="rId26">
        <w:r>
          <w:rPr>
            <w:rStyle w:val="Hyperlink"/>
            <w:rFonts w:eastAsiaTheme="minorEastAsia"/>
          </w:rPr>
          <w:t>https://doi.org/10.1109/ieeestd.2008.4610935</w:t>
        </w:r>
      </w:hyperlink>
      <w:r>
        <w:t>.</w:t>
      </w:r>
    </w:p>
    <w:p w14:paraId="645383A5" w14:textId="77777777" w:rsidR="007C5C27" w:rsidRDefault="007C5C27" w:rsidP="007C5C27">
      <w:pPr>
        <w:pStyle w:val="ASUNumberedList"/>
      </w:pPr>
      <w:proofErr w:type="spellStart"/>
      <w:r>
        <w:t>Intel</w:t>
      </w:r>
      <w:proofErr w:type="spellEnd"/>
      <w:r>
        <w:t xml:space="preserve"> </w:t>
      </w:r>
      <w:proofErr w:type="spellStart"/>
      <w:r>
        <w:t>Corporation</w:t>
      </w:r>
      <w:proofErr w:type="spellEnd"/>
      <w:r>
        <w:t xml:space="preserve">. </w:t>
      </w:r>
      <w:proofErr w:type="spellStart"/>
      <w:r>
        <w:t>Intel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 xml:space="preserve">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Intel</w:t>
      </w:r>
      <w:proofErr w:type="spellEnd"/>
      <w:r>
        <w:t xml:space="preserve"> IPP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>. 2024. URL: </w:t>
      </w:r>
      <w:hyperlink r:id="rId27">
        <w:r>
          <w:rPr>
            <w:rStyle w:val="Hyperlink"/>
            <w:rFonts w:eastAsiaTheme="minorEastAsia"/>
          </w:rPr>
          <w:t>https://www.intel.com/content/www/us/en/docs/ipp/developer-guide-reference/2021-12/fast-fourier-transform-functions.html</w:t>
        </w:r>
      </w:hyperlink>
      <w:r>
        <w:t xml:space="preserve"> (дата звернення: 21.05.2026).</w:t>
      </w:r>
    </w:p>
    <w:p w14:paraId="72EE4DB2" w14:textId="77777777" w:rsidR="007C5C27" w:rsidRDefault="007C5C27" w:rsidP="007C5C27">
      <w:pPr>
        <w:pStyle w:val="ASUNumberedList"/>
      </w:pPr>
      <w:r>
        <w:t xml:space="preserve">ISO/IEC 25010:2011.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–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(</w:t>
      </w:r>
      <w:proofErr w:type="spellStart"/>
      <w:r>
        <w:t>SQuaRE</w:t>
      </w:r>
      <w:proofErr w:type="spellEnd"/>
      <w:r>
        <w:t xml:space="preserve">) –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Geneva</w:t>
      </w:r>
      <w:proofErr w:type="spellEnd"/>
      <w:r>
        <w:t> : ISO, 2011. URL: </w:t>
      </w:r>
      <w:hyperlink r:id="rId28">
        <w:r>
          <w:rPr>
            <w:rStyle w:val="Hyperlink"/>
            <w:rFonts w:eastAsiaTheme="minorEastAsia"/>
          </w:rPr>
          <w:t>https://www.iso.org/standard/35733.html</w:t>
        </w:r>
      </w:hyperlink>
      <w:r>
        <w:t xml:space="preserve"> (дата звернення: 21.05.2026).</w:t>
      </w:r>
    </w:p>
    <w:p w14:paraId="3B279010" w14:textId="77777777" w:rsidR="007C5C27" w:rsidRDefault="007C5C27" w:rsidP="007C5C27">
      <w:pPr>
        <w:pStyle w:val="ASUNumberedList"/>
      </w:pPr>
      <w:proofErr w:type="spellStart"/>
      <w:r>
        <w:lastRenderedPageBreak/>
        <w:t>Lee</w:t>
      </w:r>
      <w:proofErr w:type="spellEnd"/>
      <w:r>
        <w:t xml:space="preserve"> B., </w:t>
      </w:r>
      <w:proofErr w:type="spellStart"/>
      <w:r>
        <w:t>Hurson</w:t>
      </w:r>
      <w:proofErr w:type="spellEnd"/>
      <w:r>
        <w:t xml:space="preserve"> A. R. </w:t>
      </w:r>
      <w:proofErr w:type="spellStart"/>
      <w:r>
        <w:t>Dataflow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multithreading</w:t>
      </w:r>
      <w:proofErr w:type="spellEnd"/>
      <w:r>
        <w:t>. </w:t>
      </w:r>
      <w:proofErr w:type="spellStart"/>
      <w:r>
        <w:rPr>
          <w:i/>
          <w:iCs/>
        </w:rPr>
        <w:t>Computer</w:t>
      </w:r>
      <w:proofErr w:type="spellEnd"/>
      <w:r>
        <w:t xml:space="preserve">. 1994. </w:t>
      </w:r>
      <w:proofErr w:type="spellStart"/>
      <w:r>
        <w:t>Vol</w:t>
      </w:r>
      <w:proofErr w:type="spellEnd"/>
      <w:r>
        <w:t xml:space="preserve">. 27, </w:t>
      </w:r>
      <w:proofErr w:type="spellStart"/>
      <w:r>
        <w:t>no</w:t>
      </w:r>
      <w:proofErr w:type="spellEnd"/>
      <w:r>
        <w:t>. 8. P. 27–39. URL: </w:t>
      </w:r>
      <w:hyperlink r:id="rId29">
        <w:r>
          <w:rPr>
            <w:rStyle w:val="Hyperlink"/>
            <w:rFonts w:eastAsiaTheme="minorEastAsia"/>
          </w:rPr>
          <w:t>https://doi.org/10.1109/2.303622</w:t>
        </w:r>
      </w:hyperlink>
      <w:r>
        <w:t>.</w:t>
      </w:r>
    </w:p>
    <w:p w14:paraId="77CE8CF3" w14:textId="77777777" w:rsidR="007C5C27" w:rsidRDefault="007C5C27" w:rsidP="007C5C27">
      <w:pPr>
        <w:pStyle w:val="ASUNumberedList"/>
      </w:pPr>
      <w:proofErr w:type="spellStart"/>
      <w:r>
        <w:t>Lee</w:t>
      </w:r>
      <w:proofErr w:type="spellEnd"/>
      <w:r>
        <w:t xml:space="preserve"> E. A., </w:t>
      </w:r>
      <w:proofErr w:type="spellStart"/>
      <w:r>
        <w:t>Messerschmitt</w:t>
      </w:r>
      <w:proofErr w:type="spellEnd"/>
      <w:r>
        <w:t xml:space="preserve"> D. G.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synchronous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 </w:t>
      </w:r>
      <w:r>
        <w:rPr>
          <w:i/>
          <w:iCs/>
        </w:rPr>
        <w:t xml:space="preserve">IEEE </w:t>
      </w:r>
      <w:proofErr w:type="spellStart"/>
      <w:r>
        <w:rPr>
          <w:i/>
          <w:iCs/>
        </w:rPr>
        <w:t>transactions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computers</w:t>
      </w:r>
      <w:proofErr w:type="spellEnd"/>
      <w:r>
        <w:t xml:space="preserve">. 1987. </w:t>
      </w:r>
      <w:proofErr w:type="spellStart"/>
      <w:r>
        <w:t>Vol</w:t>
      </w:r>
      <w:proofErr w:type="spellEnd"/>
      <w:r>
        <w:t xml:space="preserve">. C-36, </w:t>
      </w:r>
      <w:proofErr w:type="spellStart"/>
      <w:r>
        <w:t>no</w:t>
      </w:r>
      <w:proofErr w:type="spellEnd"/>
      <w:r>
        <w:t>. 1. P. 24–35. URL: </w:t>
      </w:r>
      <w:hyperlink r:id="rId30">
        <w:r>
          <w:rPr>
            <w:rStyle w:val="Hyperlink"/>
            <w:rFonts w:eastAsiaTheme="minorEastAsia"/>
          </w:rPr>
          <w:t>https://doi.org/10.1109/tc.1987.5009446</w:t>
        </w:r>
      </w:hyperlink>
      <w:r>
        <w:t>.</w:t>
      </w:r>
    </w:p>
    <w:p w14:paraId="4A024FFF" w14:textId="77777777" w:rsidR="007C5C27" w:rsidRDefault="007C5C27" w:rsidP="007C5C27">
      <w:pPr>
        <w:pStyle w:val="ASUNumberedList"/>
      </w:pPr>
      <w:proofErr w:type="spellStart"/>
      <w:r>
        <w:t>Lee</w:t>
      </w:r>
      <w:proofErr w:type="spellEnd"/>
      <w:r>
        <w:t xml:space="preserve"> E. A., </w:t>
      </w:r>
      <w:proofErr w:type="spellStart"/>
      <w:r>
        <w:t>Messerschmitt</w:t>
      </w:r>
      <w:proofErr w:type="spellEnd"/>
      <w:r>
        <w:t xml:space="preserve"> D. G. </w:t>
      </w:r>
      <w:proofErr w:type="spellStart"/>
      <w:r>
        <w:t>Synchronous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flow</w:t>
      </w:r>
      <w:proofErr w:type="spellEnd"/>
      <w:r>
        <w:t>. 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IEEE</w:t>
      </w:r>
      <w:r>
        <w:t xml:space="preserve">. 1987. </w:t>
      </w:r>
      <w:proofErr w:type="spellStart"/>
      <w:r>
        <w:t>Vol</w:t>
      </w:r>
      <w:proofErr w:type="spellEnd"/>
      <w:r>
        <w:t xml:space="preserve">. 75, </w:t>
      </w:r>
      <w:proofErr w:type="spellStart"/>
      <w:r>
        <w:t>no</w:t>
      </w:r>
      <w:proofErr w:type="spellEnd"/>
      <w:r>
        <w:t>. 9. P. 1235–1245. URL: </w:t>
      </w:r>
      <w:hyperlink r:id="rId31">
        <w:r>
          <w:rPr>
            <w:rStyle w:val="Hyperlink"/>
            <w:rFonts w:eastAsiaTheme="minorEastAsia"/>
          </w:rPr>
          <w:t>https://doi.org/10.1109/proc.1987.13876</w:t>
        </w:r>
      </w:hyperlink>
      <w:r>
        <w:t>.</w:t>
      </w:r>
    </w:p>
    <w:p w14:paraId="55C3BE14" w14:textId="77777777" w:rsidR="007C5C27" w:rsidRDefault="007C5C27" w:rsidP="007C5C27">
      <w:pPr>
        <w:pStyle w:val="ASUNumberedList"/>
      </w:pPr>
      <w:proofErr w:type="spellStart"/>
      <w:r>
        <w:t>Loan</w:t>
      </w:r>
      <w:proofErr w:type="spellEnd"/>
      <w:r>
        <w:t xml:space="preserve"> C. V.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. </w:t>
      </w:r>
      <w:proofErr w:type="spellStart"/>
      <w:r>
        <w:t>Philadelphia</w:t>
      </w:r>
      <w:proofErr w:type="spellEnd"/>
      <w:r>
        <w:t> : SIAM, 1992. 273 p.</w:t>
      </w:r>
    </w:p>
    <w:p w14:paraId="515FFA4E" w14:textId="77777777" w:rsidR="007C5C27" w:rsidRDefault="007C5C27" w:rsidP="007C5C27">
      <w:pPr>
        <w:pStyle w:val="ASUNumberedList"/>
      </w:pP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(U.S.).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(IDEF0). </w:t>
      </w:r>
      <w:proofErr w:type="spellStart"/>
      <w:r>
        <w:t>Gaithersburg</w:t>
      </w:r>
      <w:proofErr w:type="spellEnd"/>
      <w:r>
        <w:t xml:space="preserve">, MD :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,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>, 1993. 80 p.</w:t>
      </w:r>
    </w:p>
    <w:p w14:paraId="6A125188" w14:textId="77777777" w:rsidR="007C5C27" w:rsidRDefault="007C5C27" w:rsidP="007C5C27">
      <w:pPr>
        <w:pStyle w:val="ASUNumberedList"/>
      </w:pPr>
      <w:proofErr w:type="spellStart"/>
      <w:r>
        <w:t>Nukada</w:t>
      </w:r>
      <w:proofErr w:type="spellEnd"/>
      <w:r>
        <w:t xml:space="preserve"> A., </w:t>
      </w:r>
      <w:proofErr w:type="spellStart"/>
      <w:r>
        <w:t>Matsuoka</w:t>
      </w:r>
      <w:proofErr w:type="spellEnd"/>
      <w:r>
        <w:t xml:space="preserve"> S. </w:t>
      </w:r>
      <w:proofErr w:type="spellStart"/>
      <w:r>
        <w:t>Auto-tuning</w:t>
      </w:r>
      <w:proofErr w:type="spellEnd"/>
      <w:r>
        <w:t xml:space="preserve"> 3-D FFT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CUDA </w:t>
      </w:r>
      <w:proofErr w:type="spellStart"/>
      <w:r>
        <w:t>GPUs</w:t>
      </w:r>
      <w:proofErr w:type="spellEnd"/>
      <w:r>
        <w:t>. 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conference</w:t>
      </w:r>
      <w:proofErr w:type="spellEnd"/>
      <w:r>
        <w:t xml:space="preserve">, </w:t>
      </w:r>
      <w:proofErr w:type="spellStart"/>
      <w:r>
        <w:t>Portland</w:t>
      </w:r>
      <w:proofErr w:type="spellEnd"/>
      <w:r>
        <w:t xml:space="preserve">, </w:t>
      </w:r>
      <w:proofErr w:type="spellStart"/>
      <w:r>
        <w:t>Oregon</w:t>
      </w:r>
      <w:proofErr w:type="spellEnd"/>
      <w:r>
        <w:t xml:space="preserve">, 14–20 </w:t>
      </w:r>
      <w:proofErr w:type="spellStart"/>
      <w:r>
        <w:t>November</w:t>
      </w:r>
      <w:proofErr w:type="spellEnd"/>
      <w:r>
        <w:t xml:space="preserve"> 2009.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 xml:space="preserve">, </w:t>
      </w:r>
      <w:proofErr w:type="spellStart"/>
      <w:r>
        <w:t>New</w:t>
      </w:r>
      <w:proofErr w:type="spellEnd"/>
      <w:r>
        <w:t xml:space="preserve"> </w:t>
      </w:r>
      <w:proofErr w:type="spellStart"/>
      <w:r>
        <w:t>York</w:t>
      </w:r>
      <w:proofErr w:type="spellEnd"/>
      <w:r>
        <w:t>, USA, 2009. URL: </w:t>
      </w:r>
      <w:hyperlink r:id="rId32">
        <w:r>
          <w:rPr>
            <w:rStyle w:val="Hyperlink"/>
            <w:rFonts w:eastAsiaTheme="minorEastAsia"/>
          </w:rPr>
          <w:t>https://doi.org/10.1145/1654059.1654090</w:t>
        </w:r>
      </w:hyperlink>
      <w:r>
        <w:t>.</w:t>
      </w:r>
    </w:p>
    <w:p w14:paraId="5BCECE62" w14:textId="77777777" w:rsidR="007C5C27" w:rsidRDefault="007C5C27" w:rsidP="007C5C27">
      <w:pPr>
        <w:pStyle w:val="ASUNumberedList"/>
      </w:pPr>
      <w:proofErr w:type="spellStart"/>
      <w:r>
        <w:t>Nussbaumer</w:t>
      </w:r>
      <w:proofErr w:type="spellEnd"/>
      <w:r>
        <w:t xml:space="preserve"> H. J.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convolution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Berlin</w:t>
      </w:r>
      <w:proofErr w:type="spellEnd"/>
      <w:r>
        <w:t xml:space="preserve">, </w:t>
      </w:r>
      <w:proofErr w:type="spellStart"/>
      <w:r>
        <w:t>Heidelberg</w:t>
      </w:r>
      <w:proofErr w:type="spellEnd"/>
      <w:r>
        <w:t xml:space="preserve"> : </w:t>
      </w:r>
      <w:proofErr w:type="spellStart"/>
      <w:r>
        <w:t>Springer</w:t>
      </w:r>
      <w:proofErr w:type="spellEnd"/>
      <w:r>
        <w:t xml:space="preserve"> </w:t>
      </w:r>
      <w:proofErr w:type="spellStart"/>
      <w:r>
        <w:t>Berlin</w:t>
      </w:r>
      <w:proofErr w:type="spellEnd"/>
      <w:r>
        <w:t xml:space="preserve"> </w:t>
      </w:r>
      <w:proofErr w:type="spellStart"/>
      <w:r>
        <w:t>Heidelberg</w:t>
      </w:r>
      <w:proofErr w:type="spellEnd"/>
      <w:r>
        <w:t>, 1981. URL: </w:t>
      </w:r>
      <w:hyperlink r:id="rId33">
        <w:r>
          <w:rPr>
            <w:rStyle w:val="Hyperlink"/>
            <w:rFonts w:eastAsiaTheme="minorEastAsia"/>
          </w:rPr>
          <w:t>https://doi.org/10.1007/978-3-662-00551-4</w:t>
        </w:r>
      </w:hyperlink>
      <w:r>
        <w:t>.</w:t>
      </w:r>
    </w:p>
    <w:p w14:paraId="27D068BC" w14:textId="77777777" w:rsidR="007C5C27" w:rsidRDefault="007C5C27" w:rsidP="007C5C27">
      <w:pPr>
        <w:pStyle w:val="ASUNumberedList"/>
      </w:pPr>
      <w:r>
        <w:t xml:space="preserve">NVIDIA </w:t>
      </w:r>
      <w:proofErr w:type="spellStart"/>
      <w:r>
        <w:t>Corporation</w:t>
      </w:r>
      <w:proofErr w:type="spellEnd"/>
      <w:r>
        <w:t xml:space="preserve">. </w:t>
      </w:r>
      <w:proofErr w:type="spellStart"/>
      <w:r>
        <w:t>cuFFT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. </w:t>
      </w:r>
      <w:proofErr w:type="spellStart"/>
      <w:r>
        <w:t>Release</w:t>
      </w:r>
      <w:proofErr w:type="spellEnd"/>
      <w:r>
        <w:t xml:space="preserve"> 13.2. 2026. URL: </w:t>
      </w:r>
      <w:hyperlink r:id="rId34">
        <w:r>
          <w:rPr>
            <w:rStyle w:val="Hyperlink"/>
            <w:rFonts w:eastAsiaTheme="minorEastAsia"/>
          </w:rPr>
          <w:t>https://docs.nvidia.com/cuda/pdf/CUFFT_Library.pdf</w:t>
        </w:r>
      </w:hyperlink>
      <w:r>
        <w:t xml:space="preserve"> (дата звернення: 21.05.2026).</w:t>
      </w:r>
    </w:p>
    <w:p w14:paraId="014EB3B1" w14:textId="77777777" w:rsidR="007C5C27" w:rsidRDefault="007C5C27" w:rsidP="007C5C27">
      <w:pPr>
        <w:pStyle w:val="ASUNumberedList"/>
      </w:pPr>
      <w:proofErr w:type="spellStart"/>
      <w:r>
        <w:t>Object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. </w:t>
      </w:r>
      <w:proofErr w:type="spellStart"/>
      <w:r>
        <w:t>Version</w:t>
      </w:r>
      <w:proofErr w:type="spellEnd"/>
      <w:r>
        <w:t xml:space="preserve"> 2.5.1. 2017. URL: </w:t>
      </w:r>
      <w:hyperlink r:id="rId35">
        <w:r>
          <w:rPr>
            <w:rStyle w:val="Hyperlink"/>
            <w:rFonts w:eastAsiaTheme="minorEastAsia"/>
          </w:rPr>
          <w:t>https://www.omg.org/spec/UML/2.5.1/</w:t>
        </w:r>
      </w:hyperlink>
      <w:r>
        <w:t xml:space="preserve"> (дата звернення: 21.05.2026).</w:t>
      </w:r>
    </w:p>
    <w:p w14:paraId="4350340A" w14:textId="77777777" w:rsidR="007C5C27" w:rsidRDefault="007C5C27" w:rsidP="007C5C27">
      <w:pPr>
        <w:pStyle w:val="ASUNumberedList"/>
      </w:pPr>
      <w:proofErr w:type="spellStart"/>
      <w:r>
        <w:lastRenderedPageBreak/>
        <w:t>Parks</w:t>
      </w:r>
      <w:proofErr w:type="spellEnd"/>
      <w:r>
        <w:t xml:space="preserve"> T. W., </w:t>
      </w:r>
      <w:proofErr w:type="spellStart"/>
      <w:r>
        <w:t>Potts</w:t>
      </w:r>
      <w:proofErr w:type="spellEnd"/>
      <w:r>
        <w:t xml:space="preserve"> J. F., </w:t>
      </w:r>
      <w:proofErr w:type="spellStart"/>
      <w:r>
        <w:t>Burrus</w:t>
      </w:r>
      <w:proofErr w:type="spellEnd"/>
      <w:r>
        <w:t xml:space="preserve"> C. S. DFT/FFT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convolution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</w:t>
      </w:r>
      <w:proofErr w:type="spellStart"/>
      <w:r>
        <w:t>John</w:t>
      </w:r>
      <w:proofErr w:type="spellEnd"/>
      <w:r>
        <w:t xml:space="preserve"> </w:t>
      </w:r>
      <w:proofErr w:type="spellStart"/>
      <w:r>
        <w:t>Wiley</w:t>
      </w:r>
      <w:proofErr w:type="spellEnd"/>
      <w:r>
        <w:t xml:space="preserve"> &amp; </w:t>
      </w:r>
      <w:proofErr w:type="spellStart"/>
      <w:r>
        <w:t>Sons</w:t>
      </w:r>
      <w:proofErr w:type="spellEnd"/>
      <w:r>
        <w:t>, 1985. 256 p.</w:t>
      </w:r>
    </w:p>
    <w:p w14:paraId="76E939F3" w14:textId="77777777" w:rsidR="007C5C27" w:rsidRDefault="007C5C27" w:rsidP="007C5C27">
      <w:pPr>
        <w:pStyle w:val="ASUNumberedList"/>
      </w:pPr>
      <w:proofErr w:type="spellStart"/>
      <w:r>
        <w:t>Protsko</w:t>
      </w:r>
      <w:proofErr w:type="spellEnd"/>
      <w:r>
        <w:t xml:space="preserve"> I. O., </w:t>
      </w:r>
      <w:proofErr w:type="spellStart"/>
      <w:r>
        <w:t>Teslyuk</w:t>
      </w:r>
      <w:proofErr w:type="spellEnd"/>
      <w:r>
        <w:t xml:space="preserve"> V. M., </w:t>
      </w:r>
      <w:proofErr w:type="spellStart"/>
      <w:r>
        <w:t>Dunets</w:t>
      </w:r>
      <w:proofErr w:type="spellEnd"/>
      <w:r>
        <w:t xml:space="preserve"> R. B.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fourier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– 60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old</w:t>
      </w:r>
      <w:proofErr w:type="spellEnd"/>
      <w:r>
        <w:t>. </w:t>
      </w:r>
      <w:proofErr w:type="spellStart"/>
      <w:r>
        <w:rPr>
          <w:i/>
          <w:iCs/>
        </w:rPr>
        <w:t>Ukrainian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technology</w:t>
      </w:r>
      <w:proofErr w:type="spellEnd"/>
      <w:r>
        <w:t xml:space="preserve">. 2025. </w:t>
      </w:r>
      <w:proofErr w:type="spellStart"/>
      <w:r>
        <w:t>Vol</w:t>
      </w:r>
      <w:proofErr w:type="spellEnd"/>
      <w:r>
        <w:t xml:space="preserve">. 7, </w:t>
      </w:r>
      <w:proofErr w:type="spellStart"/>
      <w:r>
        <w:t>no</w:t>
      </w:r>
      <w:proofErr w:type="spellEnd"/>
      <w:r>
        <w:t>. 1. P. 1–15. URL: </w:t>
      </w:r>
      <w:hyperlink r:id="rId36">
        <w:r>
          <w:rPr>
            <w:rStyle w:val="Hyperlink"/>
            <w:rFonts w:eastAsiaTheme="minorEastAsia"/>
          </w:rPr>
          <w:t>https://doi.org/10.23939/ujit2025.01.001</w:t>
        </w:r>
      </w:hyperlink>
      <w:r>
        <w:t>.</w:t>
      </w:r>
    </w:p>
    <w:p w14:paraId="6C610E2B" w14:textId="77777777" w:rsidR="007C5C27" w:rsidRDefault="007C5C27" w:rsidP="007C5C27">
      <w:pPr>
        <w:pStyle w:val="ASUNumberedList"/>
      </w:pPr>
      <w:proofErr w:type="spellStart"/>
      <w:r>
        <w:t>Spiral</w:t>
      </w:r>
      <w:proofErr w:type="spellEnd"/>
      <w:r>
        <w:t xml:space="preserve">: a </w:t>
      </w:r>
      <w:proofErr w:type="spellStart"/>
      <w:r>
        <w:t>generator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platform-adapted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 / M. </w:t>
      </w:r>
      <w:proofErr w:type="spellStart"/>
      <w:r>
        <w:t>Püschel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 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international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performance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applications</w:t>
      </w:r>
      <w:proofErr w:type="spellEnd"/>
      <w:r>
        <w:t xml:space="preserve">. 2004. </w:t>
      </w:r>
      <w:proofErr w:type="spellStart"/>
      <w:r>
        <w:t>Vol</w:t>
      </w:r>
      <w:proofErr w:type="spellEnd"/>
      <w:r>
        <w:t xml:space="preserve">. 18, </w:t>
      </w:r>
      <w:proofErr w:type="spellStart"/>
      <w:r>
        <w:t>no</w:t>
      </w:r>
      <w:proofErr w:type="spellEnd"/>
      <w:r>
        <w:t>. 1. P. 21–45. URL: </w:t>
      </w:r>
      <w:hyperlink r:id="rId37">
        <w:r>
          <w:rPr>
            <w:rStyle w:val="Hyperlink"/>
            <w:rFonts w:eastAsiaTheme="minorEastAsia"/>
          </w:rPr>
          <w:t>https://doi.org/10.1177/1094342004041291</w:t>
        </w:r>
      </w:hyperlink>
      <w:r>
        <w:t>.</w:t>
      </w:r>
    </w:p>
    <w:p w14:paraId="6269813A" w14:textId="77777777" w:rsidR="007C5C27" w:rsidRDefault="007C5C27" w:rsidP="007C5C27">
      <w:pPr>
        <w:pStyle w:val="ASUNumberedList"/>
      </w:pPr>
      <w:proofErr w:type="spellStart"/>
      <w:r>
        <w:t>Veen</w:t>
      </w:r>
      <w:proofErr w:type="spellEnd"/>
      <w:r>
        <w:t xml:space="preserve"> A. H. </w:t>
      </w:r>
      <w:proofErr w:type="spellStart"/>
      <w:r>
        <w:t>Dataflow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. </w:t>
      </w:r>
      <w:r>
        <w:rPr>
          <w:i/>
          <w:iCs/>
        </w:rPr>
        <w:t xml:space="preserve">ACM </w:t>
      </w:r>
      <w:proofErr w:type="spellStart"/>
      <w:r>
        <w:rPr>
          <w:i/>
          <w:iCs/>
        </w:rPr>
        <w:t>computing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surveys</w:t>
      </w:r>
      <w:proofErr w:type="spellEnd"/>
      <w:r>
        <w:t xml:space="preserve">. 1986. </w:t>
      </w:r>
      <w:proofErr w:type="spellStart"/>
      <w:r>
        <w:t>Vol</w:t>
      </w:r>
      <w:proofErr w:type="spellEnd"/>
      <w:r>
        <w:t xml:space="preserve">. 18, </w:t>
      </w:r>
      <w:proofErr w:type="spellStart"/>
      <w:r>
        <w:t>no</w:t>
      </w:r>
      <w:proofErr w:type="spellEnd"/>
      <w:r>
        <w:t>. 4. P. 365–396. URL: </w:t>
      </w:r>
      <w:hyperlink r:id="rId38">
        <w:r>
          <w:rPr>
            <w:rStyle w:val="Hyperlink"/>
            <w:rFonts w:eastAsiaTheme="minorEastAsia"/>
          </w:rPr>
          <w:t>https://doi.org/10.1145/27633.28055</w:t>
        </w:r>
      </w:hyperlink>
      <w:r>
        <w:t>.</w:t>
      </w:r>
    </w:p>
    <w:p w14:paraId="675DD575" w14:textId="59E1FD03" w:rsidR="008D43BA" w:rsidRPr="00105C7F" w:rsidRDefault="008D43BA" w:rsidP="00105C7F">
      <w:pPr>
        <w:pStyle w:val="ASUBodyText"/>
      </w:pPr>
    </w:p>
    <w:p w14:paraId="6ED7C8E9" w14:textId="77777777" w:rsidR="00D2071F" w:rsidRDefault="00D2071F">
      <w:bookmarkStart w:id="2289" w:name="app:A"/>
      <w:bookmarkEnd w:id="2289"/>
      <w:r>
        <w:br w:type="page"/>
      </w:r>
    </w:p>
    <w:p w14:paraId="5742B797" w14:textId="5A078DCD" w:rsidR="008D43BA" w:rsidRPr="00105C7F" w:rsidRDefault="008D43BA" w:rsidP="0017163C">
      <w:pPr>
        <w:pStyle w:val="ASUChapterHead"/>
      </w:pPr>
      <w:bookmarkStart w:id="2290" w:name="_Toc230636437"/>
      <w:r w:rsidRPr="00105C7F">
        <w:lastRenderedPageBreak/>
        <w:t>ДОДАТОК</w:t>
      </w:r>
      <w:r w:rsidR="001D28F3">
        <w:t xml:space="preserve"> </w:t>
      </w:r>
      <w:r w:rsidRPr="00105C7F">
        <w:t>А</w:t>
      </w:r>
      <w:bookmarkEnd w:id="2290"/>
    </w:p>
    <w:p w14:paraId="3589F3F9" w14:textId="175E980A" w:rsidR="008D43BA" w:rsidRPr="00105C7F" w:rsidRDefault="008D43BA" w:rsidP="00105C7F">
      <w:pPr>
        <w:pStyle w:val="ASUBodyText"/>
      </w:pPr>
      <w:r w:rsidRPr="00105C7F">
        <w:t>Тексти</w:t>
      </w:r>
      <w:r w:rsidR="001D28F3">
        <w:t xml:space="preserve"> </w:t>
      </w:r>
      <w:r w:rsidRPr="00105C7F">
        <w:t>програмних</w:t>
      </w:r>
      <w:r w:rsidR="001D28F3">
        <w:t xml:space="preserve"> </w:t>
      </w:r>
      <w:r w:rsidRPr="00105C7F">
        <w:t>модулів</w:t>
      </w:r>
    </w:p>
    <w:p w14:paraId="08616250" w14:textId="19C1AB0A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вихідні</w:t>
      </w:r>
      <w:r w:rsidR="001D28F3">
        <w:t xml:space="preserve"> </w:t>
      </w:r>
      <w:r w:rsidRPr="00105C7F">
        <w:t>тексти</w:t>
      </w:r>
      <w:r w:rsidR="001D28F3">
        <w:t xml:space="preserve"> </w:t>
      </w:r>
      <w:r w:rsidRPr="00105C7F">
        <w:t>ключових</w:t>
      </w:r>
      <w:r w:rsidR="001D28F3">
        <w:t xml:space="preserve"> </w:t>
      </w:r>
      <w:r w:rsidRPr="00105C7F">
        <w:t>модулів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потокового</w:t>
      </w:r>
      <w:r w:rsidR="001D28F3">
        <w:t xml:space="preserve"> </w:t>
      </w:r>
      <w:r w:rsidRPr="00105C7F">
        <w:t>обчислювача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radix-4,</w:t>
      </w:r>
      <w:r w:rsidR="001D28F3">
        <w:t xml:space="preserve"> </w:t>
      </w:r>
      <w:r w:rsidRPr="00105C7F">
        <w:t>написані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мові</w:t>
      </w:r>
      <w:r w:rsidR="001D28F3">
        <w:t xml:space="preserve"> </w:t>
      </w:r>
      <w:proofErr w:type="spellStart"/>
      <w:r w:rsidRPr="00105C7F">
        <w:t>TypeScript</w:t>
      </w:r>
      <w:proofErr w:type="spellEnd"/>
      <w:r w:rsidR="001D28F3">
        <w:t xml:space="preserve"> </w:t>
      </w:r>
      <w:r w:rsidRPr="00105C7F">
        <w:t>5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структури</w:t>
      </w:r>
      <w:r w:rsidR="001D28F3">
        <w:t xml:space="preserve"> </w:t>
      </w:r>
      <w:r w:rsidRPr="00105C7F">
        <w:t>проєкту,</w:t>
      </w:r>
      <w:r w:rsidR="001D28F3">
        <w:t xml:space="preserve"> </w:t>
      </w:r>
      <w:r w:rsidRPr="00105C7F">
        <w:t>описаної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3.2.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фрагменти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редакції,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поточному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репозиторію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збору</w:t>
      </w:r>
      <w:r w:rsidR="001D28F3">
        <w:t xml:space="preserve"> </w:t>
      </w:r>
      <w:r w:rsidRPr="00105C7F">
        <w:t>експериментальних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</w:p>
    <w:p w14:paraId="1B055C26" w14:textId="7EA60741" w:rsidR="008D43BA" w:rsidRPr="0017163C" w:rsidRDefault="008D43BA" w:rsidP="0017163C">
      <w:pPr>
        <w:pStyle w:val="ASUBodyText"/>
        <w:rPr>
          <w:b/>
          <w:bCs/>
        </w:rPr>
      </w:pPr>
      <w:r w:rsidRPr="0017163C">
        <w:rPr>
          <w:b/>
          <w:bCs/>
        </w:rPr>
        <w:t>А.1.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rStyle w:val="VerbatimChar"/>
          <w:rFonts w:ascii="Times New Roman" w:hAnsi="Times New Roman" w:cs="Times New Roman"/>
          <w:b/>
          <w:bCs/>
        </w:rPr>
        <w:t>src</w:t>
      </w:r>
      <w:proofErr w:type="spellEnd"/>
      <w:r w:rsidRPr="00F627B1">
        <w:rPr>
          <w:rStyle w:val="VerbatimChar"/>
          <w:rFonts w:ascii="Times New Roman" w:hAnsi="Times New Roman"/>
          <w:b/>
          <w:lang w:val="uk-UA"/>
          <w:rPrChange w:id="2291" w:author="Учетная запись Майкрософт" w:date="2026-05-24T17:35:00Z">
            <w:rPr>
              <w:rStyle w:val="VerbatimChar"/>
              <w:rFonts w:ascii="Times New Roman" w:hAnsi="Times New Roman"/>
              <w:b/>
            </w:rPr>
          </w:rPrChange>
        </w:rPr>
        <w:t>/</w:t>
      </w:r>
      <w:r w:rsidRPr="0017163C">
        <w:rPr>
          <w:rStyle w:val="VerbatimChar"/>
          <w:rFonts w:ascii="Times New Roman" w:hAnsi="Times New Roman" w:cs="Times New Roman"/>
          <w:b/>
          <w:bCs/>
        </w:rPr>
        <w:t>core</w:t>
      </w:r>
      <w:r w:rsidRPr="00F627B1">
        <w:rPr>
          <w:rStyle w:val="VerbatimChar"/>
          <w:rFonts w:ascii="Times New Roman" w:hAnsi="Times New Roman"/>
          <w:b/>
          <w:lang w:val="uk-UA"/>
          <w:rPrChange w:id="2292" w:author="Учетная запись Майкрософт" w:date="2026-05-24T17:35:00Z">
            <w:rPr>
              <w:rStyle w:val="VerbatimChar"/>
              <w:rFonts w:ascii="Times New Roman" w:hAnsi="Times New Roman"/>
              <w:b/>
            </w:rPr>
          </w:rPrChange>
        </w:rPr>
        <w:t>/</w:t>
      </w:r>
      <w:r w:rsidRPr="0017163C">
        <w:rPr>
          <w:rStyle w:val="VerbatimChar"/>
          <w:rFonts w:ascii="Times New Roman" w:hAnsi="Times New Roman" w:cs="Times New Roman"/>
          <w:b/>
          <w:bCs/>
        </w:rPr>
        <w:t>types</w:t>
      </w:r>
      <w:r w:rsidRPr="00F627B1">
        <w:rPr>
          <w:rStyle w:val="VerbatimChar"/>
          <w:rFonts w:ascii="Times New Roman" w:hAnsi="Times New Roman"/>
          <w:b/>
          <w:lang w:val="uk-UA"/>
          <w:rPrChange w:id="2293" w:author="Учетная запись Майкрософт" w:date="2026-05-24T17:35:00Z">
            <w:rPr>
              <w:rStyle w:val="VerbatimChar"/>
              <w:rFonts w:ascii="Times New Roman" w:hAnsi="Times New Roman"/>
              <w:b/>
            </w:rPr>
          </w:rPrChange>
        </w:rPr>
        <w:t>.</w:t>
      </w:r>
      <w:proofErr w:type="spellStart"/>
      <w:r w:rsidRPr="0017163C">
        <w:rPr>
          <w:rStyle w:val="VerbatimChar"/>
          <w:rFonts w:ascii="Times New Roman" w:hAnsi="Times New Roman" w:cs="Times New Roman"/>
          <w:b/>
          <w:bCs/>
        </w:rPr>
        <w:t>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декларація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типів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даних</w:t>
      </w:r>
    </w:p>
    <w:p w14:paraId="37ACE36A" w14:textId="72FA66D8" w:rsidR="008D43BA" w:rsidRPr="00105C7F" w:rsidRDefault="008D43BA" w:rsidP="00105C7F">
      <w:pPr>
        <w:pStyle w:val="ASUBodyText"/>
      </w:pPr>
      <w:r w:rsidRPr="00105C7F">
        <w:t>Модуль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базові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даних:</w:t>
      </w:r>
      <w:r w:rsidR="001D28F3">
        <w:t xml:space="preserve"> </w:t>
      </w:r>
      <w:r w:rsidRPr="00105C7F">
        <w:t>токен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),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),</w:t>
      </w:r>
      <w:r w:rsidR="001D28F3">
        <w:t xml:space="preserve"> </w:t>
      </w:r>
      <w:r w:rsidRPr="00105C7F">
        <w:t>специфікацію</w:t>
      </w:r>
      <w:r w:rsidR="001D28F3">
        <w:t xml:space="preserve"> </w:t>
      </w:r>
      <w:r w:rsidRPr="00105C7F">
        <w:t>вузла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),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),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).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типи</w:t>
      </w:r>
      <w:r w:rsidR="001D28F3">
        <w:t xml:space="preserve"> </w:t>
      </w:r>
      <w:r w:rsidRPr="00105C7F">
        <w:t>є</w:t>
      </w:r>
      <w:r w:rsidR="001D28F3">
        <w:t xml:space="preserve"> </w:t>
      </w:r>
      <w:r w:rsidRPr="00105C7F">
        <w:t>програмними</w:t>
      </w:r>
      <w:r w:rsidR="001D28F3">
        <w:t xml:space="preserve"> </w:t>
      </w:r>
      <w:r w:rsidRPr="00105C7F">
        <w:t>відповідниками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формалізованих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7E9D2987" w14:textId="4FFCEA93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types.ts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логічний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надходження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delay?: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затримка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каналу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одиниці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label?: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текст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на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ребрі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labelValue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числове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значення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(для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тултіпа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params?: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lastRenderedPageBreak/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  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[];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'source'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'add'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'butterfly'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'twiddle';</w:t>
      </w:r>
    </w:p>
    <w:p w14:paraId="6E4F1FF1" w14:textId="72267EEF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buffers.ts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FIFO-черга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дуги</w:t>
      </w:r>
    </w:p>
    <w:p w14:paraId="6C896326" w14:textId="104D26CF" w:rsidR="008D43BA" w:rsidRPr="00105C7F" w:rsidRDefault="008D43BA" w:rsidP="00105C7F">
      <w:pPr>
        <w:pStyle w:val="ASUBodyText"/>
      </w:pPr>
      <w:r w:rsidRPr="00105C7F">
        <w:t>Узагальнена</w:t>
      </w:r>
      <w:r w:rsidR="001D28F3">
        <w:t xml:space="preserve"> </w:t>
      </w:r>
      <w:r w:rsidRPr="00105C7F">
        <w:t>черга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базі</w:t>
      </w:r>
      <w:r w:rsidR="001D28F3">
        <w:t xml:space="preserve"> </w:t>
      </w:r>
      <w:r w:rsidRPr="00105C7F">
        <w:t>масиву,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буфер</w:t>
      </w:r>
      <w:r w:rsidR="001D28F3">
        <w:t xml:space="preserve"> </w:t>
      </w:r>
      <w:r w:rsidRPr="00105C7F">
        <w:t>дуги</w:t>
      </w:r>
      <w:r w:rsidR="001D28F3"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E</m:t>
        </m:r>
      </m:oMath>
      <w:r w:rsidRPr="00105C7F">
        <w:t>.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кожну</w:t>
      </w:r>
      <w:r w:rsidR="001D28F3">
        <w:t xml:space="preserve"> </w:t>
      </w:r>
      <w:r w:rsidRPr="00105C7F">
        <w:t>дугу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припадає</w:t>
      </w:r>
      <w:r w:rsidR="001D28F3">
        <w:t xml:space="preserve"> </w:t>
      </w:r>
      <w:r w:rsidRPr="00105C7F">
        <w:t>рівно</w:t>
      </w:r>
      <w:r w:rsidR="001D28F3">
        <w:t xml:space="preserve"> </w:t>
      </w:r>
      <w:r w:rsidRPr="00105C7F">
        <w:t>один</w:t>
      </w:r>
      <w:r w:rsidR="001D28F3">
        <w:t xml:space="preserve"> </w:t>
      </w:r>
      <w:r w:rsidRPr="00105C7F">
        <w:t>екземпляр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Pr="00F627B1">
        <w:rPr>
          <w:rStyle w:val="VerbatimChar"/>
          <w:rFonts w:ascii="Times New Roman" w:hAnsi="Times New Roman"/>
          <w:lang w:val="uk-UA"/>
          <w:rPrChange w:id="22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F627B1">
        <w:rPr>
          <w:rStyle w:val="VerbatimChar"/>
          <w:rFonts w:ascii="Times New Roman" w:hAnsi="Times New Roman"/>
          <w:lang w:val="uk-UA"/>
          <w:rPrChange w:id="22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Pr="00105C7F">
        <w:t>;</w:t>
      </w:r>
      <w:r w:rsidR="001D28F3">
        <w:t xml:space="preserve"> </w:t>
      </w:r>
      <w:r w:rsidRPr="00105C7F">
        <w:t>це</w:t>
      </w:r>
      <w:r w:rsidR="001D28F3">
        <w:t xml:space="preserve"> </w:t>
      </w:r>
      <w:r w:rsidRPr="00105C7F">
        <w:t>гарантує</w:t>
      </w:r>
      <w:r w:rsidR="001D28F3">
        <w:t xml:space="preserve"> </w:t>
      </w:r>
      <w:r w:rsidRPr="00105C7F">
        <w:t>впорядкованість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вздовж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3.3).</w:t>
      </w:r>
    </w:p>
    <w:p w14:paraId="6DAD99B8" w14:textId="2AD3D535" w:rsidR="008D43BA" w:rsidRPr="00105C7F" w:rsidRDefault="008D43BA" w:rsidP="008D43BA">
      <w:r w:rsidRPr="00F627B1">
        <w:rPr>
          <w:rStyle w:val="VerbatimChar"/>
          <w:rFonts w:ascii="Times New Roman" w:hAnsi="Times New Roman"/>
          <w:lang w:val="uk-UA"/>
          <w:rPrChange w:id="22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2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2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22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Pr="00F627B1">
        <w:rPr>
          <w:rStyle w:val="VerbatimChar"/>
          <w:rFonts w:ascii="Times New Roman" w:hAnsi="Times New Roman"/>
          <w:lang w:val="uk-UA"/>
          <w:rPrChange w:id="23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F627B1">
        <w:rPr>
          <w:rStyle w:val="VerbatimChar"/>
          <w:rFonts w:ascii="Times New Roman" w:hAnsi="Times New Roman"/>
          <w:lang w:val="uk-UA"/>
          <w:rPrChange w:id="23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class</w:t>
      </w:r>
      <w:r w:rsidR="001D28F3" w:rsidRPr="00F627B1">
        <w:rPr>
          <w:rStyle w:val="VerbatimChar"/>
          <w:rFonts w:ascii="Times New Roman" w:hAnsi="Times New Roman"/>
          <w:lang w:val="uk-UA"/>
          <w:rPrChange w:id="23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Pr="00F627B1">
        <w:rPr>
          <w:rStyle w:val="VerbatimChar"/>
          <w:rFonts w:ascii="Times New Roman" w:hAnsi="Times New Roman"/>
          <w:lang w:val="uk-UA"/>
          <w:rPrChange w:id="23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F627B1">
        <w:rPr>
          <w:rStyle w:val="VerbatimChar"/>
          <w:rFonts w:ascii="Times New Roman" w:hAnsi="Times New Roman"/>
          <w:lang w:val="uk-UA"/>
          <w:rPrChange w:id="23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="001D28F3" w:rsidRPr="00F627B1">
        <w:rPr>
          <w:rStyle w:val="VerbatimChar"/>
          <w:rFonts w:ascii="Times New Roman" w:hAnsi="Times New Roman"/>
          <w:lang w:val="uk-UA"/>
          <w:rPrChange w:id="23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 w:rsidRPr="00F627B1">
        <w:rPr>
          <w:rStyle w:val="VerbatimChar"/>
          <w:rFonts w:ascii="Times New Roman" w:hAnsi="Times New Roman"/>
          <w:lang w:val="uk-UA"/>
          <w:rPrChange w:id="23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3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F627B1">
        <w:rPr>
          <w:rStyle w:val="VerbatimChar"/>
          <w:rFonts w:ascii="Times New Roman" w:hAnsi="Times New Roman"/>
          <w:lang w:val="uk-UA"/>
          <w:rPrChange w:id="23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</w:t>
      </w:r>
      <w:r w:rsidR="001D28F3" w:rsidRPr="00F627B1">
        <w:rPr>
          <w:rStyle w:val="VerbatimChar"/>
          <w:rFonts w:ascii="Times New Roman" w:hAnsi="Times New Roman"/>
          <w:lang w:val="uk-UA"/>
          <w:rPrChange w:id="23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3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[];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push</w:t>
      </w:r>
      <w:r w:rsidRPr="00F627B1">
        <w:rPr>
          <w:rStyle w:val="VerbatimChar"/>
          <w:rFonts w:ascii="Times New Roman" w:hAnsi="Times New Roman"/>
          <w:lang w:val="uk-UA"/>
          <w:rPrChange w:id="23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v</w:t>
      </w:r>
      <w:r w:rsidRPr="00F627B1">
        <w:rPr>
          <w:rStyle w:val="VerbatimChar"/>
          <w:rFonts w:ascii="Times New Roman" w:hAnsi="Times New Roman"/>
          <w:lang w:val="uk-UA"/>
          <w:rPrChange w:id="23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3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F627B1">
        <w:rPr>
          <w:rStyle w:val="VerbatimChar"/>
          <w:rFonts w:ascii="Times New Roman" w:hAnsi="Times New Roman"/>
          <w:lang w:val="uk-UA"/>
          <w:rPrChange w:id="23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F627B1">
        <w:rPr>
          <w:rStyle w:val="VerbatimChar"/>
          <w:rFonts w:ascii="Times New Roman" w:hAnsi="Times New Roman"/>
          <w:lang w:val="uk-UA"/>
          <w:rPrChange w:id="23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      </w:t>
      </w:r>
      <w:r w:rsidRPr="00F627B1">
        <w:rPr>
          <w:rStyle w:val="VerbatimChar"/>
          <w:rFonts w:ascii="Times New Roman" w:hAnsi="Times New Roman"/>
          <w:lang w:val="uk-UA"/>
          <w:rPrChange w:id="23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F627B1">
        <w:rPr>
          <w:rStyle w:val="VerbatimChar"/>
          <w:rFonts w:ascii="Times New Roman" w:hAnsi="Times New Roman"/>
          <w:lang w:val="uk-UA"/>
          <w:rPrChange w:id="23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push</w:t>
      </w:r>
      <w:r w:rsidRPr="00F627B1">
        <w:rPr>
          <w:rStyle w:val="VerbatimChar"/>
          <w:rFonts w:ascii="Times New Roman" w:hAnsi="Times New Roman"/>
          <w:lang w:val="uk-UA"/>
          <w:rPrChange w:id="23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v</w:t>
      </w:r>
      <w:r w:rsidRPr="00F627B1">
        <w:rPr>
          <w:rStyle w:val="VerbatimChar"/>
          <w:rFonts w:ascii="Times New Roman" w:hAnsi="Times New Roman"/>
          <w:lang w:val="uk-UA"/>
          <w:rPrChange w:id="23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="001D28F3" w:rsidRPr="00F627B1">
        <w:rPr>
          <w:rStyle w:val="VerbatimChar"/>
          <w:rFonts w:ascii="Times New Roman" w:hAnsi="Times New Roman"/>
          <w:lang w:val="uk-UA"/>
          <w:rPrChange w:id="23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Pr="00F627B1">
        <w:rPr>
          <w:rStyle w:val="VerbatimChar"/>
          <w:rFonts w:ascii="Times New Roman" w:hAnsi="Times New Roman"/>
          <w:lang w:val="uk-UA"/>
          <w:rPrChange w:id="23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():</w:t>
      </w:r>
      <w:r w:rsidR="001D28F3" w:rsidRPr="00F627B1">
        <w:rPr>
          <w:rStyle w:val="VerbatimChar"/>
          <w:rFonts w:ascii="Times New Roman" w:hAnsi="Times New Roman"/>
          <w:lang w:val="uk-UA"/>
          <w:rPrChange w:id="23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F627B1">
        <w:rPr>
          <w:rStyle w:val="VerbatimChar"/>
          <w:rFonts w:ascii="Times New Roman" w:hAnsi="Times New Roman"/>
          <w:lang w:val="uk-UA"/>
          <w:rPrChange w:id="23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|</w:t>
      </w:r>
      <w:r w:rsidR="001D28F3" w:rsidRPr="00F627B1">
        <w:rPr>
          <w:rStyle w:val="VerbatimChar"/>
          <w:rFonts w:ascii="Times New Roman" w:hAnsi="Times New Roman"/>
          <w:lang w:val="uk-UA"/>
          <w:rPrChange w:id="23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 w:rsidRPr="00F627B1">
        <w:rPr>
          <w:rStyle w:val="VerbatimChar"/>
          <w:rFonts w:ascii="Times New Roman" w:hAnsi="Times New Roman"/>
          <w:lang w:val="uk-UA"/>
          <w:rPrChange w:id="23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</w:t>
      </w:r>
      <w:r w:rsidRPr="00F627B1">
        <w:rPr>
          <w:rStyle w:val="VerbatimChar"/>
          <w:rFonts w:ascii="Times New Roman" w:hAnsi="Times New Roman"/>
          <w:lang w:val="uk-UA"/>
          <w:rPrChange w:id="23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 w:rsidRPr="00F627B1">
        <w:rPr>
          <w:rStyle w:val="VerbatimChar"/>
          <w:rFonts w:ascii="Times New Roman" w:hAnsi="Times New Roman"/>
          <w:lang w:val="uk-UA"/>
          <w:rPrChange w:id="23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F627B1">
        <w:rPr>
          <w:rStyle w:val="VerbatimChar"/>
          <w:rFonts w:ascii="Times New Roman" w:hAnsi="Times New Roman"/>
          <w:lang w:val="uk-UA"/>
          <w:rPrChange w:id="23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[0];</w:t>
      </w:r>
      <w:r w:rsidR="001D28F3" w:rsidRPr="00F627B1">
        <w:rPr>
          <w:rStyle w:val="VerbatimChar"/>
          <w:rFonts w:ascii="Times New Roman" w:hAnsi="Times New Roman"/>
          <w:lang w:val="uk-UA"/>
          <w:rPrChange w:id="23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pop</w:t>
      </w:r>
      <w:r w:rsidRPr="00F627B1">
        <w:rPr>
          <w:rStyle w:val="VerbatimChar"/>
          <w:rFonts w:ascii="Times New Roman" w:hAnsi="Times New Roman"/>
          <w:lang w:val="uk-UA"/>
          <w:rPrChange w:id="23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():</w:t>
      </w:r>
      <w:r w:rsidR="001D28F3" w:rsidRPr="00F627B1">
        <w:rPr>
          <w:rStyle w:val="VerbatimChar"/>
          <w:rFonts w:ascii="Times New Roman" w:hAnsi="Times New Roman"/>
          <w:lang w:val="uk-UA"/>
          <w:rPrChange w:id="23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F627B1">
        <w:rPr>
          <w:rStyle w:val="VerbatimChar"/>
          <w:rFonts w:ascii="Times New Roman" w:hAnsi="Times New Roman"/>
          <w:lang w:val="uk-UA"/>
          <w:rPrChange w:id="23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|</w:t>
      </w:r>
      <w:r w:rsidR="001D28F3" w:rsidRPr="00F627B1">
        <w:rPr>
          <w:rStyle w:val="VerbatimChar"/>
          <w:rFonts w:ascii="Times New Roman" w:hAnsi="Times New Roman"/>
          <w:lang w:val="uk-UA"/>
          <w:rPrChange w:id="23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</w:t>
      </w:r>
      <w:r w:rsidR="001D28F3" w:rsidRPr="00F627B1">
        <w:rPr>
          <w:rStyle w:val="VerbatimChar"/>
          <w:rFonts w:ascii="Times New Roman" w:hAnsi="Times New Roman"/>
          <w:lang w:val="uk-UA"/>
          <w:rPrChange w:id="23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</w:t>
      </w:r>
      <w:r w:rsidRPr="00F627B1">
        <w:rPr>
          <w:rStyle w:val="VerbatimChar"/>
          <w:rFonts w:ascii="Times New Roman" w:hAnsi="Times New Roman"/>
          <w:lang w:val="uk-UA"/>
          <w:rPrChange w:id="23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 w:rsidRPr="00F627B1">
        <w:rPr>
          <w:rStyle w:val="VerbatimChar"/>
          <w:rFonts w:ascii="Times New Roman" w:hAnsi="Times New Roman"/>
          <w:lang w:val="uk-UA"/>
          <w:rPrChange w:id="23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F627B1">
        <w:rPr>
          <w:rStyle w:val="VerbatimChar"/>
          <w:rFonts w:ascii="Times New Roman" w:hAnsi="Times New Roman"/>
          <w:lang w:val="uk-UA"/>
          <w:rPrChange w:id="23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shift</w:t>
      </w:r>
      <w:r w:rsidRPr="00F627B1">
        <w:rPr>
          <w:rStyle w:val="VerbatimChar"/>
          <w:rFonts w:ascii="Times New Roman" w:hAnsi="Times New Roman"/>
          <w:lang w:val="uk-UA"/>
          <w:rPrChange w:id="23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();</w:t>
      </w:r>
      <w:r w:rsidR="001D28F3" w:rsidRPr="00F627B1">
        <w:rPr>
          <w:rStyle w:val="VerbatimChar"/>
          <w:rFonts w:ascii="Times New Roman" w:hAnsi="Times New Roman"/>
          <w:lang w:val="uk-UA"/>
          <w:rPrChange w:id="23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size</w:t>
      </w:r>
      <w:r w:rsidRPr="00F627B1">
        <w:rPr>
          <w:rStyle w:val="VerbatimChar"/>
          <w:rFonts w:ascii="Times New Roman" w:hAnsi="Times New Roman"/>
          <w:lang w:val="uk-UA"/>
          <w:rPrChange w:id="23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 w:rsidRPr="00F627B1">
        <w:rPr>
          <w:rStyle w:val="VerbatimChar"/>
          <w:rFonts w:ascii="Times New Roman" w:hAnsi="Times New Roman"/>
          <w:lang w:val="uk-UA"/>
          <w:rPrChange w:id="23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          </w:t>
      </w:r>
      <w:r w:rsidRPr="00F627B1">
        <w:rPr>
          <w:rStyle w:val="VerbatimChar"/>
          <w:rFonts w:ascii="Times New Roman" w:hAnsi="Times New Roman"/>
          <w:lang w:val="uk-UA"/>
          <w:rPrChange w:id="23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 w:rsidRPr="00F627B1">
        <w:rPr>
          <w:rStyle w:val="VerbatimChar"/>
          <w:rFonts w:ascii="Times New Roman" w:hAnsi="Times New Roman"/>
          <w:lang w:val="uk-UA"/>
          <w:rPrChange w:id="23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F627B1">
        <w:rPr>
          <w:rStyle w:val="VerbatimChar"/>
          <w:rFonts w:ascii="Times New Roman" w:hAnsi="Times New Roman"/>
          <w:lang w:val="uk-UA"/>
          <w:rPrChange w:id="23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length</w:t>
      </w:r>
      <w:r w:rsidRPr="00F627B1">
        <w:rPr>
          <w:rStyle w:val="VerbatimChar"/>
          <w:rFonts w:ascii="Times New Roman" w:hAnsi="Times New Roman"/>
          <w:lang w:val="uk-UA"/>
          <w:rPrChange w:id="23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="001D28F3" w:rsidRPr="00F627B1">
        <w:rPr>
          <w:rStyle w:val="VerbatimChar"/>
          <w:rFonts w:ascii="Times New Roman" w:hAnsi="Times New Roman"/>
          <w:lang w:val="uk-UA"/>
          <w:rPrChange w:id="23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3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clear</w:t>
      </w:r>
      <w:r w:rsidRPr="00F627B1">
        <w:rPr>
          <w:rStyle w:val="VerbatimChar"/>
          <w:rFonts w:ascii="Times New Roman" w:hAnsi="Times New Roman"/>
          <w:lang w:val="uk-UA"/>
          <w:rPrChange w:id="23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 w:rsidRPr="00F627B1">
        <w:rPr>
          <w:rStyle w:val="VerbatimChar"/>
          <w:rFonts w:ascii="Times New Roman" w:hAnsi="Times New Roman"/>
          <w:lang w:val="uk-UA"/>
          <w:rPrChange w:id="23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         </w:t>
      </w:r>
      <w:r w:rsidRPr="00F627B1">
        <w:rPr>
          <w:rStyle w:val="VerbatimChar"/>
          <w:rFonts w:ascii="Times New Roman" w:hAnsi="Times New Roman"/>
          <w:lang w:val="uk-UA"/>
          <w:rPrChange w:id="23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F627B1">
        <w:rPr>
          <w:rStyle w:val="VerbatimChar"/>
          <w:rFonts w:ascii="Times New Roman" w:hAnsi="Times New Roman"/>
          <w:lang w:val="uk-UA"/>
          <w:rPrChange w:id="23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q</w:t>
      </w:r>
      <w:r w:rsidRPr="00F627B1">
        <w:rPr>
          <w:rStyle w:val="VerbatimChar"/>
          <w:rFonts w:ascii="Times New Roman" w:hAnsi="Times New Roman"/>
          <w:lang w:val="uk-UA"/>
          <w:rPrChange w:id="23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length</w:t>
      </w:r>
      <w:r w:rsidR="001D28F3" w:rsidRPr="00F627B1">
        <w:rPr>
          <w:rStyle w:val="VerbatimChar"/>
          <w:rFonts w:ascii="Times New Roman" w:hAnsi="Times New Roman"/>
          <w:lang w:val="uk-UA"/>
          <w:rPrChange w:id="23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3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0;</w:t>
      </w:r>
      <w:r w:rsidR="001D28F3" w:rsidRPr="00F627B1">
        <w:rPr>
          <w:rStyle w:val="VerbatimChar"/>
          <w:rFonts w:ascii="Times New Roman" w:hAnsi="Times New Roman"/>
          <w:lang w:val="uk-UA"/>
          <w:rPrChange w:id="23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Pr="00F627B1">
        <w:rPr>
          <w:rStyle w:val="VerbatimChar"/>
          <w:rFonts w:ascii="Times New Roman" w:hAnsi="Times New Roman"/>
          <w:lang w:val="uk-UA"/>
          <w:rPrChange w:id="23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</w:p>
    <w:p w14:paraId="37EF1DDB" w14:textId="31D09517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math.ts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комплексна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арифметика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4-точкове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ДПФ</w:t>
      </w:r>
    </w:p>
    <w:p w14:paraId="6B5937B1" w14:textId="1E35A20D" w:rsidR="008D43BA" w:rsidRPr="00105C7F" w:rsidRDefault="008D43BA" w:rsidP="00105C7F">
      <w:pPr>
        <w:pStyle w:val="ASUBodyText"/>
      </w:pPr>
      <w:r w:rsidRPr="00105C7F">
        <w:t>Чисті</w:t>
      </w:r>
      <w:r w:rsidR="001D28F3">
        <w:t xml:space="preserve"> </w:t>
      </w:r>
      <w:r w:rsidRPr="00105C7F">
        <w:t>функції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побічних</w:t>
      </w:r>
      <w:r w:rsidR="001D28F3">
        <w:t xml:space="preserve"> </w:t>
      </w:r>
      <w:r w:rsidRPr="00105C7F">
        <w:t>ефектів,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додавання,</w:t>
      </w:r>
      <w:r w:rsidR="001D28F3">
        <w:t xml:space="preserve"> </w:t>
      </w:r>
      <w:r w:rsidRPr="00105C7F">
        <w:t>віднімання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уявну</w:t>
      </w:r>
      <w:r w:rsidR="001D28F3">
        <w:t xml:space="preserve"> </w:t>
      </w:r>
      <w:r w:rsidRPr="00105C7F">
        <w:t>одиницю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</w:t>
      </w:r>
      <w:r w:rsidR="001D28F3">
        <w:t xml:space="preserve"> </w:t>
      </w:r>
      <w:r w:rsidRPr="00105C7F">
        <w:t>(8</w:t>
      </w:r>
      <w:r w:rsidR="001D28F3">
        <w:t xml:space="preserve"> </w:t>
      </w:r>
      <w:proofErr w:type="spellStart"/>
      <w:r w:rsidRPr="00105C7F">
        <w:t>додавань</w:t>
      </w:r>
      <w:proofErr w:type="spellEnd"/>
      <w:r w:rsidRPr="00105C7F">
        <w:t>,</w:t>
      </w:r>
      <w:r w:rsidR="001D28F3">
        <w:t xml:space="preserve"> </w:t>
      </w:r>
      <w:r w:rsidRPr="00105C7F">
        <w:t>формули</w:t>
      </w:r>
      <w:r w:rsidR="001D28F3">
        <w:t xml:space="preserve"> </w:t>
      </w:r>
      <w:r w:rsidRPr="00105C7F">
        <w:t>(2.</w:t>
      </w:r>
      <w:r w:rsidR="00076908">
        <w:t>8</w:t>
      </w:r>
      <w:r w:rsidRPr="00105C7F">
        <w:t>)</w:t>
      </w:r>
      <w:r w:rsidR="00076908">
        <w:t>-(2.9)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2.2).</w:t>
      </w:r>
    </w:p>
    <w:p w14:paraId="58BA7909" w14:textId="1175CD3B" w:rsidR="008D43BA" w:rsidRPr="00105C7F" w:rsidRDefault="008D43BA" w:rsidP="008D43BA">
      <w:r w:rsidRPr="00F627B1">
        <w:rPr>
          <w:rStyle w:val="VerbatimChar"/>
          <w:rFonts w:ascii="Times New Roman" w:hAnsi="Times New Roman"/>
          <w:lang w:val="uk-UA"/>
          <w:rPrChange w:id="23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3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3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F627B1">
        <w:rPr>
          <w:rStyle w:val="VerbatimChar"/>
          <w:rFonts w:ascii="Times New Roman" w:hAnsi="Times New Roman"/>
          <w:lang w:val="uk-UA"/>
          <w:rPrChange w:id="23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math</w:t>
      </w:r>
      <w:r w:rsidRPr="00F627B1">
        <w:rPr>
          <w:rStyle w:val="VerbatimChar"/>
          <w:rFonts w:ascii="Times New Roman" w:hAnsi="Times New Roman"/>
          <w:lang w:val="uk-UA"/>
          <w:rPrChange w:id="23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 w:rsidRPr="00F627B1">
        <w:rPr>
          <w:rStyle w:val="VerbatimChar"/>
          <w:rFonts w:ascii="Times New Roman" w:hAnsi="Times New Roman"/>
          <w:lang w:val="uk-UA"/>
          <w:rPrChange w:id="23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F627B1">
        <w:rPr>
          <w:rStyle w:val="VerbatimChar"/>
          <w:rFonts w:ascii="Times New Roman" w:hAnsi="Times New Roman"/>
          <w:lang w:val="uk-UA"/>
          <w:rPrChange w:id="23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 w:rsidRPr="00F627B1">
        <w:rPr>
          <w:rStyle w:val="VerbatimChar"/>
          <w:rFonts w:ascii="Times New Roman" w:hAnsi="Times New Roman"/>
          <w:lang w:val="uk-UA"/>
          <w:rPrChange w:id="23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="001D28F3" w:rsidRPr="00F627B1">
        <w:rPr>
          <w:rStyle w:val="VerbatimChar"/>
          <w:rFonts w:ascii="Times New Roman" w:hAnsi="Times New Roman"/>
          <w:lang w:val="uk-UA"/>
          <w:rPrChange w:id="23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 w:rsidRPr="00F627B1">
        <w:rPr>
          <w:rStyle w:val="VerbatimChar"/>
          <w:rFonts w:ascii="Times New Roman" w:hAnsi="Times New Roman"/>
          <w:lang w:val="uk-UA"/>
          <w:rPrChange w:id="23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3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'../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F627B1">
        <w:rPr>
          <w:rStyle w:val="VerbatimChar"/>
          <w:rFonts w:ascii="Times New Roman" w:hAnsi="Times New Roman"/>
          <w:lang w:val="uk-UA"/>
          <w:rPrChange w:id="23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types</w:t>
      </w:r>
      <w:r w:rsidRPr="00F627B1">
        <w:rPr>
          <w:rStyle w:val="VerbatimChar"/>
          <w:rFonts w:ascii="Times New Roman" w:hAnsi="Times New Roman"/>
          <w:lang w:val="uk-UA"/>
          <w:rPrChange w:id="23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F627B1">
        <w:rPr>
          <w:rStyle w:val="VerbatimChar"/>
          <w:rFonts w:ascii="Times New Roman" w:hAnsi="Times New Roman"/>
          <w:lang w:val="uk-UA"/>
          <w:rPrChange w:id="23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4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24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4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4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4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4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F627B1">
        <w:rPr>
          <w:rStyle w:val="VerbatimChar"/>
          <w:rFonts w:ascii="Times New Roman" w:hAnsi="Times New Roman"/>
          <w:lang w:val="uk-UA"/>
          <w:rPrChange w:id="24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 w:rsidRPr="00F627B1">
        <w:rPr>
          <w:rStyle w:val="VerbatimChar"/>
          <w:rFonts w:ascii="Times New Roman" w:hAnsi="Times New Roman"/>
          <w:lang w:val="uk-UA"/>
          <w:rPrChange w:id="24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4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24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({</w:t>
      </w:r>
      <w:r w:rsidR="001D28F3" w:rsidRPr="00F627B1">
        <w:rPr>
          <w:rStyle w:val="VerbatimChar"/>
          <w:rFonts w:ascii="Times New Roman" w:hAnsi="Times New Roman"/>
          <w:lang w:val="uk-UA"/>
          <w:rPrChange w:id="24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4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 w:rsidRPr="00F627B1">
        <w:rPr>
          <w:rStyle w:val="VerbatimChar"/>
          <w:rFonts w:ascii="Times New Roman" w:hAnsi="Times New Roman"/>
          <w:lang w:val="uk-UA"/>
          <w:rPrChange w:id="24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4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4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4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F627B1">
        <w:rPr>
          <w:rStyle w:val="VerbatimChar"/>
          <w:rFonts w:ascii="Times New Roman" w:hAnsi="Times New Roman"/>
          <w:lang w:val="uk-UA"/>
          <w:rPrChange w:id="24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im</w:t>
      </w:r>
      <w:r w:rsidR="001D28F3" w:rsidRPr="00F627B1">
        <w:rPr>
          <w:rStyle w:val="VerbatimChar"/>
          <w:rFonts w:ascii="Times New Roman" w:hAnsi="Times New Roman"/>
          <w:lang w:val="uk-UA"/>
          <w:rPrChange w:id="24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4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im</w:t>
      </w:r>
      <w:r w:rsidR="001D28F3" w:rsidRPr="00F627B1">
        <w:rPr>
          <w:rStyle w:val="VerbatimChar"/>
          <w:rFonts w:ascii="Times New Roman" w:hAnsi="Times New Roman"/>
          <w:lang w:val="uk-UA"/>
          <w:rPrChange w:id="24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});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F627B1">
        <w:rPr>
          <w:rStyle w:val="VerbatimChar"/>
          <w:rFonts w:ascii="Times New Roman" w:hAnsi="Times New Roman"/>
          <w:lang w:val="uk-UA"/>
          <w:rPrChange w:id="24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4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24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4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4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4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4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F627B1">
        <w:rPr>
          <w:rStyle w:val="VerbatimChar"/>
          <w:rFonts w:ascii="Times New Roman" w:hAnsi="Times New Roman"/>
          <w:lang w:val="uk-UA"/>
          <w:rPrChange w:id="24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 w:rsidRPr="00F627B1">
        <w:rPr>
          <w:rStyle w:val="VerbatimChar"/>
          <w:rFonts w:ascii="Times New Roman" w:hAnsi="Times New Roman"/>
          <w:lang w:val="uk-UA"/>
          <w:rPrChange w:id="24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4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24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({</w:t>
      </w:r>
      <w:r w:rsidR="001D28F3" w:rsidRPr="00F627B1">
        <w:rPr>
          <w:rStyle w:val="VerbatimChar"/>
          <w:rFonts w:ascii="Times New Roman" w:hAnsi="Times New Roman"/>
          <w:lang w:val="uk-UA"/>
          <w:rPrChange w:id="24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4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 w:rsidRPr="00F627B1">
        <w:rPr>
          <w:rStyle w:val="VerbatimChar"/>
          <w:rFonts w:ascii="Times New Roman" w:hAnsi="Times New Roman"/>
          <w:lang w:val="uk-UA"/>
          <w:rPrChange w:id="24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4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4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4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F627B1">
        <w:rPr>
          <w:rStyle w:val="VerbatimChar"/>
          <w:rFonts w:ascii="Times New Roman" w:hAnsi="Times New Roman"/>
          <w:lang w:val="uk-UA"/>
          <w:rPrChange w:id="24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4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im</w:t>
      </w:r>
      <w:r w:rsidR="001D28F3" w:rsidRPr="00F627B1">
        <w:rPr>
          <w:rStyle w:val="VerbatimChar"/>
          <w:rFonts w:ascii="Times New Roman" w:hAnsi="Times New Roman"/>
          <w:lang w:val="uk-UA"/>
          <w:rPrChange w:id="24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4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</w:t>
      </w:r>
      <w:r w:rsidRPr="00F627B1">
        <w:rPr>
          <w:rStyle w:val="VerbatimChar"/>
          <w:rFonts w:ascii="Times New Roman" w:hAnsi="Times New Roman"/>
          <w:lang w:val="uk-UA"/>
          <w:rPrChange w:id="24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im</w:t>
      </w:r>
      <w:r w:rsidR="001D28F3" w:rsidRPr="00F627B1">
        <w:rPr>
          <w:rStyle w:val="VerbatimChar"/>
          <w:rFonts w:ascii="Times New Roman" w:hAnsi="Times New Roman"/>
          <w:lang w:val="uk-UA"/>
          <w:rPrChange w:id="24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});</w:t>
      </w:r>
      <w:r w:rsidRPr="00105C7F">
        <w:br/>
      </w:r>
      <w:r w:rsidRPr="00105C7F">
        <w:br/>
      </w:r>
      <w:r w:rsidRPr="00F627B1">
        <w:rPr>
          <w:rStyle w:val="VerbatimChar"/>
          <w:rFonts w:ascii="Times New Roman" w:hAnsi="Times New Roman"/>
          <w:lang w:val="uk-UA"/>
          <w:rPrChange w:id="24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4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Множення</w:t>
      </w:r>
      <w:r w:rsidR="001D28F3" w:rsidRPr="00F627B1">
        <w:rPr>
          <w:rStyle w:val="VerbatimChar"/>
          <w:rFonts w:ascii="Times New Roman" w:hAnsi="Times New Roman"/>
          <w:lang w:val="uk-UA"/>
          <w:rPrChange w:id="24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на</w:t>
      </w:r>
      <w:r w:rsidR="001D28F3" w:rsidRPr="00F627B1">
        <w:rPr>
          <w:rStyle w:val="VerbatimChar"/>
          <w:rFonts w:ascii="Times New Roman" w:hAnsi="Times New Roman"/>
          <w:lang w:val="uk-UA"/>
          <w:rPrChange w:id="24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</w:t>
      </w:r>
      <w:r w:rsidRPr="00F627B1">
        <w:rPr>
          <w:rStyle w:val="VerbatimChar"/>
          <w:rFonts w:ascii="Times New Roman" w:hAnsi="Times New Roman"/>
          <w:lang w:val="uk-UA"/>
          <w:rPrChange w:id="24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4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 w:rsidRPr="00F627B1">
        <w:rPr>
          <w:rStyle w:val="VerbatimChar"/>
          <w:rFonts w:ascii="Times New Roman" w:hAnsi="Times New Roman"/>
          <w:lang w:val="uk-UA"/>
          <w:rPrChange w:id="24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4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F627B1">
        <w:rPr>
          <w:rStyle w:val="VerbatimChar"/>
          <w:rFonts w:ascii="Times New Roman" w:hAnsi="Times New Roman"/>
          <w:lang w:val="uk-UA"/>
          <w:rPrChange w:id="24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*</w:t>
      </w:r>
      <w:r w:rsidRPr="00105C7F">
        <w:rPr>
          <w:rStyle w:val="VerbatimChar"/>
          <w:rFonts w:ascii="Times New Roman" w:hAnsi="Times New Roman" w:cs="Times New Roman"/>
        </w:rPr>
        <w:t>j</w:t>
      </w:r>
      <w:r w:rsidRPr="00F627B1">
        <w:rPr>
          <w:rStyle w:val="VerbatimChar"/>
          <w:rFonts w:ascii="Times New Roman" w:hAnsi="Times New Roman"/>
          <w:lang w:val="uk-UA"/>
          <w:rPrChange w:id="24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F627B1">
        <w:rPr>
          <w:rStyle w:val="VerbatimChar"/>
          <w:rFonts w:ascii="Times New Roman" w:hAnsi="Times New Roman"/>
          <w:lang w:val="uk-UA"/>
          <w:rPrChange w:id="24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*</w:t>
      </w:r>
      <w:r w:rsidR="001D28F3" w:rsidRPr="00F627B1">
        <w:rPr>
          <w:rStyle w:val="VerbatimChar"/>
          <w:rFonts w:ascii="Times New Roman" w:hAnsi="Times New Roman"/>
          <w:lang w:val="uk-UA"/>
          <w:rPrChange w:id="24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</w:t>
      </w:r>
      <w:r w:rsidR="001D28F3" w:rsidRPr="00F627B1">
        <w:rPr>
          <w:rStyle w:val="VerbatimChar"/>
          <w:rFonts w:ascii="Times New Roman" w:hAnsi="Times New Roman"/>
          <w:lang w:val="uk-UA"/>
          <w:rPrChange w:id="24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4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im</w:t>
      </w:r>
      <w:r w:rsidR="001D28F3" w:rsidRPr="00F627B1">
        <w:rPr>
          <w:rStyle w:val="VerbatimChar"/>
          <w:rFonts w:ascii="Times New Roman" w:hAnsi="Times New Roman"/>
          <w:lang w:val="uk-UA"/>
          <w:rPrChange w:id="24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4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4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4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*</w:t>
      </w:r>
      <w:r w:rsidRPr="00105C7F">
        <w:rPr>
          <w:rStyle w:val="VerbatimChar"/>
          <w:rFonts w:ascii="Times New Roman" w:hAnsi="Times New Roman" w:cs="Times New Roman"/>
        </w:rPr>
        <w:t>j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F627B1">
        <w:rPr>
          <w:rStyle w:val="VerbatimChar"/>
          <w:rFonts w:ascii="Times New Roman" w:hAnsi="Times New Roman"/>
          <w:lang w:val="uk-UA"/>
          <w:rPrChange w:id="24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4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cplxMulJ</w:t>
      </w:r>
      <w:proofErr w:type="spellEnd"/>
      <w:r w:rsidR="001D28F3" w:rsidRPr="00F627B1">
        <w:rPr>
          <w:rStyle w:val="VerbatimChar"/>
          <w:rFonts w:ascii="Times New Roman" w:hAnsi="Times New Roman"/>
          <w:lang w:val="uk-UA"/>
          <w:rPrChange w:id="25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5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5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5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5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F627B1">
        <w:rPr>
          <w:rStyle w:val="VerbatimChar"/>
          <w:rFonts w:ascii="Times New Roman" w:hAnsi="Times New Roman"/>
          <w:lang w:val="uk-UA"/>
          <w:rPrChange w:id="25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 w:rsidRPr="00F627B1">
        <w:rPr>
          <w:rStyle w:val="VerbatimChar"/>
          <w:rFonts w:ascii="Times New Roman" w:hAnsi="Times New Roman"/>
          <w:lang w:val="uk-UA"/>
          <w:rPrChange w:id="25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5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F627B1">
        <w:rPr>
          <w:rStyle w:val="VerbatimChar"/>
          <w:rFonts w:ascii="Times New Roman" w:hAnsi="Times New Roman"/>
          <w:lang w:val="uk-UA"/>
          <w:rPrChange w:id="25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({</w:t>
      </w:r>
      <w:r w:rsidR="001D28F3" w:rsidRPr="00F627B1">
        <w:rPr>
          <w:rStyle w:val="VerbatimChar"/>
          <w:rFonts w:ascii="Times New Roman" w:hAnsi="Times New Roman"/>
          <w:lang w:val="uk-UA"/>
          <w:rPrChange w:id="25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</w:t>
      </w:r>
      <w:r w:rsidRPr="00F627B1">
        <w:rPr>
          <w:rStyle w:val="VerbatimChar"/>
          <w:rFonts w:ascii="Times New Roman" w:hAnsi="Times New Roman"/>
          <w:lang w:val="uk-UA"/>
          <w:rPrChange w:id="25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5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5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F627B1">
        <w:rPr>
          <w:rStyle w:val="VerbatimChar"/>
          <w:rFonts w:ascii="Times New Roman" w:hAnsi="Times New Roman"/>
          <w:lang w:val="uk-UA"/>
          <w:rPrChange w:id="25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5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</w:t>
      </w:r>
      <w:r w:rsidRPr="00F627B1">
        <w:rPr>
          <w:rStyle w:val="VerbatimChar"/>
          <w:rFonts w:ascii="Times New Roman" w:hAnsi="Times New Roman"/>
          <w:lang w:val="uk-UA"/>
          <w:rPrChange w:id="25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F627B1">
        <w:rPr>
          <w:rStyle w:val="VerbatimChar"/>
          <w:rFonts w:ascii="Times New Roman" w:hAnsi="Times New Roman"/>
          <w:lang w:val="uk-UA"/>
          <w:rPrChange w:id="25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</w:t>
      </w:r>
      <w:r w:rsidRPr="00F627B1">
        <w:rPr>
          <w:rStyle w:val="VerbatimChar"/>
          <w:rFonts w:ascii="Times New Roman" w:hAnsi="Times New Roman"/>
          <w:lang w:val="uk-UA"/>
          <w:rPrChange w:id="25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re</w:t>
      </w:r>
      <w:r w:rsidR="001D28F3" w:rsidRPr="00F627B1">
        <w:rPr>
          <w:rStyle w:val="VerbatimChar"/>
          <w:rFonts w:ascii="Times New Roman" w:hAnsi="Times New Roman"/>
          <w:lang w:val="uk-UA"/>
          <w:rPrChange w:id="25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});</w:t>
      </w:r>
      <w:r w:rsidRPr="00105C7F">
        <w:br/>
      </w:r>
      <w:r w:rsidRPr="00105C7F">
        <w:br/>
      </w:r>
      <w:r w:rsidRPr="00F627B1">
        <w:rPr>
          <w:rStyle w:val="VerbatimChar"/>
          <w:rFonts w:ascii="Times New Roman" w:hAnsi="Times New Roman"/>
          <w:lang w:val="uk-UA"/>
          <w:rPrChange w:id="25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5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4-точкове</w:t>
      </w:r>
      <w:r w:rsidR="001D28F3" w:rsidRPr="00F627B1">
        <w:rPr>
          <w:rStyle w:val="VerbatimChar"/>
          <w:rFonts w:ascii="Times New Roman" w:hAnsi="Times New Roman"/>
          <w:lang w:val="uk-UA"/>
          <w:rPrChange w:id="25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ДПФ</w:t>
      </w:r>
      <w:r w:rsidR="001D28F3" w:rsidRPr="00F627B1">
        <w:rPr>
          <w:rStyle w:val="VerbatimChar"/>
          <w:rFonts w:ascii="Times New Roman" w:hAnsi="Times New Roman"/>
          <w:lang w:val="uk-UA"/>
          <w:rPrChange w:id="25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без</w:t>
      </w:r>
      <w:r w:rsidR="001D28F3" w:rsidRPr="00F627B1">
        <w:rPr>
          <w:rStyle w:val="VerbatimChar"/>
          <w:rFonts w:ascii="Times New Roman" w:hAnsi="Times New Roman"/>
          <w:lang w:val="uk-UA"/>
          <w:rPrChange w:id="25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нетривіальних</w:t>
      </w:r>
      <w:r w:rsidR="001D28F3" w:rsidRPr="00F627B1">
        <w:rPr>
          <w:rStyle w:val="VerbatimChar"/>
          <w:rFonts w:ascii="Times New Roman" w:hAnsi="Times New Roman"/>
          <w:lang w:val="uk-UA"/>
          <w:rPrChange w:id="25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множень</w:t>
      </w:r>
      <w:r w:rsidR="001D28F3" w:rsidRPr="00F627B1">
        <w:rPr>
          <w:rStyle w:val="VerbatimChar"/>
          <w:rFonts w:ascii="Times New Roman" w:hAnsi="Times New Roman"/>
          <w:lang w:val="uk-UA"/>
          <w:rPrChange w:id="25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(8</w:t>
      </w:r>
      <w:r w:rsidR="001D28F3" w:rsidRPr="00F627B1">
        <w:rPr>
          <w:rStyle w:val="VerbatimChar"/>
          <w:rFonts w:ascii="Times New Roman" w:hAnsi="Times New Roman"/>
          <w:lang w:val="uk-UA"/>
          <w:rPrChange w:id="25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комплексних</w:t>
      </w:r>
      <w:r w:rsidR="001D28F3" w:rsidRPr="00F627B1">
        <w:rPr>
          <w:rStyle w:val="VerbatimChar"/>
          <w:rFonts w:ascii="Times New Roman" w:hAnsi="Times New Roman"/>
          <w:lang w:val="uk-UA"/>
          <w:rPrChange w:id="25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F627B1">
        <w:rPr>
          <w:rStyle w:val="VerbatimChar"/>
          <w:rFonts w:ascii="Times New Roman" w:hAnsi="Times New Roman"/>
          <w:lang w:val="uk-UA"/>
          <w:rPrChange w:id="25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додавань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5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F627B1">
        <w:rPr>
          <w:rStyle w:val="VerbatimChar"/>
          <w:rFonts w:ascii="Times New Roman" w:hAnsi="Times New Roman"/>
          <w:lang w:val="uk-UA"/>
          <w:rPrChange w:id="25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 w:rsidRPr="00F627B1">
        <w:rPr>
          <w:rStyle w:val="VerbatimChar"/>
          <w:rFonts w:ascii="Times New Roman" w:hAnsi="Times New Roman"/>
          <w:lang w:val="uk-UA"/>
          <w:rPrChange w:id="25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computeDFT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5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5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0:</w:t>
      </w:r>
      <w:r w:rsidR="001D28F3" w:rsidRPr="00F627B1">
        <w:rPr>
          <w:rStyle w:val="VerbatimChar"/>
          <w:rFonts w:ascii="Times New Roman" w:hAnsi="Times New Roman"/>
          <w:lang w:val="uk-UA"/>
          <w:rPrChange w:id="25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5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5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1:</w:t>
      </w:r>
      <w:r w:rsidR="001D28F3" w:rsidRPr="00F627B1">
        <w:rPr>
          <w:rStyle w:val="VerbatimChar"/>
          <w:rFonts w:ascii="Times New Roman" w:hAnsi="Times New Roman"/>
          <w:lang w:val="uk-UA"/>
          <w:rPrChange w:id="25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5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5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2:</w:t>
      </w:r>
      <w:r w:rsidR="001D28F3" w:rsidRPr="00F627B1">
        <w:rPr>
          <w:rStyle w:val="VerbatimChar"/>
          <w:rFonts w:ascii="Times New Roman" w:hAnsi="Times New Roman"/>
          <w:lang w:val="uk-UA"/>
          <w:rPrChange w:id="25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5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F627B1">
        <w:rPr>
          <w:rStyle w:val="VerbatimChar"/>
          <w:rFonts w:ascii="Times New Roman" w:hAnsi="Times New Roman"/>
          <w:lang w:val="uk-UA"/>
          <w:rPrChange w:id="25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3:</w:t>
      </w:r>
      <w:r w:rsidR="001D28F3" w:rsidRPr="00F627B1">
        <w:rPr>
          <w:rStyle w:val="VerbatimChar"/>
          <w:rFonts w:ascii="Times New Roman" w:hAnsi="Times New Roman"/>
          <w:lang w:val="uk-UA"/>
          <w:rPrChange w:id="25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105C7F">
        <w:br/>
      </w:r>
      <w:r w:rsidRPr="00F627B1">
        <w:rPr>
          <w:rStyle w:val="VerbatimChar"/>
          <w:rFonts w:ascii="Times New Roman" w:hAnsi="Times New Roman"/>
          <w:lang w:val="uk-UA"/>
          <w:rPrChange w:id="25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F627B1">
        <w:rPr>
          <w:rStyle w:val="VerbatimChar"/>
          <w:rFonts w:ascii="Times New Roman" w:hAnsi="Times New Roman"/>
          <w:lang w:val="uk-UA"/>
          <w:rPrChange w:id="25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Pr="00F627B1">
        <w:rPr>
          <w:rStyle w:val="VerbatimChar"/>
          <w:rFonts w:ascii="Times New Roman" w:hAnsi="Times New Roman"/>
          <w:lang w:val="uk-UA"/>
          <w:rPrChange w:id="25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</w:t>
      </w:r>
      <w:r w:rsidR="001D28F3" w:rsidRPr="00F627B1">
        <w:rPr>
          <w:rStyle w:val="VerbatimChar"/>
          <w:rFonts w:ascii="Times New Roman" w:hAnsi="Times New Roman"/>
          <w:lang w:val="uk-UA"/>
          <w:rPrChange w:id="25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5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5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5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5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5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5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0,</w:t>
      </w:r>
      <w:r w:rsidR="001D28F3" w:rsidRPr="00F627B1">
        <w:rPr>
          <w:rStyle w:val="VerbatimChar"/>
          <w:rFonts w:ascii="Times New Roman" w:hAnsi="Times New Roman"/>
          <w:lang w:val="uk-UA"/>
          <w:rPrChange w:id="25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2);</w:t>
      </w:r>
      <w:r w:rsidR="001D28F3" w:rsidRPr="00F627B1">
        <w:rPr>
          <w:rStyle w:val="VerbatimChar"/>
          <w:rFonts w:ascii="Times New Roman" w:hAnsi="Times New Roman"/>
          <w:lang w:val="uk-UA"/>
          <w:rPrChange w:id="25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5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5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5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5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5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5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5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5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5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5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0,</w:t>
      </w:r>
      <w:r w:rsidR="001D28F3" w:rsidRPr="00F627B1">
        <w:rPr>
          <w:rStyle w:val="VerbatimChar"/>
          <w:rFonts w:ascii="Times New Roman" w:hAnsi="Times New Roman"/>
          <w:lang w:val="uk-UA"/>
          <w:rPrChange w:id="25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2);</w:t>
      </w:r>
      <w:r w:rsidR="001D28F3" w:rsidRPr="00F627B1">
        <w:rPr>
          <w:rStyle w:val="VerbatimChar"/>
          <w:rFonts w:ascii="Times New Roman" w:hAnsi="Times New Roman"/>
          <w:lang w:val="uk-UA"/>
          <w:rPrChange w:id="25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5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5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5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5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5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5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6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1,</w:t>
      </w:r>
      <w:r w:rsidR="001D28F3" w:rsidRPr="00F627B1">
        <w:rPr>
          <w:rStyle w:val="VerbatimChar"/>
          <w:rFonts w:ascii="Times New Roman" w:hAnsi="Times New Roman"/>
          <w:lang w:val="uk-UA"/>
          <w:rPrChange w:id="26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3);</w:t>
      </w:r>
      <w:r w:rsidR="001D28F3" w:rsidRPr="00F627B1">
        <w:rPr>
          <w:rStyle w:val="VerbatimChar"/>
          <w:rFonts w:ascii="Times New Roman" w:hAnsi="Times New Roman"/>
          <w:lang w:val="uk-UA"/>
          <w:rPrChange w:id="26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6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6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6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6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6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1,</w:t>
      </w:r>
      <w:r w:rsidR="001D28F3" w:rsidRPr="00F627B1">
        <w:rPr>
          <w:rStyle w:val="VerbatimChar"/>
          <w:rFonts w:ascii="Times New Roman" w:hAnsi="Times New Roman"/>
          <w:lang w:val="uk-UA"/>
          <w:rPrChange w:id="26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3);</w:t>
      </w:r>
      <w:r w:rsidR="001D28F3" w:rsidRPr="00F627B1">
        <w:rPr>
          <w:rStyle w:val="VerbatimChar"/>
          <w:rFonts w:ascii="Times New Roman" w:hAnsi="Times New Roman"/>
          <w:lang w:val="uk-UA"/>
          <w:rPrChange w:id="26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6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6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6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6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Pr="00105C7F">
        <w:br/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6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6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0,</w:t>
      </w:r>
      <w:r w:rsidR="001D28F3" w:rsidRPr="00F627B1">
        <w:rPr>
          <w:rStyle w:val="VerbatimChar"/>
          <w:rFonts w:ascii="Times New Roman" w:hAnsi="Times New Roman"/>
          <w:lang w:val="uk-UA"/>
          <w:rPrChange w:id="26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0);</w:t>
      </w:r>
      <w:r w:rsidR="001D28F3" w:rsidRPr="00F627B1">
        <w:rPr>
          <w:rStyle w:val="VerbatimChar"/>
          <w:rFonts w:ascii="Times New Roman" w:hAnsi="Times New Roman"/>
          <w:lang w:val="uk-UA"/>
          <w:rPrChange w:id="26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6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6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6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6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6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6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</w:t>
      </w:r>
      <w:r w:rsidR="001D28F3" w:rsidRPr="00F627B1">
        <w:rPr>
          <w:rStyle w:val="VerbatimChar"/>
          <w:rFonts w:ascii="Times New Roman" w:hAnsi="Times New Roman"/>
          <w:lang w:val="uk-UA"/>
          <w:rPrChange w:id="26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6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0,</w:t>
      </w:r>
      <w:r w:rsidR="001D28F3" w:rsidRPr="00F627B1">
        <w:rPr>
          <w:rStyle w:val="VerbatimChar"/>
          <w:rFonts w:ascii="Times New Roman" w:hAnsi="Times New Roman"/>
          <w:lang w:val="uk-UA"/>
          <w:rPrChange w:id="26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0);</w:t>
      </w:r>
      <w:r w:rsidR="001D28F3" w:rsidRPr="00F627B1">
        <w:rPr>
          <w:rStyle w:val="VerbatimChar"/>
          <w:rFonts w:ascii="Times New Roman" w:hAnsi="Times New Roman"/>
          <w:lang w:val="uk-UA"/>
          <w:rPrChange w:id="26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</w:t>
      </w:r>
      <w:r w:rsidRPr="00F627B1">
        <w:rPr>
          <w:rStyle w:val="VerbatimChar"/>
          <w:rFonts w:ascii="Times New Roman" w:hAnsi="Times New Roman"/>
          <w:lang w:val="uk-UA"/>
          <w:rPrChange w:id="26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6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</w:t>
      </w:r>
      <w:r w:rsidR="001D28F3" w:rsidRPr="00F627B1">
        <w:rPr>
          <w:rStyle w:val="VerbatimChar"/>
          <w:rFonts w:ascii="Times New Roman" w:hAnsi="Times New Roman"/>
          <w:lang w:val="uk-UA"/>
          <w:rPrChange w:id="26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6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="001D28F3" w:rsidRPr="00F627B1">
        <w:rPr>
          <w:rStyle w:val="VerbatimChar"/>
          <w:rFonts w:ascii="Times New Roman" w:hAnsi="Times New Roman"/>
          <w:lang w:val="uk-UA"/>
          <w:rPrChange w:id="26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6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jO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6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cplxMulJ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6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1);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6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6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6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6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6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6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cplxSub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6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1,</w:t>
      </w:r>
      <w:r w:rsidR="001D28F3" w:rsidRPr="00F627B1">
        <w:rPr>
          <w:rStyle w:val="VerbatimChar"/>
          <w:rFonts w:ascii="Times New Roman" w:hAnsi="Times New Roman"/>
          <w:lang w:val="uk-UA"/>
          <w:rPrChange w:id="26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jO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6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1);</w:t>
      </w:r>
      <w:r w:rsidR="001D28F3" w:rsidRPr="00F627B1">
        <w:rPr>
          <w:rStyle w:val="VerbatimChar"/>
          <w:rFonts w:ascii="Times New Roman" w:hAnsi="Times New Roman"/>
          <w:lang w:val="uk-UA"/>
          <w:rPrChange w:id="26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F627B1">
        <w:rPr>
          <w:rStyle w:val="VerbatimChar"/>
          <w:rFonts w:ascii="Times New Roman" w:hAnsi="Times New Roman"/>
          <w:lang w:val="uk-UA"/>
          <w:rPrChange w:id="27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7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7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7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7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7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F627B1">
        <w:rPr>
          <w:rStyle w:val="VerbatimChar"/>
          <w:rFonts w:ascii="Times New Roman" w:hAnsi="Times New Roman"/>
          <w:lang w:val="uk-UA"/>
          <w:rPrChange w:id="27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</w:t>
      </w:r>
      <w:r w:rsidRPr="00F627B1">
        <w:rPr>
          <w:rStyle w:val="VerbatimChar"/>
          <w:rFonts w:ascii="Times New Roman" w:hAnsi="Times New Roman"/>
          <w:lang w:val="uk-UA"/>
          <w:rPrChange w:id="27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*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7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7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F627B1">
        <w:rPr>
          <w:rStyle w:val="VerbatimChar"/>
          <w:rFonts w:ascii="Times New Roman" w:hAnsi="Times New Roman"/>
          <w:lang w:val="uk-UA"/>
          <w:rPrChange w:id="27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="001D28F3" w:rsidRPr="00F627B1">
        <w:rPr>
          <w:rStyle w:val="VerbatimChar"/>
          <w:rFonts w:ascii="Times New Roman" w:hAnsi="Times New Roman"/>
          <w:lang w:val="uk-UA"/>
          <w:rPrChange w:id="27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7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cplxAdd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7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7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1,</w:t>
      </w:r>
      <w:r w:rsidR="001D28F3" w:rsidRPr="00F627B1">
        <w:rPr>
          <w:rStyle w:val="VerbatimChar"/>
          <w:rFonts w:ascii="Times New Roman" w:hAnsi="Times New Roman"/>
          <w:lang w:val="uk-UA"/>
          <w:rPrChange w:id="27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jO</w:t>
      </w:r>
      <w:proofErr w:type="spellEnd"/>
      <w:r w:rsidRPr="00F627B1">
        <w:rPr>
          <w:rStyle w:val="VerbatimChar"/>
          <w:rFonts w:ascii="Times New Roman" w:hAnsi="Times New Roman"/>
          <w:lang w:val="uk-UA"/>
          <w:rPrChange w:id="27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1);</w:t>
      </w:r>
      <w:r w:rsidR="001D28F3" w:rsidRPr="00F627B1">
        <w:rPr>
          <w:rStyle w:val="VerbatimChar"/>
          <w:rFonts w:ascii="Times New Roman" w:hAnsi="Times New Roman"/>
          <w:lang w:val="uk-UA"/>
          <w:rPrChange w:id="27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F627B1">
        <w:rPr>
          <w:rStyle w:val="VerbatimChar"/>
          <w:rFonts w:ascii="Times New Roman" w:hAnsi="Times New Roman"/>
          <w:lang w:val="uk-UA"/>
          <w:rPrChange w:id="27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F627B1">
        <w:rPr>
          <w:rStyle w:val="VerbatimChar"/>
          <w:rFonts w:ascii="Times New Roman" w:hAnsi="Times New Roman"/>
          <w:lang w:val="uk-UA"/>
          <w:rPrChange w:id="27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="001D28F3" w:rsidRPr="00F627B1">
        <w:rPr>
          <w:rStyle w:val="VerbatimChar"/>
          <w:rFonts w:ascii="Times New Roman" w:hAnsi="Times New Roman"/>
          <w:lang w:val="uk-UA"/>
          <w:rPrChange w:id="27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F627B1">
        <w:rPr>
          <w:rStyle w:val="VerbatimChar"/>
          <w:rFonts w:ascii="Times New Roman" w:hAnsi="Times New Roman"/>
          <w:lang w:val="uk-UA"/>
          <w:rPrChange w:id="27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F627B1">
        <w:rPr>
          <w:rStyle w:val="VerbatimChar"/>
          <w:rFonts w:ascii="Times New Roman" w:hAnsi="Times New Roman"/>
          <w:lang w:val="uk-UA"/>
          <w:rPrChange w:id="27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 w:rsidRPr="00F627B1">
        <w:rPr>
          <w:rStyle w:val="VerbatimChar"/>
          <w:rFonts w:ascii="Times New Roman" w:hAnsi="Times New Roman"/>
          <w:lang w:val="uk-UA"/>
          <w:rPrChange w:id="27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F627B1">
        <w:rPr>
          <w:rStyle w:val="VerbatimChar"/>
          <w:rFonts w:ascii="Times New Roman" w:hAnsi="Times New Roman"/>
          <w:lang w:val="uk-UA"/>
          <w:rPrChange w:id="27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</w:t>
      </w:r>
      <w:r w:rsidRPr="00F627B1">
        <w:rPr>
          <w:rStyle w:val="VerbatimChar"/>
          <w:rFonts w:ascii="Times New Roman" w:hAnsi="Times New Roman"/>
          <w:lang w:val="uk-UA"/>
          <w:rPrChange w:id="27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*</w:t>
      </w:r>
      <w:r w:rsidRPr="00105C7F">
        <w:rPr>
          <w:rStyle w:val="VerbatimChar"/>
          <w:rFonts w:ascii="Times New Roman" w:hAnsi="Times New Roman" w:cs="Times New Roman"/>
        </w:rPr>
        <w:t>O</w:t>
      </w:r>
      <w:r w:rsidRPr="00F627B1">
        <w:rPr>
          <w:rStyle w:val="VerbatimChar"/>
          <w:rFonts w:ascii="Times New Roman" w:hAnsi="Times New Roman"/>
          <w:lang w:val="uk-UA"/>
          <w:rPrChange w:id="27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Pr="00105C7F">
        <w:br/>
      </w:r>
      <w:r w:rsidRPr="00105C7F">
        <w:br/>
      </w:r>
      <w:r w:rsidR="001D28F3" w:rsidRPr="00F627B1">
        <w:rPr>
          <w:rStyle w:val="VerbatimChar"/>
          <w:rFonts w:ascii="Times New Roman" w:hAnsi="Times New Roman"/>
          <w:lang w:val="uk-UA"/>
          <w:rPrChange w:id="27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 w:rsidRPr="00F627B1">
        <w:rPr>
          <w:rStyle w:val="VerbatimChar"/>
          <w:rFonts w:ascii="Times New Roman" w:hAnsi="Times New Roman"/>
          <w:lang w:val="uk-UA"/>
          <w:rPrChange w:id="27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F627B1">
        <w:rPr>
          <w:rStyle w:val="VerbatimChar"/>
          <w:rFonts w:ascii="Times New Roman" w:hAnsi="Times New Roman"/>
          <w:lang w:val="uk-UA"/>
          <w:rPrChange w:id="27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0,</w:t>
      </w:r>
      <w:r w:rsidR="001D28F3" w:rsidRPr="00F627B1">
        <w:rPr>
          <w:rStyle w:val="VerbatimChar"/>
          <w:rFonts w:ascii="Times New Roman" w:hAnsi="Times New Roman"/>
          <w:lang w:val="uk-UA"/>
          <w:rPrChange w:id="27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1,</w:t>
      </w:r>
      <w:r w:rsidR="001D28F3" w:rsidRPr="00F627B1">
        <w:rPr>
          <w:rStyle w:val="VerbatimChar"/>
          <w:rFonts w:ascii="Times New Roman" w:hAnsi="Times New Roman"/>
          <w:lang w:val="uk-UA"/>
          <w:rPrChange w:id="27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2,</w:t>
      </w:r>
      <w:r w:rsidR="001D28F3" w:rsidRPr="00F627B1">
        <w:rPr>
          <w:rStyle w:val="VerbatimChar"/>
          <w:rFonts w:ascii="Times New Roman" w:hAnsi="Times New Roman"/>
          <w:lang w:val="uk-UA"/>
          <w:rPrChange w:id="27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F627B1">
        <w:rPr>
          <w:rStyle w:val="VerbatimChar"/>
          <w:rFonts w:ascii="Times New Roman" w:hAnsi="Times New Roman"/>
          <w:lang w:val="uk-UA"/>
          <w:rPrChange w:id="27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3];</w:t>
      </w:r>
      <w:r w:rsidRPr="00105C7F">
        <w:br/>
      </w:r>
      <w:r w:rsidRPr="00F627B1">
        <w:rPr>
          <w:rStyle w:val="VerbatimChar"/>
          <w:rFonts w:ascii="Times New Roman" w:hAnsi="Times New Roman"/>
          <w:lang w:val="uk-UA"/>
          <w:rPrChange w:id="27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</w:p>
    <w:p w14:paraId="04C2324E" w14:textId="52F00D88" w:rsidR="008D43BA" w:rsidRPr="00105C7F" w:rsidRDefault="008D43BA" w:rsidP="0017163C">
      <w:pPr>
        <w:pStyle w:val="ASUBodyText"/>
      </w:pPr>
      <w:r w:rsidRPr="00105C7F">
        <w:rPr>
          <w:b/>
          <w:bCs/>
        </w:rPr>
        <w:t>А.4.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scheduler.ts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ядро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DataflowRuntime</w:t>
      </w:r>
      <w:proofErr w:type="spellEnd"/>
    </w:p>
    <w:p w14:paraId="29107A42" w14:textId="164CDA8B" w:rsidR="008D43BA" w:rsidRPr="00105C7F" w:rsidRDefault="008D43BA" w:rsidP="00105C7F">
      <w:pPr>
        <w:pStyle w:val="ASUBodyText"/>
      </w:pPr>
      <w:r w:rsidRPr="00105C7F">
        <w:t>Клас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proofErr w:type="spellStart"/>
      <w:r w:rsidRPr="00105C7F">
        <w:t>інкапсулює</w:t>
      </w:r>
      <w:proofErr w:type="spellEnd"/>
      <w:r w:rsidR="001D28F3">
        <w:t xml:space="preserve"> </w:t>
      </w:r>
      <w:r w:rsidRPr="00105C7F">
        <w:t>стан</w:t>
      </w:r>
      <w:r w:rsidR="001D28F3">
        <w:t xml:space="preserve"> </w:t>
      </w:r>
      <w:r w:rsidRPr="00105C7F">
        <w:t>симуляції</w:t>
      </w:r>
      <w:r w:rsidR="001D28F3">
        <w:t xml:space="preserve"> </w:t>
      </w:r>
      <w:r w:rsidRPr="00105C7F">
        <w:t>(буфери,</w:t>
      </w:r>
      <w:r w:rsidR="001D28F3">
        <w:t xml:space="preserve"> </w:t>
      </w:r>
      <w:proofErr w:type="spellStart"/>
      <w:r w:rsidRPr="00105C7F">
        <w:t>inbox</w:t>
      </w:r>
      <w:proofErr w:type="spellEnd"/>
      <w:r w:rsidRPr="00105C7F">
        <w:t>,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блокування</w:t>
      </w:r>
      <w:r w:rsidR="001D28F3">
        <w:t xml:space="preserve"> </w:t>
      </w:r>
      <w:r w:rsidRPr="00105C7F">
        <w:t>вузлів)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правило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методі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uk-UA"/>
          <w:rPrChange w:id="27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.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фрагменти:</w:t>
      </w:r>
      <w:r w:rsidR="001D28F3">
        <w:t xml:space="preserve"> </w:t>
      </w:r>
      <w:r w:rsidRPr="00105C7F">
        <w:t>поля</w:t>
      </w:r>
      <w:r w:rsidR="001D28F3">
        <w:t xml:space="preserve"> </w:t>
      </w:r>
      <w:r w:rsidRPr="00105C7F">
        <w:t>класу,</w:t>
      </w:r>
      <w:r w:rsidR="001D28F3">
        <w:t xml:space="preserve"> </w:t>
      </w:r>
      <w:r w:rsidRPr="00105C7F">
        <w:t>конструктор,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uk-UA"/>
          <w:rPrChange w:id="27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обчислювальні</w:t>
      </w:r>
      <w:r w:rsidR="001D28F3">
        <w:t xml:space="preserve"> </w:t>
      </w:r>
      <w:r w:rsidRPr="00105C7F">
        <w:t>гілки</w:t>
      </w:r>
      <w:r w:rsidR="001D28F3">
        <w:t xml:space="preserve"> </w:t>
      </w:r>
      <w:r w:rsidRPr="00105C7F">
        <w:t>методу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</w:t>
      </w:r>
      <w:r w:rsidRPr="00CA549B">
        <w:rPr>
          <w:rStyle w:val="VerbatimChar"/>
          <w:rFonts w:ascii="Times New Roman" w:hAnsi="Times New Roman"/>
          <w:lang w:val="uk-UA"/>
          <w:rPrChange w:id="27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вузлів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7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.</w:t>
      </w:r>
    </w:p>
    <w:p w14:paraId="782EF7FC" w14:textId="0E7C5E9F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поля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та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конструктор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'./buffers';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FireResult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'./types';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FIFO&lt;Token&gt;&gt;;</w:t>
      </w:r>
      <w:r w:rsidR="001D28F3">
        <w:rPr>
          <w:rStyle w:val="VerbatimChar"/>
          <w:rFonts w:ascii="Times New Roman" w:hAnsi="Times New Roman" w:cs="Times New Roman"/>
        </w:rPr>
        <w:t xml:space="preserve">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key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edge.id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number&gt;;</w:t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готовності</w:t>
      </w:r>
      <w:proofErr w:type="spellEnd"/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class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readonly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readonly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_seq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listeners: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(e: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PortId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Token&gt;)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void;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`t${++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this._seq</w:t>
      </w:r>
      <w:proofErr w:type="spellEnd"/>
      <w:r w:rsidRPr="00105C7F">
        <w:rPr>
          <w:rStyle w:val="VerbatimChar"/>
          <w:rFonts w:ascii="Times New Roman" w:hAnsi="Times New Roman" w:cs="Times New Roman"/>
        </w:rPr>
        <w:t>}`;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constructor(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listeners?: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['listeners'],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this.graph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this.listeners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listeners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getTime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graph.edges</w:t>
      </w:r>
      <w:proofErr w:type="gramEnd"/>
      <w:r w:rsidRPr="00105C7F">
        <w:rPr>
          <w:rStyle w:val="VerbatimChar"/>
          <w:rFonts w:ascii="Times New Roman" w:hAnsi="Times New Roman" w:cs="Times New Roman"/>
        </w:rPr>
        <w:t>.forEach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this.buffers.set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(e.id,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FIFO&lt;Token&gt;()));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3CEC7FB9" w14:textId="094A7C51" w:rsidR="008D43BA" w:rsidRPr="00105C7F" w:rsidRDefault="008D43BA" w:rsidP="00D2071F">
      <w:pPr>
        <w:pStyle w:val="ASUBodyText"/>
      </w:pPr>
      <w:r w:rsidRPr="00105C7F">
        <w:t>Метод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uk-UA"/>
          <w:rPrChange w:id="27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одну</w:t>
      </w:r>
      <w:r w:rsidR="001D28F3">
        <w:t xml:space="preserve"> </w:t>
      </w:r>
      <w:r w:rsidRPr="00105C7F">
        <w:t>ітерацію</w:t>
      </w:r>
      <w:r w:rsidR="001D28F3">
        <w:t xml:space="preserve"> </w:t>
      </w:r>
      <w:r w:rsidRPr="00105C7F">
        <w:t>планувальника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кроки: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FIFO-черг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w:r w:rsidRPr="00105C7F">
        <w:t>приймачів;</w:t>
      </w:r>
      <w:r w:rsidR="001D28F3">
        <w:t xml:space="preserve"> </w:t>
      </w:r>
      <w:r w:rsidRPr="00105C7F">
        <w:t>перевірка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вузла;</w:t>
      </w:r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готових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токенів;</w:t>
      </w:r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токенів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черги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часом</w:t>
      </w:r>
      <w:r w:rsidR="001D28F3">
        <w:t xml:space="preserve"> </w:t>
      </w:r>
      <w:r w:rsidRPr="00105C7F">
        <w:t>готовності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latency</m:t>
        </m:r>
      </m:oMath>
      <w:r w:rsidRPr="00105C7F">
        <w:t>.</w:t>
      </w:r>
    </w:p>
    <w:p w14:paraId="57ECBBBD" w14:textId="0013506B" w:rsidR="008D43BA" w:rsidRPr="00105C7F" w:rsidRDefault="008D43BA" w:rsidP="008D43BA">
      <w:r w:rsidRPr="00CA549B">
        <w:rPr>
          <w:rStyle w:val="VerbatimChar"/>
          <w:rFonts w:ascii="Times New Roman" w:hAnsi="Times New Roman"/>
          <w:lang w:val="uk-UA"/>
          <w:rPrChange w:id="27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27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7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CA549B">
        <w:rPr>
          <w:rStyle w:val="VerbatimChar"/>
          <w:rFonts w:ascii="Times New Roman" w:hAnsi="Times New Roman"/>
          <w:lang w:val="uk-UA"/>
          <w:rPrChange w:id="27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scheduler</w:t>
      </w:r>
      <w:r w:rsidRPr="00CA549B">
        <w:rPr>
          <w:rStyle w:val="VerbatimChar"/>
          <w:rFonts w:ascii="Times New Roman" w:hAnsi="Times New Roman"/>
          <w:lang w:val="uk-UA"/>
          <w:rPrChange w:id="27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7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(фрагмент,</w:t>
      </w:r>
      <w:r w:rsidR="001D28F3" w:rsidRPr="00CA549B">
        <w:rPr>
          <w:rStyle w:val="VerbatimChar"/>
          <w:rFonts w:ascii="Times New Roman" w:hAnsi="Times New Roman"/>
          <w:lang w:val="uk-UA"/>
          <w:rPrChange w:id="27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метод</w:t>
      </w:r>
      <w:r w:rsidR="001D28F3" w:rsidRPr="00CA549B">
        <w:rPr>
          <w:rStyle w:val="VerbatimChar"/>
          <w:rFonts w:ascii="Times New Roman" w:hAnsi="Times New Roman"/>
          <w:lang w:val="uk-UA"/>
          <w:rPrChange w:id="27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uk-UA"/>
          <w:rPrChange w:id="27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uk-UA"/>
          <w:rPrChange w:id="27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 w:rsidRPr="00CA549B">
        <w:rPr>
          <w:rStyle w:val="VerbatimChar"/>
          <w:rFonts w:ascii="Times New Roman" w:hAnsi="Times New Roman"/>
          <w:lang w:val="uk-UA"/>
          <w:rPrChange w:id="27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7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16,</w:t>
      </w:r>
      <w:r w:rsidR="001D28F3" w:rsidRPr="00CA549B">
        <w:rPr>
          <w:rStyle w:val="VerbatimChar"/>
          <w:rFonts w:ascii="Times New Roman" w:hAnsi="Times New Roman"/>
          <w:lang w:val="uk-UA"/>
          <w:rPrChange w:id="27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7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7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Infinity</w:t>
      </w:r>
      <w:r w:rsidRPr="00CA549B">
        <w:rPr>
          <w:rStyle w:val="VerbatimChar"/>
          <w:rFonts w:ascii="Times New Roman" w:hAnsi="Times New Roman"/>
          <w:lang w:val="uk-UA"/>
          <w:rPrChange w:id="27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7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7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7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CA549B">
        <w:rPr>
          <w:rStyle w:val="VerbatimChar"/>
          <w:rFonts w:ascii="Times New Roman" w:hAnsi="Times New Roman"/>
          <w:lang w:val="uk-UA"/>
          <w:rPrChange w:id="27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7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7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Pr="00CA549B">
        <w:rPr>
          <w:rStyle w:val="VerbatimChar"/>
          <w:rFonts w:ascii="Times New Roman" w:hAnsi="Times New Roman"/>
          <w:lang w:val="uk-UA"/>
          <w:rPrChange w:id="27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7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27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27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1)</w:t>
      </w:r>
      <w:r w:rsidR="001D28F3" w:rsidRPr="00CA549B">
        <w:rPr>
          <w:rStyle w:val="VerbatimChar"/>
          <w:rFonts w:ascii="Times New Roman" w:hAnsi="Times New Roman"/>
          <w:lang w:val="uk-UA"/>
          <w:rPrChange w:id="27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доставка</w:t>
      </w:r>
      <w:r w:rsidR="001D28F3" w:rsidRPr="00CA549B">
        <w:rPr>
          <w:rStyle w:val="VerbatimChar"/>
          <w:rFonts w:ascii="Times New Roman" w:hAnsi="Times New Roman"/>
          <w:lang w:val="uk-UA"/>
          <w:rPrChange w:id="27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токенів</w:t>
      </w:r>
      <w:r w:rsidR="001D28F3" w:rsidRPr="00CA549B">
        <w:rPr>
          <w:rStyle w:val="VerbatimChar"/>
          <w:rFonts w:ascii="Times New Roman" w:hAnsi="Times New Roman"/>
          <w:lang w:val="uk-UA"/>
          <w:rPrChange w:id="27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з</w:t>
      </w:r>
      <w:r w:rsidR="001D28F3" w:rsidRPr="00CA549B">
        <w:rPr>
          <w:rStyle w:val="VerbatimChar"/>
          <w:rFonts w:ascii="Times New Roman" w:hAnsi="Times New Roman"/>
          <w:lang w:val="uk-UA"/>
          <w:rPrChange w:id="27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буферів</w:t>
      </w:r>
      <w:r w:rsidR="001D28F3" w:rsidRPr="00CA549B">
        <w:rPr>
          <w:rStyle w:val="VerbatimChar"/>
          <w:rFonts w:ascii="Times New Roman" w:hAnsi="Times New Roman"/>
          <w:lang w:val="uk-UA"/>
          <w:rPrChange w:id="27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у</w:t>
      </w:r>
      <w:r w:rsidR="001D28F3" w:rsidRPr="00CA549B">
        <w:rPr>
          <w:rStyle w:val="VerbatimChar"/>
          <w:rFonts w:ascii="Times New Roman" w:hAnsi="Times New Roman"/>
          <w:lang w:val="uk-UA"/>
          <w:rPrChange w:id="27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 w:rsidRPr="00CA549B">
        <w:rPr>
          <w:rStyle w:val="VerbatimChar"/>
          <w:rFonts w:ascii="Times New Roman" w:hAnsi="Times New Roman"/>
          <w:lang w:val="uk-UA"/>
          <w:rPrChange w:id="27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з</w:t>
      </w:r>
      <w:r w:rsidR="001D28F3" w:rsidRPr="00CA549B">
        <w:rPr>
          <w:rStyle w:val="VerbatimChar"/>
          <w:rFonts w:ascii="Times New Roman" w:hAnsi="Times New Roman"/>
          <w:lang w:val="uk-UA"/>
          <w:rPrChange w:id="27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7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урахуванням</w:t>
      </w:r>
      <w:r w:rsidR="001D28F3" w:rsidRPr="00CA549B">
        <w:rPr>
          <w:rStyle w:val="VerbatimChar"/>
          <w:rFonts w:ascii="Times New Roman" w:hAnsi="Times New Roman"/>
          <w:lang w:val="uk-UA"/>
          <w:rPrChange w:id="28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CA549B">
        <w:rPr>
          <w:rStyle w:val="VerbatimChar"/>
          <w:rFonts w:ascii="Times New Roman" w:hAnsi="Times New Roman"/>
          <w:lang w:val="uk-UA"/>
          <w:rPrChange w:id="28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28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8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 w:rsidRPr="00CA549B">
        <w:rPr>
          <w:rStyle w:val="VerbatimChar"/>
          <w:rFonts w:ascii="Times New Roman" w:hAnsi="Times New Roman"/>
          <w:lang w:val="uk-UA"/>
          <w:rPrChange w:id="28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28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8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28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CA549B">
        <w:rPr>
          <w:rStyle w:val="VerbatimChar"/>
          <w:rFonts w:ascii="Times New Roman" w:hAnsi="Times New Roman"/>
          <w:lang w:val="uk-UA"/>
          <w:rPrChange w:id="28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8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8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8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8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8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Pr="00CA549B">
        <w:rPr>
          <w:rStyle w:val="VerbatimChar"/>
          <w:rFonts w:ascii="Times New Roman" w:hAnsi="Times New Roman"/>
          <w:lang w:val="uk-UA"/>
          <w:rPrChange w:id="28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28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28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28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)!;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28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gramStart"/>
      <w:r w:rsidRPr="00CA549B">
        <w:rPr>
          <w:rStyle w:val="VerbatimChar"/>
          <w:rFonts w:ascii="Times New Roman" w:hAnsi="Times New Roman"/>
          <w:lang w:val="uk-UA"/>
          <w:rPrChange w:id="28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</w:t>
      </w:r>
      <w:proofErr w:type="spellEnd"/>
      <w:proofErr w:type="gramEnd"/>
      <w:r w:rsidRPr="00CA549B">
        <w:rPr>
          <w:rStyle w:val="VerbatimChar"/>
          <w:rFonts w:ascii="Times New Roman" w:hAnsi="Times New Roman"/>
          <w:lang w:val="uk-UA"/>
          <w:rPrChange w:id="28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size</w:t>
      </w:r>
      <w:r w:rsidRPr="00CA549B">
        <w:rPr>
          <w:rStyle w:val="VerbatimChar"/>
          <w:rFonts w:ascii="Times New Roman" w:hAnsi="Times New Roman"/>
          <w:lang w:val="uk-UA"/>
          <w:rPrChange w:id="28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())</w:t>
      </w:r>
      <w:r w:rsidR="001D28F3" w:rsidRPr="00CA549B">
        <w:rPr>
          <w:rStyle w:val="VerbatimChar"/>
          <w:rFonts w:ascii="Times New Roman" w:hAnsi="Times New Roman"/>
          <w:lang w:val="uk-UA"/>
          <w:rPrChange w:id="28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</w:t>
      </w:r>
      <w:r w:rsidRPr="00CA549B">
        <w:rPr>
          <w:rStyle w:val="VerbatimChar"/>
          <w:rFonts w:ascii="Times New Roman" w:hAnsi="Times New Roman"/>
          <w:lang w:val="uk-UA"/>
          <w:rPrChange w:id="28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8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="001D28F3" w:rsidRPr="00CA549B">
        <w:rPr>
          <w:rStyle w:val="VerbatimChar"/>
          <w:rFonts w:ascii="Times New Roman" w:hAnsi="Times New Roman"/>
          <w:lang w:val="uk-UA"/>
          <w:rPrChange w:id="28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8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8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Pr="00CA549B">
        <w:rPr>
          <w:rStyle w:val="VerbatimChar"/>
          <w:rFonts w:ascii="Times New Roman" w:hAnsi="Times New Roman"/>
          <w:lang w:val="uk-UA"/>
          <w:rPrChange w:id="28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()!;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28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CA549B">
        <w:rPr>
          <w:rStyle w:val="VerbatimChar"/>
          <w:rFonts w:ascii="Times New Roman" w:hAnsi="Times New Roman"/>
          <w:lang w:val="uk-UA"/>
          <w:rPrChange w:id="28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="001D28F3" w:rsidRPr="00CA549B">
        <w:rPr>
          <w:rStyle w:val="VerbatimChar"/>
          <w:rFonts w:ascii="Times New Roman" w:hAnsi="Times New Roman"/>
          <w:lang w:val="uk-UA"/>
          <w:rPrChange w:id="28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peek</w:t>
      </w:r>
      <w:r w:rsidRPr="00CA549B">
        <w:rPr>
          <w:rStyle w:val="VerbatimChar"/>
          <w:rFonts w:ascii="Times New Roman" w:hAnsi="Times New Roman"/>
          <w:lang w:val="uk-UA"/>
          <w:rPrChange w:id="28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CA549B">
        <w:rPr>
          <w:rStyle w:val="VerbatimChar"/>
          <w:rFonts w:ascii="Times New Roman" w:hAnsi="Times New Roman"/>
          <w:lang w:val="uk-UA"/>
          <w:rPrChange w:id="28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&gt;=</w:t>
      </w:r>
      <w:r w:rsidR="001D28F3" w:rsidRPr="00CA549B">
        <w:rPr>
          <w:rStyle w:val="VerbatimChar"/>
          <w:rFonts w:ascii="Times New Roman" w:hAnsi="Times New Roman"/>
          <w:lang w:val="uk-UA"/>
          <w:rPrChange w:id="28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28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 w:rsidRPr="00CA549B">
        <w:rPr>
          <w:rStyle w:val="VerbatimChar"/>
          <w:rFonts w:ascii="Times New Roman" w:hAnsi="Times New Roman"/>
          <w:lang w:val="uk-UA"/>
          <w:rPrChange w:id="28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28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0))</w:t>
      </w:r>
      <w:r w:rsidR="001D28F3" w:rsidRPr="00CA549B">
        <w:rPr>
          <w:rStyle w:val="VerbatimChar"/>
          <w:rFonts w:ascii="Times New Roman" w:hAnsi="Times New Roman"/>
          <w:lang w:val="uk-UA"/>
          <w:rPrChange w:id="28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8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8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8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buf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8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pop</w:t>
      </w:r>
      <w:r w:rsidRPr="00CA549B">
        <w:rPr>
          <w:rStyle w:val="VerbatimChar"/>
          <w:rFonts w:ascii="Times New Roman" w:hAnsi="Times New Roman"/>
          <w:lang w:val="uk-UA"/>
          <w:rPrChange w:id="28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()!;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8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8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8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8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Pr="00CA549B">
        <w:rPr>
          <w:rStyle w:val="VerbatimChar"/>
          <w:rFonts w:ascii="Times New Roman" w:hAnsi="Times New Roman"/>
          <w:lang w:val="uk-UA"/>
          <w:rPrChange w:id="28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28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28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gramStart"/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28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proofErr w:type="gramEnd"/>
      <w:r w:rsidRPr="00CA549B">
        <w:rPr>
          <w:rStyle w:val="VerbatimChar"/>
          <w:rFonts w:ascii="Times New Roman" w:hAnsi="Times New Roman"/>
          <w:lang w:val="uk-UA"/>
          <w:rPrChange w:id="28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8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8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28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 w:rsidRPr="00CA549B">
        <w:rPr>
          <w:rStyle w:val="VerbatimChar"/>
          <w:rFonts w:ascii="Times New Roman" w:hAnsi="Times New Roman"/>
          <w:lang w:val="uk-UA"/>
          <w:rPrChange w:id="28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28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8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set</w:t>
      </w:r>
      <w:r w:rsidRPr="00CA549B">
        <w:rPr>
          <w:rStyle w:val="VerbatimChar"/>
          <w:rFonts w:ascii="Times New Roman" w:hAnsi="Times New Roman"/>
          <w:lang w:val="uk-UA"/>
          <w:rPrChange w:id="28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28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28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port</w:t>
      </w:r>
      <w:r w:rsidRPr="00CA549B">
        <w:rPr>
          <w:rStyle w:val="VerbatimChar"/>
          <w:rFonts w:ascii="Times New Roman" w:hAnsi="Times New Roman"/>
          <w:lang w:val="uk-UA"/>
          <w:rPrChange w:id="28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28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8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8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Pr="00CA549B">
        <w:rPr>
          <w:rStyle w:val="VerbatimChar"/>
          <w:rFonts w:ascii="Times New Roman" w:hAnsi="Times New Roman"/>
          <w:lang w:val="uk-UA"/>
          <w:rPrChange w:id="28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set</w:t>
      </w:r>
      <w:r w:rsidRPr="00CA549B">
        <w:rPr>
          <w:rStyle w:val="VerbatimChar"/>
          <w:rFonts w:ascii="Times New Roman" w:hAnsi="Times New Roman"/>
          <w:lang w:val="uk-UA"/>
          <w:rPrChange w:id="28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28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28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28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28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mp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8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CA549B">
        <w:rPr>
          <w:rStyle w:val="VerbatimChar"/>
          <w:rFonts w:ascii="Times New Roman" w:hAnsi="Times New Roman"/>
          <w:lang w:val="uk-UA"/>
          <w:rPrChange w:id="28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28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8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29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29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2)</w:t>
      </w:r>
      <w:r w:rsidR="001D28F3" w:rsidRPr="00CA549B">
        <w:rPr>
          <w:rStyle w:val="VerbatimChar"/>
          <w:rFonts w:ascii="Times New Roman" w:hAnsi="Times New Roman"/>
          <w:lang w:val="uk-UA"/>
          <w:rPrChange w:id="29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активація</w:t>
      </w:r>
      <w:r w:rsidR="001D28F3" w:rsidRPr="00CA549B">
        <w:rPr>
          <w:rStyle w:val="VerbatimChar"/>
          <w:rFonts w:ascii="Times New Roman" w:hAnsi="Times New Roman"/>
          <w:lang w:val="uk-UA"/>
          <w:rPrChange w:id="29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готових</w:t>
      </w:r>
      <w:r w:rsidR="001D28F3" w:rsidRPr="00CA549B">
        <w:rPr>
          <w:rStyle w:val="VerbatimChar"/>
          <w:rFonts w:ascii="Times New Roman" w:hAnsi="Times New Roman"/>
          <w:lang w:val="uk-UA"/>
          <w:rPrChange w:id="29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вузлів</w:t>
      </w:r>
      <w:r w:rsidR="001D28F3" w:rsidRPr="00CA549B">
        <w:rPr>
          <w:rStyle w:val="VerbatimChar"/>
          <w:rFonts w:ascii="Times New Roman" w:hAnsi="Times New Roman"/>
          <w:lang w:val="uk-UA"/>
          <w:rPrChange w:id="29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з</w:t>
      </w:r>
      <w:r w:rsidR="001D28F3" w:rsidRPr="00CA549B">
        <w:rPr>
          <w:rStyle w:val="VerbatimChar"/>
          <w:rFonts w:ascii="Times New Roman" w:hAnsi="Times New Roman"/>
          <w:lang w:val="uk-UA"/>
          <w:rPrChange w:id="29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урахуванням</w:t>
      </w:r>
      <w:r w:rsidR="001D28F3" w:rsidRPr="00CA549B">
        <w:rPr>
          <w:rStyle w:val="VerbatimChar"/>
          <w:rFonts w:ascii="Times New Roman" w:hAnsi="Times New Roman"/>
          <w:lang w:val="uk-UA"/>
          <w:rPrChange w:id="29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29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 w:rsidRPr="00CA549B">
        <w:rPr>
          <w:rStyle w:val="VerbatimChar"/>
          <w:rFonts w:ascii="Times New Roman" w:hAnsi="Times New Roman"/>
          <w:lang w:val="uk-UA"/>
          <w:rPrChange w:id="29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</w:t>
      </w:r>
      <w:r w:rsidR="001D28F3" w:rsidRPr="00CA549B">
        <w:rPr>
          <w:rStyle w:val="VerbatimChar"/>
          <w:rFonts w:ascii="Times New Roman" w:hAnsi="Times New Roman"/>
          <w:lang w:val="uk-UA"/>
          <w:rPrChange w:id="29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9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29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9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 w:rsidRPr="00CA549B">
        <w:rPr>
          <w:rStyle w:val="VerbatimChar"/>
          <w:rFonts w:ascii="Times New Roman" w:hAnsi="Times New Roman"/>
          <w:lang w:val="uk-UA"/>
          <w:rPrChange w:id="29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29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9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29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CA549B">
        <w:rPr>
          <w:rStyle w:val="VerbatimChar"/>
          <w:rFonts w:ascii="Times New Roman" w:hAnsi="Times New Roman"/>
          <w:lang w:val="uk-UA"/>
          <w:rPrChange w:id="29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29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fires</w:t>
      </w:r>
      <w:r w:rsidR="001D28F3" w:rsidRPr="00CA549B">
        <w:rPr>
          <w:rStyle w:val="VerbatimChar"/>
          <w:rFonts w:ascii="Times New Roman" w:hAnsi="Times New Roman"/>
          <w:lang w:val="uk-UA"/>
          <w:rPrChange w:id="29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&gt;=</w:t>
      </w:r>
      <w:r w:rsidR="001D28F3" w:rsidRPr="00CA549B">
        <w:rPr>
          <w:rStyle w:val="VerbatimChar"/>
          <w:rFonts w:ascii="Times New Roman" w:hAnsi="Times New Roman"/>
          <w:lang w:val="uk-UA"/>
          <w:rPrChange w:id="29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maxFires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9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break</w:t>
      </w:r>
      <w:r w:rsidRPr="00CA549B">
        <w:rPr>
          <w:rStyle w:val="VerbatimChar"/>
          <w:rFonts w:ascii="Times New Roman" w:hAnsi="Times New Roman"/>
          <w:lang w:val="uk-UA"/>
          <w:rPrChange w:id="29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29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9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9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29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29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29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29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r w:rsidRPr="00105C7F">
        <w:rPr>
          <w:rStyle w:val="VerbatimChar"/>
          <w:rFonts w:ascii="Times New Roman" w:hAnsi="Times New Roman" w:cs="Times New Roman"/>
        </w:rPr>
        <w:t>Infinity</w:t>
      </w:r>
      <w:r w:rsidRPr="00CA549B">
        <w:rPr>
          <w:rStyle w:val="VerbatimChar"/>
          <w:rFonts w:ascii="Times New Roman" w:hAnsi="Times New Roman"/>
          <w:lang w:val="uk-UA"/>
          <w:rPrChange w:id="29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="001D28F3" w:rsidRPr="00CA549B">
        <w:rPr>
          <w:rStyle w:val="VerbatimChar"/>
          <w:rFonts w:ascii="Times New Roman" w:hAnsi="Times New Roman"/>
          <w:lang w:val="uk-UA"/>
          <w:rPrChange w:id="29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CA549B">
        <w:rPr>
          <w:rStyle w:val="VerbatimChar"/>
          <w:rFonts w:ascii="Times New Roman" w:hAnsi="Times New Roman"/>
          <w:lang w:val="uk-UA"/>
          <w:rPrChange w:id="29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</w:t>
      </w:r>
      <w:r w:rsidRPr="00CA549B">
        <w:rPr>
          <w:rStyle w:val="VerbatimChar"/>
          <w:rFonts w:ascii="Times New Roman" w:hAnsi="Times New Roman"/>
          <w:lang w:val="uk-UA"/>
          <w:rPrChange w:id="29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9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9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9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29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Pr="00CA549B">
        <w:rPr>
          <w:rStyle w:val="VerbatimChar"/>
          <w:rFonts w:ascii="Times New Roman" w:hAnsi="Times New Roman"/>
          <w:lang w:val="uk-UA"/>
          <w:rPrChange w:id="29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29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29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29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29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29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||</w:t>
      </w:r>
      <w:r w:rsidR="001D28F3" w:rsidRPr="00CA549B">
        <w:rPr>
          <w:rStyle w:val="VerbatimChar"/>
          <w:rFonts w:ascii="Times New Roman" w:hAnsi="Times New Roman"/>
          <w:lang w:val="uk-UA"/>
          <w:rPrChange w:id="29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!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29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9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every</w:t>
      </w:r>
      <w:r w:rsidRPr="00CA549B">
        <w:rPr>
          <w:rStyle w:val="VerbatimChar"/>
          <w:rFonts w:ascii="Times New Roman" w:hAnsi="Times New Roman"/>
          <w:lang w:val="uk-UA"/>
          <w:rPrChange w:id="29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p</w:t>
      </w:r>
      <w:r w:rsidRPr="00CA549B">
        <w:rPr>
          <w:rStyle w:val="VerbatimChar"/>
          <w:rFonts w:ascii="Times New Roman" w:hAnsi="Times New Roman"/>
          <w:lang w:val="uk-UA"/>
          <w:rPrChange w:id="29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29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29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29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has</w:t>
      </w:r>
      <w:r w:rsidRPr="00CA549B">
        <w:rPr>
          <w:rStyle w:val="VerbatimChar"/>
          <w:rFonts w:ascii="Times New Roman" w:hAnsi="Times New Roman"/>
          <w:lang w:val="uk-UA"/>
          <w:rPrChange w:id="29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p</w:t>
      </w:r>
      <w:r w:rsidRPr="00CA549B">
        <w:rPr>
          <w:rStyle w:val="VerbatimChar"/>
          <w:rFonts w:ascii="Times New Roman" w:hAnsi="Times New Roman"/>
          <w:lang w:val="uk-UA"/>
          <w:rPrChange w:id="29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)))</w:t>
      </w:r>
      <w:r w:rsidR="001D28F3" w:rsidRPr="00CA549B">
        <w:rPr>
          <w:rStyle w:val="VerbatimChar"/>
          <w:rFonts w:ascii="Times New Roman" w:hAnsi="Times New Roman"/>
          <w:lang w:val="uk-UA"/>
          <w:rPrChange w:id="29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</w:t>
      </w:r>
      <w:r w:rsidRPr="00CA549B">
        <w:rPr>
          <w:rStyle w:val="VerbatimChar"/>
          <w:rFonts w:ascii="Times New Roman" w:hAnsi="Times New Roman"/>
          <w:lang w:val="uk-UA"/>
          <w:rPrChange w:id="29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29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29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</w:t>
      </w:r>
      <w:r w:rsidRPr="00CA549B">
        <w:rPr>
          <w:rStyle w:val="VerbatimChar"/>
          <w:rFonts w:ascii="Times New Roman" w:hAnsi="Times New Roman"/>
          <w:lang w:val="uk-UA"/>
          <w:rPrChange w:id="29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29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</w:t>
      </w:r>
      <w:r w:rsidRPr="00CA549B">
        <w:rPr>
          <w:rStyle w:val="VerbatimChar"/>
          <w:rFonts w:ascii="Times New Roman" w:hAnsi="Times New Roman"/>
          <w:lang w:val="uk-UA"/>
          <w:rPrChange w:id="29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Pr="00CA549B">
        <w:rPr>
          <w:rStyle w:val="VerbatimChar"/>
          <w:rFonts w:ascii="Times New Roman" w:hAnsi="Times New Roman"/>
          <w:lang w:val="uk-UA"/>
          <w:rPrChange w:id="29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29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CA549B">
        <w:rPr>
          <w:rStyle w:val="VerbatimChar"/>
          <w:rFonts w:ascii="Times New Roman" w:hAnsi="Times New Roman"/>
          <w:lang w:val="uk-UA"/>
          <w:rPrChange w:id="29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&gt;</w:t>
      </w:r>
      <w:r w:rsidR="001D28F3" w:rsidRPr="00CA549B">
        <w:rPr>
          <w:rStyle w:val="VerbatimChar"/>
          <w:rFonts w:ascii="Times New Roman" w:hAnsi="Times New Roman"/>
          <w:lang w:val="uk-UA"/>
          <w:rPrChange w:id="29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29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29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{};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forEach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p</w:t>
      </w:r>
      <w:r w:rsidRPr="00CA549B">
        <w:rPr>
          <w:rStyle w:val="VerbatimChar"/>
          <w:rFonts w:ascii="Times New Roman" w:hAnsi="Times New Roman"/>
          <w:lang w:val="uk-UA"/>
          <w:rPrChange w:id="30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0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0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inputs</w:t>
      </w:r>
      <w:r w:rsidRPr="00CA549B">
        <w:rPr>
          <w:rStyle w:val="VerbatimChar"/>
          <w:rFonts w:ascii="Times New Roman" w:hAnsi="Times New Roman"/>
          <w:lang w:val="uk-UA"/>
          <w:rPrChange w:id="30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p</w:t>
      </w:r>
      <w:r w:rsidRPr="00CA549B">
        <w:rPr>
          <w:rStyle w:val="VerbatimChar"/>
          <w:rFonts w:ascii="Times New Roman" w:hAnsi="Times New Roman"/>
          <w:lang w:val="uk-UA"/>
          <w:rPrChange w:id="30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</w:t>
      </w:r>
      <w:r w:rsidR="001D28F3" w:rsidRPr="00CA549B">
        <w:rPr>
          <w:rStyle w:val="VerbatimChar"/>
          <w:rFonts w:ascii="Times New Roman" w:hAnsi="Times New Roman"/>
          <w:lang w:val="uk-UA"/>
          <w:rPrChange w:id="30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0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inMap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0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p</w:t>
      </w:r>
      <w:r w:rsidRPr="00CA549B">
        <w:rPr>
          <w:rStyle w:val="VerbatimChar"/>
          <w:rFonts w:ascii="Times New Roman" w:hAnsi="Times New Roman"/>
          <w:lang w:val="uk-UA"/>
          <w:rPrChange w:id="30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)!));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proofErr w:type="gramStart"/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0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listeners</w:t>
      </w:r>
      <w:proofErr w:type="gramEnd"/>
      <w:r w:rsidRPr="00CA549B">
        <w:rPr>
          <w:rStyle w:val="VerbatimChar"/>
          <w:rFonts w:ascii="Times New Roman" w:hAnsi="Times New Roman"/>
          <w:lang w:val="uk-UA"/>
          <w:rPrChange w:id="30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onBeforeFire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?.(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0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</w:t>
      </w:r>
      <w:r w:rsidRPr="00CA549B">
        <w:rPr>
          <w:rStyle w:val="VerbatimChar"/>
          <w:rFonts w:ascii="Times New Roman" w:hAnsi="Times New Roman"/>
          <w:lang w:val="uk-UA"/>
          <w:rPrChange w:id="30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0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="001D28F3" w:rsidRPr="00CA549B">
        <w:rPr>
          <w:rStyle w:val="VerbatimChar"/>
          <w:rFonts w:ascii="Times New Roman" w:hAnsi="Times New Roman"/>
          <w:lang w:val="uk-UA"/>
          <w:rPrChange w:id="30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0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0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execute</w:t>
      </w:r>
      <w:r w:rsidRPr="00CA549B">
        <w:rPr>
          <w:rStyle w:val="VerbatimChar"/>
          <w:rFonts w:ascii="Times New Roman" w:hAnsi="Times New Roman"/>
          <w:lang w:val="uk-UA"/>
          <w:rPrChange w:id="30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0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</w:t>
      </w:r>
      <w:r w:rsidRPr="00CA549B">
        <w:rPr>
          <w:rStyle w:val="VerbatimChar"/>
          <w:rFonts w:ascii="Times New Roman" w:hAnsi="Times New Roman"/>
          <w:lang w:val="uk-UA"/>
          <w:rPrChange w:id="30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0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 w:rsidRPr="00CA549B">
        <w:rPr>
          <w:rStyle w:val="VerbatimChar"/>
          <w:rFonts w:ascii="Times New Roman" w:hAnsi="Times New Roman"/>
          <w:lang w:val="uk-UA"/>
          <w:rPrChange w:id="30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0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 w:rsidRPr="00CA549B">
        <w:rPr>
          <w:rStyle w:val="VerbatimChar"/>
          <w:rFonts w:ascii="Times New Roman" w:hAnsi="Times New Roman"/>
          <w:lang w:val="uk-UA"/>
          <w:rPrChange w:id="30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30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0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readyAt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set</w:t>
      </w:r>
      <w:r w:rsidRPr="00CA549B">
        <w:rPr>
          <w:rStyle w:val="VerbatimChar"/>
          <w:rFonts w:ascii="Times New Roman" w:hAnsi="Times New Roman"/>
          <w:lang w:val="uk-UA"/>
          <w:rPrChange w:id="30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0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0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CA549B">
        <w:rPr>
          <w:rStyle w:val="VerbatimChar"/>
          <w:rFonts w:ascii="Times New Roman" w:hAnsi="Times New Roman"/>
          <w:lang w:val="uk-UA"/>
          <w:rPrChange w:id="30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CA549B">
        <w:rPr>
          <w:rStyle w:val="VerbatimChar"/>
          <w:rFonts w:ascii="Times New Roman" w:hAnsi="Times New Roman"/>
          <w:lang w:val="uk-UA"/>
          <w:rPrChange w:id="30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CA549B">
        <w:rPr>
          <w:rStyle w:val="VerbatimChar"/>
          <w:rFonts w:ascii="Times New Roman" w:hAnsi="Times New Roman"/>
          <w:lang w:val="uk-UA"/>
          <w:rPrChange w:id="30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0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listeners</w:t>
      </w:r>
      <w:r w:rsidRPr="00CA549B">
        <w:rPr>
          <w:rStyle w:val="VerbatimChar"/>
          <w:rFonts w:ascii="Times New Roman" w:hAnsi="Times New Roman"/>
          <w:lang w:val="uk-UA"/>
          <w:rPrChange w:id="30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0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?.(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0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CA549B">
        <w:rPr>
          <w:rStyle w:val="VerbatimChar"/>
          <w:rFonts w:ascii="Times New Roman" w:hAnsi="Times New Roman"/>
          <w:lang w:val="uk-UA"/>
          <w:rPrChange w:id="30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0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3-4)</w:t>
      </w:r>
      <w:r w:rsidR="001D28F3" w:rsidRPr="00CA549B">
        <w:rPr>
          <w:rStyle w:val="VerbatimChar"/>
          <w:rFonts w:ascii="Times New Roman" w:hAnsi="Times New Roman"/>
          <w:lang w:val="uk-UA"/>
          <w:rPrChange w:id="30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постановка</w:t>
      </w:r>
      <w:r w:rsidR="001D28F3" w:rsidRPr="00CA549B">
        <w:rPr>
          <w:rStyle w:val="VerbatimChar"/>
          <w:rFonts w:ascii="Times New Roman" w:hAnsi="Times New Roman"/>
          <w:lang w:val="uk-UA"/>
          <w:rPrChange w:id="30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вихідних</w:t>
      </w:r>
      <w:r w:rsidR="001D28F3" w:rsidRPr="00CA549B">
        <w:rPr>
          <w:rStyle w:val="VerbatimChar"/>
          <w:rFonts w:ascii="Times New Roman" w:hAnsi="Times New Roman"/>
          <w:lang w:val="uk-UA"/>
          <w:rPrChange w:id="30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токенів</w:t>
      </w:r>
      <w:r w:rsidR="001D28F3" w:rsidRPr="00CA549B">
        <w:rPr>
          <w:rStyle w:val="VerbatimChar"/>
          <w:rFonts w:ascii="Times New Roman" w:hAnsi="Times New Roman"/>
          <w:lang w:val="uk-UA"/>
          <w:rPrChange w:id="30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у</w:t>
      </w:r>
      <w:r w:rsidR="001D28F3" w:rsidRPr="00CA549B">
        <w:rPr>
          <w:rStyle w:val="VerbatimChar"/>
          <w:rFonts w:ascii="Times New Roman" w:hAnsi="Times New Roman"/>
          <w:lang w:val="uk-UA"/>
          <w:rPrChange w:id="30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черги</w:t>
      </w:r>
      <w:r w:rsidR="001D28F3" w:rsidRPr="00CA549B">
        <w:rPr>
          <w:rStyle w:val="VerbatimChar"/>
          <w:rFonts w:ascii="Times New Roman" w:hAnsi="Times New Roman"/>
          <w:lang w:val="uk-UA"/>
          <w:rPrChange w:id="30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дуг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30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0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port</w:t>
      </w:r>
      <w:r w:rsidRPr="00CA549B">
        <w:rPr>
          <w:rStyle w:val="VerbatimChar"/>
          <w:rFonts w:ascii="Times New Roman" w:hAnsi="Times New Roman"/>
          <w:lang w:val="uk-UA"/>
          <w:rPrChange w:id="30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0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CA549B">
        <w:rPr>
          <w:rStyle w:val="VerbatimChar"/>
          <w:rFonts w:ascii="Times New Roman" w:hAnsi="Times New Roman"/>
          <w:lang w:val="uk-UA"/>
          <w:rPrChange w:id="30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</w:t>
      </w:r>
      <w:r w:rsidR="001D28F3" w:rsidRPr="00CA549B">
        <w:rPr>
          <w:rStyle w:val="VerbatimChar"/>
          <w:rFonts w:ascii="Times New Roman" w:hAnsi="Times New Roman"/>
          <w:lang w:val="uk-UA"/>
          <w:rPrChange w:id="30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30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Object</w:t>
      </w:r>
      <w:r w:rsidRPr="00CA549B">
        <w:rPr>
          <w:rStyle w:val="VerbatimChar"/>
          <w:rFonts w:ascii="Times New Roman" w:hAnsi="Times New Roman"/>
          <w:lang w:val="uk-UA"/>
          <w:rPrChange w:id="30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entries</w:t>
      </w:r>
      <w:r w:rsidRPr="00CA549B">
        <w:rPr>
          <w:rStyle w:val="VerbatimChar"/>
          <w:rFonts w:ascii="Times New Roman" w:hAnsi="Times New Roman"/>
          <w:lang w:val="uk-UA"/>
          <w:rPrChange w:id="30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Pr="00CA549B">
        <w:rPr>
          <w:rStyle w:val="VerbatimChar"/>
          <w:rFonts w:ascii="Times New Roman" w:hAnsi="Times New Roman"/>
          <w:lang w:val="uk-UA"/>
          <w:rPrChange w:id="30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outputs</w:t>
      </w:r>
      <w:r w:rsidRPr="00CA549B">
        <w:rPr>
          <w:rStyle w:val="VerbatimChar"/>
          <w:rFonts w:ascii="Times New Roman" w:hAnsi="Times New Roman"/>
          <w:lang w:val="uk-UA"/>
          <w:rPrChange w:id="30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))</w:t>
      </w:r>
      <w:r w:rsidR="001D28F3" w:rsidRPr="00CA549B">
        <w:rPr>
          <w:rStyle w:val="VerbatimChar"/>
          <w:rFonts w:ascii="Times New Roman" w:hAnsi="Times New Roman"/>
          <w:lang w:val="uk-UA"/>
          <w:rPrChange w:id="30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0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30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0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0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 w:rsidRPr="00CA549B">
        <w:rPr>
          <w:rStyle w:val="VerbatimChar"/>
          <w:rFonts w:ascii="Times New Roman" w:hAnsi="Times New Roman"/>
          <w:lang w:val="uk-UA"/>
          <w:rPrChange w:id="30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30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0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1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CA549B">
        <w:rPr>
          <w:rStyle w:val="VerbatimChar"/>
          <w:rFonts w:ascii="Times New Roman" w:hAnsi="Times New Roman"/>
          <w:lang w:val="uk-UA"/>
          <w:rPrChange w:id="31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filter</w:t>
      </w:r>
      <w:r w:rsidRPr="00CA549B">
        <w:rPr>
          <w:rStyle w:val="VerbatimChar"/>
          <w:rFonts w:ascii="Times New Roman" w:hAnsi="Times New Roman"/>
          <w:lang w:val="uk-UA"/>
          <w:rPrChange w:id="31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</w:t>
      </w:r>
      <w:r w:rsidRPr="00CA549B">
        <w:rPr>
          <w:rStyle w:val="VerbatimChar"/>
          <w:rFonts w:ascii="Times New Roman" w:hAnsi="Times New Roman"/>
          <w:lang w:val="uk-UA"/>
          <w:rPrChange w:id="31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ed</w:t>
      </w:r>
      <w:r w:rsidRPr="00CA549B">
        <w:rPr>
          <w:rStyle w:val="VerbatimChar"/>
          <w:rFonts w:ascii="Times New Roman" w:hAnsi="Times New Roman"/>
          <w:lang w:val="uk-UA"/>
          <w:rPrChange w:id="31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1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1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</w:t>
      </w:r>
      <w:r w:rsidRPr="00CA549B">
        <w:rPr>
          <w:rStyle w:val="VerbatimChar"/>
          <w:rFonts w:ascii="Times New Roman" w:hAnsi="Times New Roman"/>
          <w:lang w:val="uk-UA"/>
          <w:rPrChange w:id="31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Pr="00CA549B">
        <w:rPr>
          <w:rStyle w:val="VerbatimChar"/>
          <w:rFonts w:ascii="Times New Roman" w:hAnsi="Times New Roman"/>
          <w:lang w:val="uk-UA"/>
          <w:rPrChange w:id="31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 w:rsidRPr="00CA549B">
        <w:rPr>
          <w:rStyle w:val="VerbatimChar"/>
          <w:rFonts w:ascii="Times New Roman" w:hAnsi="Times New Roman"/>
          <w:lang w:val="uk-UA"/>
          <w:rPrChange w:id="31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===</w:t>
      </w:r>
      <w:r w:rsidR="001D28F3" w:rsidRPr="00CA549B">
        <w:rPr>
          <w:rStyle w:val="VerbatimChar"/>
          <w:rFonts w:ascii="Times New Roman" w:hAnsi="Times New Roman"/>
          <w:lang w:val="uk-UA"/>
          <w:rPrChange w:id="31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1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="001D28F3" w:rsidRPr="00CA549B">
        <w:rPr>
          <w:rStyle w:val="VerbatimChar"/>
          <w:rFonts w:ascii="Times New Roman" w:hAnsi="Times New Roman"/>
          <w:lang w:val="uk-UA"/>
          <w:rPrChange w:id="31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&amp;&amp;</w:t>
      </w:r>
      <w:r w:rsidR="001D28F3" w:rsidRPr="00CA549B">
        <w:rPr>
          <w:rStyle w:val="VerbatimChar"/>
          <w:rFonts w:ascii="Times New Roman" w:hAnsi="Times New Roman"/>
          <w:lang w:val="uk-UA"/>
          <w:rPrChange w:id="31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</w:t>
      </w:r>
      <w:r w:rsidRPr="00CA549B">
        <w:rPr>
          <w:rStyle w:val="VerbatimChar"/>
          <w:rFonts w:ascii="Times New Roman" w:hAnsi="Times New Roman"/>
          <w:lang w:val="uk-UA"/>
          <w:rPrChange w:id="31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Pr="00CA549B">
        <w:rPr>
          <w:rStyle w:val="VerbatimChar"/>
          <w:rFonts w:ascii="Times New Roman" w:hAnsi="Times New Roman"/>
          <w:lang w:val="uk-UA"/>
          <w:rPrChange w:id="31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port</w:t>
      </w:r>
      <w:r w:rsidR="001D28F3" w:rsidRPr="00CA549B">
        <w:rPr>
          <w:rStyle w:val="VerbatimChar"/>
          <w:rFonts w:ascii="Times New Roman" w:hAnsi="Times New Roman"/>
          <w:lang w:val="uk-UA"/>
          <w:rPrChange w:id="31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===</w:t>
      </w:r>
      <w:r w:rsidR="001D28F3" w:rsidRPr="00CA549B">
        <w:rPr>
          <w:rStyle w:val="VerbatimChar"/>
          <w:rFonts w:ascii="Times New Roman" w:hAnsi="Times New Roman"/>
          <w:lang w:val="uk-UA"/>
          <w:rPrChange w:id="31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</w:t>
      </w:r>
      <w:r w:rsidRPr="00CA549B">
        <w:rPr>
          <w:rStyle w:val="VerbatimChar"/>
          <w:rFonts w:ascii="Times New Roman" w:hAnsi="Times New Roman"/>
          <w:lang w:val="uk-UA"/>
          <w:rPrChange w:id="31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</w:t>
      </w:r>
      <w:r w:rsidRPr="00CA549B">
        <w:rPr>
          <w:rStyle w:val="VerbatimChar"/>
          <w:rFonts w:ascii="Times New Roman" w:hAnsi="Times New Roman"/>
          <w:lang w:val="uk-UA"/>
          <w:rPrChange w:id="31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1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1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1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="001D28F3" w:rsidRPr="00CA549B">
        <w:rPr>
          <w:rStyle w:val="VerbatimChar"/>
          <w:rFonts w:ascii="Times New Roman" w:hAnsi="Times New Roman"/>
          <w:lang w:val="uk-UA"/>
          <w:rPrChange w:id="31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1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CA549B">
        <w:rPr>
          <w:rStyle w:val="VerbatimChar"/>
          <w:rFonts w:ascii="Times New Roman" w:hAnsi="Times New Roman"/>
          <w:lang w:val="uk-UA"/>
          <w:rPrChange w:id="31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...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CA549B">
        <w:rPr>
          <w:rStyle w:val="VerbatimChar"/>
          <w:rFonts w:ascii="Times New Roman" w:hAnsi="Times New Roman"/>
          <w:lang w:val="uk-UA"/>
          <w:rPrChange w:id="31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1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Pr="00CA549B">
        <w:rPr>
          <w:rStyle w:val="VerbatimChar"/>
          <w:rFonts w:ascii="Times New Roman" w:hAnsi="Times New Roman"/>
          <w:lang w:val="uk-UA"/>
          <w:rPrChange w:id="31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1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 w:rsidRPr="00CA549B">
        <w:rPr>
          <w:rStyle w:val="VerbatimChar"/>
          <w:rFonts w:ascii="Times New Roman" w:hAnsi="Times New Roman"/>
          <w:lang w:val="uk-UA"/>
          <w:rPrChange w:id="31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</w:t>
      </w:r>
      <w:r w:rsidR="001D28F3" w:rsidRPr="00CA549B">
        <w:rPr>
          <w:rStyle w:val="VerbatimChar"/>
          <w:rFonts w:ascii="Times New Roman" w:hAnsi="Times New Roman"/>
          <w:lang w:val="uk-UA"/>
          <w:rPrChange w:id="31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 w:rsidRPr="00CA549B">
        <w:rPr>
          <w:rStyle w:val="VerbatimChar"/>
          <w:rFonts w:ascii="Times New Roman" w:hAnsi="Times New Roman"/>
          <w:lang w:val="uk-UA"/>
          <w:rPrChange w:id="31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1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1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buffers</w:t>
      </w:r>
      <w:r w:rsidRPr="00CA549B">
        <w:rPr>
          <w:rStyle w:val="VerbatimChar"/>
          <w:rFonts w:ascii="Times New Roman" w:hAnsi="Times New Roman"/>
          <w:lang w:val="uk-UA"/>
          <w:rPrChange w:id="31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1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1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1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)!.</w:t>
      </w:r>
      <w:r w:rsidRPr="00105C7F">
        <w:rPr>
          <w:rStyle w:val="VerbatimChar"/>
          <w:rFonts w:ascii="Times New Roman" w:hAnsi="Times New Roman" w:cs="Times New Roman"/>
        </w:rPr>
        <w:t>push</w:t>
      </w:r>
      <w:r w:rsidRPr="00CA549B">
        <w:rPr>
          <w:rStyle w:val="VerbatimChar"/>
          <w:rFonts w:ascii="Times New Roman" w:hAnsi="Times New Roman"/>
          <w:lang w:val="uk-UA"/>
          <w:rPrChange w:id="31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1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listeners</w:t>
      </w:r>
      <w:r w:rsidRPr="00CA549B">
        <w:rPr>
          <w:rStyle w:val="VerbatimChar"/>
          <w:rFonts w:ascii="Times New Roman" w:hAnsi="Times New Roman"/>
          <w:lang w:val="uk-UA"/>
          <w:rPrChange w:id="31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onToken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?.(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1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1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tok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lastRenderedPageBreak/>
        <w:t xml:space="preserve">      </w:t>
      </w:r>
      <w:r w:rsidRPr="00CA549B">
        <w:rPr>
          <w:rStyle w:val="VerbatimChar"/>
          <w:rFonts w:ascii="Times New Roman" w:hAnsi="Times New Roman"/>
          <w:lang w:val="uk-UA"/>
          <w:rPrChange w:id="31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CA549B">
        <w:rPr>
          <w:rStyle w:val="VerbatimChar"/>
          <w:rFonts w:ascii="Times New Roman" w:hAnsi="Times New Roman"/>
          <w:lang w:val="uk-UA"/>
          <w:rPrChange w:id="31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1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listeners</w:t>
      </w:r>
      <w:r w:rsidRPr="00CA549B">
        <w:rPr>
          <w:rStyle w:val="VerbatimChar"/>
          <w:rFonts w:ascii="Times New Roman" w:hAnsi="Times New Roman"/>
          <w:lang w:val="uk-UA"/>
          <w:rPrChange w:id="31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?.(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1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1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Pr="00CA549B">
        <w:rPr>
          <w:rStyle w:val="VerbatimChar"/>
          <w:rFonts w:ascii="Times New Roman" w:hAnsi="Times New Roman"/>
          <w:lang w:val="uk-UA"/>
          <w:rPrChange w:id="31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outputs</w:t>
      </w:r>
      <w:r w:rsidRPr="00CA549B">
        <w:rPr>
          <w:rStyle w:val="VerbatimChar"/>
          <w:rFonts w:ascii="Times New Roman" w:hAnsi="Times New Roman"/>
          <w:lang w:val="uk-UA"/>
          <w:rPrChange w:id="31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this</w:t>
      </w:r>
      <w:r w:rsidRPr="00CA549B">
        <w:rPr>
          <w:rStyle w:val="VerbatimChar"/>
          <w:rFonts w:ascii="Times New Roman" w:hAnsi="Times New Roman"/>
          <w:lang w:val="uk-UA"/>
          <w:rPrChange w:id="31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Pr="00CA549B">
        <w:rPr>
          <w:rStyle w:val="VerbatimChar"/>
          <w:rFonts w:ascii="Times New Roman" w:hAnsi="Times New Roman"/>
          <w:lang w:val="uk-UA"/>
          <w:rPrChange w:id="31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delete</w:t>
      </w:r>
      <w:r w:rsidRPr="00CA549B">
        <w:rPr>
          <w:rStyle w:val="VerbatimChar"/>
          <w:rFonts w:ascii="Times New Roman" w:hAnsi="Times New Roman"/>
          <w:lang w:val="uk-UA"/>
          <w:rPrChange w:id="31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1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1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fires</w:t>
      </w:r>
      <w:r w:rsidRPr="00CA549B">
        <w:rPr>
          <w:rStyle w:val="VerbatimChar"/>
          <w:rFonts w:ascii="Times New Roman" w:hAnsi="Times New Roman"/>
          <w:lang w:val="uk-UA"/>
          <w:rPrChange w:id="31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++;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1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1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 w:rsidRPr="00CA549B">
        <w:rPr>
          <w:rStyle w:val="VerbatimChar"/>
          <w:rFonts w:ascii="Times New Roman" w:hAnsi="Times New Roman"/>
          <w:lang w:val="uk-UA"/>
          <w:rPrChange w:id="31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</w:t>
      </w:r>
      <w:r w:rsidRPr="00CA549B">
        <w:rPr>
          <w:rStyle w:val="VerbatimChar"/>
          <w:rFonts w:ascii="Times New Roman" w:hAnsi="Times New Roman"/>
          <w:lang w:val="uk-UA"/>
          <w:rPrChange w:id="31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Pr="00CA549B">
        <w:rPr>
          <w:rStyle w:val="VerbatimChar"/>
          <w:rFonts w:ascii="Times New Roman" w:hAnsi="Times New Roman"/>
          <w:lang w:val="uk-UA"/>
          <w:rPrChange w:id="31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</w:p>
    <w:p w14:paraId="2FEB3234" w14:textId="31DFD32C" w:rsidR="008D43BA" w:rsidRPr="00105C7F" w:rsidRDefault="008D43BA" w:rsidP="00D2071F">
      <w:pPr>
        <w:pStyle w:val="ASUBodyText"/>
      </w:pPr>
      <w:r w:rsidRPr="00105C7F">
        <w:t>Обчислювальні</w:t>
      </w:r>
      <w:r w:rsidR="001D28F3">
        <w:t xml:space="preserve"> </w:t>
      </w:r>
      <w:r w:rsidRPr="00105C7F">
        <w:t>гілки</w:t>
      </w:r>
      <w:r w:rsidR="001D28F3">
        <w:t xml:space="preserve"> </w:t>
      </w:r>
      <w:r w:rsidRPr="00105C7F">
        <w:t>методу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</w:t>
      </w:r>
      <w:r w:rsidRPr="00CA549B">
        <w:rPr>
          <w:rStyle w:val="VerbatimChar"/>
          <w:rFonts w:ascii="Times New Roman" w:hAnsi="Times New Roman"/>
          <w:lang w:val="uk-UA"/>
          <w:rPrChange w:id="31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реалізують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Strategy</w:t>
      </w:r>
      <w:proofErr w:type="spellEnd"/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полем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NodeKind</w:t>
      </w:r>
      <w:proofErr w:type="spellEnd"/>
      <w:r w:rsidRPr="00105C7F">
        <w:t>.</w:t>
      </w:r>
      <w:r w:rsidR="001D28F3">
        <w:t xml:space="preserve"> </w:t>
      </w:r>
      <w:r w:rsidRPr="00105C7F">
        <w:t>Гілка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оптимізоване</w:t>
      </w:r>
      <w:r w:rsidR="001D28F3">
        <w:t xml:space="preserve"> </w:t>
      </w:r>
      <w:r w:rsidRPr="00105C7F">
        <w:t>4-точкове</w:t>
      </w:r>
      <w:r w:rsidR="001D28F3">
        <w:t xml:space="preserve"> </w:t>
      </w:r>
      <w:r w:rsidRPr="00105C7F">
        <w:t>ДПФ</w:t>
      </w:r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множень;</w:t>
      </w:r>
      <w:r w:rsidR="001D28F3">
        <w:t xml:space="preserve"> </w:t>
      </w:r>
      <w:r w:rsidRPr="00105C7F">
        <w:t>гілка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поворотний</w:t>
      </w:r>
      <w:r w:rsidR="001D28F3">
        <w:t xml:space="preserve"> </w:t>
      </w:r>
      <w:r w:rsidRPr="00105C7F">
        <w:t>множник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параметром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params</w:t>
      </w:r>
      <w:r w:rsidRPr="00CA549B">
        <w:rPr>
          <w:rStyle w:val="VerbatimChar"/>
          <w:rFonts w:ascii="Times New Roman" w:hAnsi="Times New Roman"/>
          <w:lang w:val="uk-UA"/>
          <w:rPrChange w:id="31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CA549B">
        <w:rPr>
          <w:rStyle w:val="VerbatimChar"/>
          <w:rFonts w:ascii="Times New Roman" w:hAnsi="Times New Roman"/>
          <w:lang w:val="uk-UA"/>
          <w:rPrChange w:id="31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k</w:t>
      </w:r>
      <w:r w:rsidRPr="00105C7F">
        <w:t>.</w:t>
      </w:r>
    </w:p>
    <w:p w14:paraId="6CF1C7FC" w14:textId="6044A6BA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/core/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scheduler.ts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гілки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dft4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та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методу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execute)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complexMul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(a: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a.re*b.re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a.im*b.im,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a.re*b.im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a.im*b.re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private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twiddle(N: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ang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Math.PI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%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e^{-j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2*pi*k/N}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Math.cos</w:t>
      </w:r>
      <w:proofErr w:type="spellEnd"/>
      <w:r w:rsidRPr="00105C7F">
        <w:rPr>
          <w:rStyle w:val="VerbatimChar"/>
          <w:rFonts w:ascii="Times New Roman" w:hAnsi="Times New Roman" w:cs="Times New Roman"/>
        </w:rPr>
        <w:t>(ang),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Math.sin</w:t>
      </w:r>
      <w:proofErr w:type="spellEnd"/>
      <w:r w:rsidRPr="00105C7F">
        <w:rPr>
          <w:rStyle w:val="VerbatimChar"/>
          <w:rFonts w:ascii="Times New Roman" w:hAnsi="Times New Roman" w:cs="Times New Roman"/>
        </w:rPr>
        <w:t>(ang)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case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inputs['in0']!.value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inputs['in1']!.value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inputs['in2']!.value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inputs['in3']!.value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O0.im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j*O1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(-O1.im),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E1.im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O1.re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out0: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out1: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X1,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out2: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X2,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out3: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X3,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case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inputs['in']!.value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node.params?.twiddle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result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this.complexMul</w:t>
      </w:r>
      <w:proofErr w:type="spellEnd"/>
      <w:r w:rsidRPr="00105C7F">
        <w:rPr>
          <w:rStyle w:val="VerbatimChar"/>
          <w:rFonts w:ascii="Times New Roman" w:hAnsi="Times New Roman" w:cs="Times New Roman"/>
        </w:rPr>
        <w:t>(x,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this.twiddle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tw.N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tw.k</w:t>
      </w:r>
      <w:proofErr w:type="spellEnd"/>
      <w:r w:rsidRPr="00105C7F">
        <w:rPr>
          <w:rStyle w:val="VerbatimChar"/>
          <w:rFonts w:ascii="Times New Roman" w:hAnsi="Times New Roman" w:cs="Times New Roman"/>
        </w:rPr>
        <w:t>))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outputs: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out: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result,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this.now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1291F93F" w14:textId="42315F58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graph</w:t>
      </w:r>
      <w:proofErr w:type="spellEnd"/>
      <w:r w:rsidRPr="0017163C">
        <w:rPr>
          <w:b/>
          <w:bCs/>
          <w:i/>
        </w:rPr>
        <w:t>/generateDFT4x4.ts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генерація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DFG</w:t>
      </w:r>
    </w:p>
    <w:p w14:paraId="0513B28B" w14:textId="30707437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1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Pr="00CA549B">
        <w:rPr>
          <w:rStyle w:val="VerbatimChar"/>
          <w:rFonts w:ascii="Times New Roman" w:hAnsi="Times New Roman"/>
          <w:lang w:val="uk-UA"/>
          <w:rPrChange w:id="31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шаблон</w:t>
      </w:r>
      <w:r w:rsidR="001D28F3">
        <w:t xml:space="preserve"> </w:t>
      </w:r>
      <w:proofErr w:type="spellStart"/>
      <w:r w:rsidRPr="00105C7F">
        <w:t>Factory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будує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</w:t>
      </w:r>
      <w:r w:rsidR="001D28F3"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</m:oMath>
      <w:r w:rsidRPr="00105C7F">
        <w:t>: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source</w:t>
      </w:r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row</w:t>
      </w:r>
      <w:r w:rsidRPr="00CA549B">
        <w:rPr>
          <w:rStyle w:val="VerbatimChar"/>
          <w:rFonts w:ascii="Times New Roman" w:hAnsi="Times New Roman"/>
          <w:lang w:val="uk-UA"/>
          <w:rPrChange w:id="31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col</w:t>
      </w:r>
      <w:r w:rsidRPr="00CA549B">
        <w:rPr>
          <w:rStyle w:val="VerbatimChar"/>
          <w:rFonts w:ascii="Times New Roman" w:hAnsi="Times New Roman"/>
          <w:lang w:val="uk-UA"/>
          <w:rPrChange w:id="31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1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t>,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.</w:t>
      </w:r>
      <w:r w:rsidR="001D28F3">
        <w:t xml:space="preserve"> </w:t>
      </w:r>
      <w:r w:rsidRPr="00105C7F">
        <w:t>Порядок</w:t>
      </w:r>
      <w:r w:rsidR="001D28F3">
        <w:t xml:space="preserve"> </w:t>
      </w:r>
      <w:proofErr w:type="spellStart"/>
      <w:r w:rsidRPr="00105C7F">
        <w:t>параметризованих</w:t>
      </w:r>
      <w:proofErr w:type="spellEnd"/>
      <w:r w:rsidR="001D28F3">
        <w:t xml:space="preserve"> </w:t>
      </w:r>
      <w:r w:rsidRPr="00105C7F">
        <w:t>циклів</w:t>
      </w:r>
      <w:r w:rsidR="001D28F3">
        <w:t xml:space="preserve"> </w:t>
      </w:r>
      <w:r w:rsidRPr="00105C7F">
        <w:t>повторює</w:t>
      </w:r>
      <w:r w:rsidR="001D28F3">
        <w:t xml:space="preserve"> </w:t>
      </w:r>
      <w:proofErr w:type="spellStart"/>
      <w:r w:rsidRPr="00105C7F">
        <w:t>тристадійну</w:t>
      </w:r>
      <w:proofErr w:type="spellEnd"/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r w:rsidRPr="00105C7F">
        <w:t>з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5FB52B00" w14:textId="050E4841" w:rsidR="008D43BA" w:rsidRPr="00105C7F" w:rsidRDefault="008D43BA" w:rsidP="008D43BA">
      <w:r w:rsidRPr="00CA549B">
        <w:rPr>
          <w:rStyle w:val="VerbatimChar"/>
          <w:rFonts w:ascii="Times New Roman" w:hAnsi="Times New Roman"/>
          <w:lang w:val="uk-UA"/>
          <w:rPrChange w:id="31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2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2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2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 w:rsidRPr="00CA549B">
        <w:rPr>
          <w:rStyle w:val="VerbatimChar"/>
          <w:rFonts w:ascii="Times New Roman" w:hAnsi="Times New Roman"/>
          <w:lang w:val="uk-UA"/>
          <w:rPrChange w:id="32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 w:rsidRPr="00CA549B">
        <w:rPr>
          <w:rStyle w:val="VerbatimChar"/>
          <w:rFonts w:ascii="Times New Roman" w:hAnsi="Times New Roman"/>
          <w:lang w:val="uk-UA"/>
          <w:rPrChange w:id="32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CA549B">
        <w:rPr>
          <w:rStyle w:val="VerbatimChar"/>
          <w:rFonts w:ascii="Times New Roman" w:hAnsi="Times New Roman"/>
          <w:lang w:val="uk-UA"/>
          <w:rPrChange w:id="32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2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2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2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 w:rsidRPr="00CA549B">
        <w:rPr>
          <w:rStyle w:val="VerbatimChar"/>
          <w:rFonts w:ascii="Times New Roman" w:hAnsi="Times New Roman"/>
          <w:lang w:val="uk-UA"/>
          <w:rPrChange w:id="32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="001D28F3" w:rsidRPr="00CA549B">
        <w:rPr>
          <w:rStyle w:val="VerbatimChar"/>
          <w:rFonts w:ascii="Times New Roman" w:hAnsi="Times New Roman"/>
          <w:lang w:val="uk-UA"/>
          <w:rPrChange w:id="32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 w:rsidRPr="00CA549B">
        <w:rPr>
          <w:rStyle w:val="VerbatimChar"/>
          <w:rFonts w:ascii="Times New Roman" w:hAnsi="Times New Roman"/>
          <w:lang w:val="uk-UA"/>
          <w:rPrChange w:id="32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'@/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CA549B">
        <w:rPr>
          <w:rStyle w:val="VerbatimChar"/>
          <w:rFonts w:ascii="Times New Roman" w:hAnsi="Times New Roman"/>
          <w:lang w:val="uk-UA"/>
          <w:rPrChange w:id="32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types</w:t>
      </w:r>
      <w:r w:rsidRPr="00CA549B">
        <w:rPr>
          <w:rStyle w:val="VerbatimChar"/>
          <w:rFonts w:ascii="Times New Roman" w:hAnsi="Times New Roman"/>
          <w:lang w:val="uk-UA"/>
          <w:rPrChange w:id="32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CA549B">
        <w:rPr>
          <w:rStyle w:val="VerbatimChar"/>
          <w:rFonts w:ascii="Times New Roman" w:hAnsi="Times New Roman"/>
          <w:lang w:val="uk-UA"/>
          <w:rPrChange w:id="32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 w:rsidRPr="00CA549B">
        <w:rPr>
          <w:rStyle w:val="VerbatimChar"/>
          <w:rFonts w:ascii="Times New Roman" w:hAnsi="Times New Roman"/>
          <w:lang w:val="uk-UA"/>
          <w:rPrChange w:id="32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2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 w:rsidRPr="00CA549B">
        <w:rPr>
          <w:rStyle w:val="VerbatimChar"/>
          <w:rFonts w:ascii="Times New Roman" w:hAnsi="Times New Roman"/>
          <w:lang w:val="uk-UA"/>
          <w:rPrChange w:id="32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400):</w:t>
      </w:r>
      <w:r w:rsidR="001D28F3" w:rsidRPr="00CA549B">
        <w:rPr>
          <w:rStyle w:val="VerbatimChar"/>
          <w:rFonts w:ascii="Times New Roman" w:hAnsi="Times New Roman"/>
          <w:lang w:val="uk-UA"/>
          <w:rPrChange w:id="32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 w:rsidRPr="00CA549B">
        <w:rPr>
          <w:rStyle w:val="VerbatimChar"/>
          <w:rFonts w:ascii="Times New Roman" w:hAnsi="Times New Roman"/>
          <w:lang w:val="uk-UA"/>
          <w:rPrChange w:id="32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2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CA549B">
        <w:rPr>
          <w:rStyle w:val="VerbatimChar"/>
          <w:rFonts w:ascii="Times New Roman" w:hAnsi="Times New Roman"/>
          <w:lang w:val="uk-UA"/>
          <w:rPrChange w:id="32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2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</w:t>
      </w:r>
      <w:r w:rsidR="001D28F3" w:rsidRPr="00CA549B">
        <w:rPr>
          <w:rStyle w:val="VerbatimChar"/>
          <w:rFonts w:ascii="Times New Roman" w:hAnsi="Times New Roman"/>
          <w:lang w:val="uk-UA"/>
          <w:rPrChange w:id="32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2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CA549B">
        <w:rPr>
          <w:rStyle w:val="VerbatimChar"/>
          <w:rFonts w:ascii="Times New Roman" w:hAnsi="Times New Roman"/>
          <w:lang w:val="uk-UA"/>
          <w:rPrChange w:id="32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2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CA549B">
        <w:rPr>
          <w:rStyle w:val="VerbatimChar"/>
          <w:rFonts w:ascii="Times New Roman" w:hAnsi="Times New Roman"/>
          <w:lang w:val="uk-UA"/>
          <w:rPrChange w:id="32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</w:t>
      </w:r>
      <w:r w:rsidR="001D28F3" w:rsidRPr="00CA549B">
        <w:rPr>
          <w:rStyle w:val="VerbatimChar"/>
          <w:rFonts w:ascii="Times New Roman" w:hAnsi="Times New Roman"/>
          <w:lang w:val="uk-UA"/>
          <w:rPrChange w:id="32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 </w:t>
      </w:r>
      <w:r w:rsidRPr="00CA549B">
        <w:rPr>
          <w:rStyle w:val="VerbatimChar"/>
          <w:rFonts w:ascii="Times New Roman" w:hAnsi="Times New Roman"/>
          <w:lang w:val="uk-UA"/>
          <w:rPrChange w:id="32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2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 w:rsidRPr="00CA549B">
        <w:rPr>
          <w:rStyle w:val="VerbatimChar"/>
          <w:rFonts w:ascii="Times New Roman" w:hAnsi="Times New Roman"/>
          <w:lang w:val="uk-UA"/>
          <w:rPrChange w:id="32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16;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2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</w:t>
      </w:r>
      <w:r w:rsidR="001D28F3" w:rsidRPr="00CA549B">
        <w:rPr>
          <w:rStyle w:val="VerbatimChar"/>
          <w:rFonts w:ascii="Times New Roman" w:hAnsi="Times New Roman"/>
          <w:lang w:val="uk-UA"/>
          <w:rPrChange w:id="32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2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2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1.</w:t>
      </w:r>
      <w:r w:rsidR="001D28F3" w:rsidRPr="00CA549B">
        <w:rPr>
          <w:rStyle w:val="VerbatimChar"/>
          <w:rFonts w:ascii="Times New Roman" w:hAnsi="Times New Roman"/>
          <w:lang w:val="uk-UA"/>
          <w:rPrChange w:id="32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ВХІДНІ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ВУЗЛИ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(source)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proofErr w:type="gram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'source',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['out'],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РЯДКОВІ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(row-DFT)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['in0','in1','in2','in3'],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['out0','out1','out2','out3'],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latency,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_{n1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4*n2}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row-n1.in_{n2}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}-row${n1}in${n2}`,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 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`in${n2}`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3.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ПОВОРОТНІ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МНОЖНИКИ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(twiddle)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W_16^{n1*k2}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-${n1}-${k2}`;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'twiddle',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params: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`edge-row${n1}out${k2}-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${n1}_${k2}`,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`row-${n1}`,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`out${k2}`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'in'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label: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`W16_${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twiddlePower</w:t>
      </w:r>
      <w:proofErr w:type="spellEnd"/>
      <w:r w:rsidRPr="00105C7F">
        <w:rPr>
          <w:rStyle w:val="VerbatimChar"/>
          <w:rFonts w:ascii="Times New Roman" w:hAnsi="Times New Roman" w:cs="Times New Roman"/>
        </w:rPr>
        <w:t>}</w:t>
      </w:r>
      <w:proofErr w:type="gramStart"/>
      <w:r w:rsidRPr="00105C7F">
        <w:rPr>
          <w:rStyle w:val="VerbatimChar"/>
          <w:rFonts w:ascii="Times New Roman" w:hAnsi="Times New Roman" w:cs="Times New Roman"/>
        </w:rPr>
        <w:t>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СТОВПЦЕВІ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(col-DFT)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транспонована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комутація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'dft4',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['in0','in1','in2','in3'],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['out0','out1','out2','out3'],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latency,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tw-n1-k2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col-k2.in_{n1}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${n1}_${k2}-col${k2}in${n1}`,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-${n1}-${k2}`,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</w:t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`in${n1}`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5.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ВИХІДНІ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ВУЗЛИ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(sink)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комутація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col-k2.out_k1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_{k2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4*k1}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['in'],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outPorts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radix;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k1;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`edge-col${k2}out${k1}-sink${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`col-${k2}`,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`out${k1}`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sinkIndex</w:t>
      </w:r>
      <w:proofErr w:type="spellEnd"/>
      <w:r w:rsidRPr="00105C7F">
        <w:rPr>
          <w:rStyle w:val="VerbatimChar"/>
          <w:rFonts w:ascii="Times New Roman" w:hAnsi="Times New Roman" w:cs="Times New Roman"/>
        </w:rPr>
        <w:t>}`,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port: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'in'</w:t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443F9B28" w14:textId="1D4AF50D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graph</w:t>
      </w:r>
      <w:proofErr w:type="spellEnd"/>
      <w:r w:rsidRPr="0017163C">
        <w:rPr>
          <w:b/>
          <w:bCs/>
          <w:i/>
        </w:rPr>
        <w:t>/layout4x4.ts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розкладка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</w:p>
    <w:p w14:paraId="5730268C" w14:textId="32A04EB5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2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координати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для</w:t>
      </w:r>
      <w:r w:rsidR="001D28F3">
        <w:t xml:space="preserve"> </w:t>
      </w:r>
      <w:proofErr w:type="spellStart"/>
      <w:r w:rsidRPr="00105C7F">
        <w:t>React</w:t>
      </w:r>
      <w:proofErr w:type="spellEnd"/>
      <w:r w:rsidR="001D28F3">
        <w:t xml:space="preserve"> </w:t>
      </w:r>
      <w:proofErr w:type="spellStart"/>
      <w:r w:rsidRPr="00105C7F">
        <w:t>Flow</w:t>
      </w:r>
      <w:proofErr w:type="spellEnd"/>
      <w:r w:rsidRPr="00105C7F">
        <w:t>: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вертикальних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280</m:t>
        </m:r>
      </m:oMath>
      <w:r w:rsidR="001D28F3">
        <w:t xml:space="preserve"> </w:t>
      </w:r>
      <w:r w:rsidRPr="00105C7F">
        <w:t>пікселів;</w:t>
      </w:r>
      <w:r w:rsidR="001D28F3">
        <w:t xml:space="preserve"> </w:t>
      </w:r>
      <w:r w:rsidRPr="00105C7F">
        <w:t>усередині</w:t>
      </w:r>
      <w:r w:rsidR="001D28F3">
        <w:t xml:space="preserve"> </w:t>
      </w:r>
      <w:r w:rsidRPr="00105C7F">
        <w:t>ярусу</w:t>
      </w:r>
      <w:r w:rsidR="001D28F3">
        <w:t xml:space="preserve"> </w:t>
      </w:r>
      <w:r w:rsidRPr="00105C7F">
        <w:t>вузли</w:t>
      </w:r>
      <w:r w:rsidR="001D28F3">
        <w:t xml:space="preserve"> </w:t>
      </w:r>
      <w:proofErr w:type="spellStart"/>
      <w:r w:rsidRPr="00105C7F">
        <w:t>розподілено</w:t>
      </w:r>
      <w:proofErr w:type="spellEnd"/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осі</w:t>
      </w:r>
      <w:r w:rsidR="001D28F3">
        <w:t xml:space="preserve"> </w:t>
      </w:r>
      <m:oMath>
        <m:r>
          <w:rPr>
            <w:rFonts w:ascii="Cambria Math" w:hAnsi="Cambria Math"/>
          </w:rPr>
          <m:t>y</m:t>
        </m:r>
      </m:oMath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кроком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 w:rsidR="001D28F3">
        <w:t xml:space="preserve"> </w:t>
      </w:r>
      <w:r w:rsidRPr="00105C7F">
        <w:t>пікселів.</w:t>
      </w:r>
    </w:p>
    <w:p w14:paraId="6D439A9B" w14:textId="0F3BECAD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/graph/layout4x4.ts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</w:t>
      </w:r>
      <w:proofErr w:type="spellStart"/>
      <w:r w:rsidRPr="00105C7F">
        <w:rPr>
          <w:rStyle w:val="VerbatimChar"/>
          <w:rFonts w:ascii="Times New Roman" w:hAnsi="Times New Roman" w:cs="Times New Roman"/>
        </w:rPr>
        <w:t>xyflow</w:t>
      </w:r>
      <w:proofErr w:type="spellEnd"/>
      <w:r w:rsidRPr="00105C7F">
        <w:rPr>
          <w:rStyle w:val="VerbatimChar"/>
          <w:rFonts w:ascii="Times New Roman" w:hAnsi="Times New Roman" w:cs="Times New Roman"/>
        </w:rPr>
        <w:t>/react';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LayoutOptions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?: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layoutDFT4x4(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options: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LayoutOptions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280,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65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options;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((node: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FlowNode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node.id;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parts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node.id.split</w:t>
      </w:r>
      <w:proofErr w:type="spellEnd"/>
      <w:r w:rsidRPr="00105C7F">
        <w:rPr>
          <w:rStyle w:val="VerbatimChar"/>
          <w:rFonts w:ascii="Times New Roman" w:hAnsi="Times New Roman" w:cs="Times New Roman"/>
        </w:rPr>
        <w:t>('-');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          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`x[${i}]`;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('row-'))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(n1*4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1.5)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`Row-DFT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${n1}`;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tw</w:t>
      </w:r>
      <w:proofErr w:type="spellEnd"/>
      <w:r w:rsidRPr="00105C7F">
        <w:rPr>
          <w:rStyle w:val="VerbatimChar"/>
          <w:rFonts w:ascii="Times New Roman" w:hAnsi="Times New Roman" w:cs="Times New Roman"/>
        </w:rPr>
        <w:t>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(parts[2],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2;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(n1*4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power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n1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power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`W16_${power}`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'W16_0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(1)';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('col-'))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k2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(parts[1],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3;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(k2*4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1.5)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`Col-DFT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${k2}`;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node.id.startsWith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x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stageGap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4;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rowGap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label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`X[${i}]`;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position: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data: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label,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node.params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558F0CAA" w14:textId="3A50C887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А.7.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criticalPath.ts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аналітичний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критичний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шлях</w:t>
      </w:r>
    </w:p>
    <w:p w14:paraId="6BE5C65F" w14:textId="1E0BE8DB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computeCriticalPath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2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>
        <w:t xml:space="preserve"> </w:t>
      </w:r>
      <w:r w:rsidRPr="00105C7F">
        <w:t>здійснює</w:t>
      </w:r>
      <w:r w:rsidR="001D28F3">
        <w:t xml:space="preserve"> </w:t>
      </w:r>
      <w:r w:rsidRPr="00105C7F">
        <w:t>топологічне</w:t>
      </w:r>
      <w:r w:rsidR="001D28F3">
        <w:t xml:space="preserve"> </w:t>
      </w:r>
      <w:r w:rsidRPr="00105C7F">
        <w:t>сортування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(алгоритм</w:t>
      </w:r>
      <w:r w:rsidR="001D28F3">
        <w:t xml:space="preserve"> </w:t>
      </w:r>
      <w:r w:rsidRPr="00105C7F">
        <w:t>Кана),</w:t>
      </w:r>
      <w:r w:rsidR="001D28F3">
        <w:t xml:space="preserve"> </w:t>
      </w:r>
      <w:r w:rsidRPr="00105C7F">
        <w:t>динамічне</w:t>
      </w:r>
      <w:r w:rsidR="001D28F3">
        <w:t xml:space="preserve"> </w:t>
      </w:r>
      <w:r w:rsidRPr="00105C7F">
        <w:t>програмування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максимального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від</w:t>
      </w:r>
      <w:r w:rsidR="001D28F3">
        <w:t xml:space="preserve"> </w:t>
      </w:r>
      <w:r w:rsidRPr="00105C7F">
        <w:t>джерела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приймача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32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CA549B">
        <w:rPr>
          <w:rStyle w:val="VerbatimChar"/>
          <w:rFonts w:ascii="Times New Roman" w:hAnsi="Times New Roman"/>
          <w:lang w:val="uk-UA"/>
          <w:rPrChange w:id="32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трасування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назад.</w:t>
      </w:r>
      <w:r w:rsidR="001D28F3">
        <w:t xml:space="preserve"> </w:t>
      </w:r>
      <w:r w:rsidRPr="00105C7F">
        <w:t>Використовується</w:t>
      </w:r>
      <w:r w:rsidR="001D28F3">
        <w:t xml:space="preserve"> </w:t>
      </w:r>
      <w:r w:rsidRPr="00105C7F">
        <w:t>UI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підсвічування</w:t>
      </w:r>
      <w:r w:rsidR="001D28F3">
        <w:t xml:space="preserve"> </w:t>
      </w:r>
      <w:r w:rsidRPr="00105C7F">
        <w:t>критичного</w:t>
      </w:r>
      <w:r w:rsidR="001D28F3">
        <w:t xml:space="preserve"> </w:t>
      </w:r>
      <w:r w:rsidRPr="00105C7F">
        <w:t>шляху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панелі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Pr="00105C7F">
        <w:t>.</w:t>
      </w:r>
    </w:p>
    <w:p w14:paraId="68F82AF0" w14:textId="11B0D3BD" w:rsidR="008D43BA" w:rsidRPr="00105C7F" w:rsidRDefault="008D43BA" w:rsidP="008D43BA">
      <w:r w:rsidRPr="00CA549B">
        <w:rPr>
          <w:rStyle w:val="VerbatimChar"/>
          <w:rFonts w:ascii="Times New Roman" w:hAnsi="Times New Roman"/>
          <w:lang w:val="uk-UA"/>
          <w:rPrChange w:id="32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2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utils</w:t>
      </w:r>
      <w:r w:rsidRPr="00CA549B">
        <w:rPr>
          <w:rStyle w:val="VerbatimChar"/>
          <w:rFonts w:ascii="Times New Roman" w:hAnsi="Times New Roman"/>
          <w:lang w:val="uk-UA"/>
          <w:rPrChange w:id="32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 w:rsidRPr="00CA549B">
        <w:rPr>
          <w:rStyle w:val="VerbatimChar"/>
          <w:rFonts w:ascii="Times New Roman" w:hAnsi="Times New Roman"/>
          <w:lang w:val="uk-UA"/>
          <w:rPrChange w:id="32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 w:rsidRPr="00CA549B">
        <w:rPr>
          <w:rStyle w:val="VerbatimChar"/>
          <w:rFonts w:ascii="Times New Roman" w:hAnsi="Times New Roman"/>
          <w:lang w:val="uk-UA"/>
          <w:rPrChange w:id="32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CA549B">
        <w:rPr>
          <w:rStyle w:val="VerbatimChar"/>
          <w:rFonts w:ascii="Times New Roman" w:hAnsi="Times New Roman"/>
          <w:lang w:val="uk-UA"/>
          <w:rPrChange w:id="32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 w:rsidRPr="00CA549B">
        <w:rPr>
          <w:rStyle w:val="VerbatimChar"/>
          <w:rFonts w:ascii="Times New Roman" w:hAnsi="Times New Roman"/>
          <w:lang w:val="uk-UA"/>
          <w:rPrChange w:id="32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="001D28F3" w:rsidRPr="00CA549B">
        <w:rPr>
          <w:rStyle w:val="VerbatimChar"/>
          <w:rFonts w:ascii="Times New Roman" w:hAnsi="Times New Roman"/>
          <w:lang w:val="uk-UA"/>
          <w:rPrChange w:id="32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 w:rsidRPr="00CA549B">
        <w:rPr>
          <w:rStyle w:val="VerbatimChar"/>
          <w:rFonts w:ascii="Times New Roman" w:hAnsi="Times New Roman"/>
          <w:lang w:val="uk-UA"/>
          <w:rPrChange w:id="32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'@/</w:t>
      </w:r>
      <w:r w:rsidRPr="00105C7F">
        <w:rPr>
          <w:rStyle w:val="VerbatimChar"/>
          <w:rFonts w:ascii="Times New Roman" w:hAnsi="Times New Roman" w:cs="Times New Roman"/>
        </w:rPr>
        <w:t>core</w:t>
      </w:r>
      <w:r w:rsidRPr="00CA549B">
        <w:rPr>
          <w:rStyle w:val="VerbatimChar"/>
          <w:rFonts w:ascii="Times New Roman" w:hAnsi="Times New Roman"/>
          <w:lang w:val="uk-UA"/>
          <w:rPrChange w:id="32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types</w:t>
      </w:r>
      <w:r w:rsidRPr="00CA549B">
        <w:rPr>
          <w:rStyle w:val="VerbatimChar"/>
          <w:rFonts w:ascii="Times New Roman" w:hAnsi="Times New Roman"/>
          <w:lang w:val="uk-UA"/>
          <w:rPrChange w:id="32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CA549B">
        <w:rPr>
          <w:rStyle w:val="VerbatimChar"/>
          <w:rFonts w:ascii="Times New Roman" w:hAnsi="Times New Roman"/>
          <w:lang w:val="uk-UA"/>
          <w:rPrChange w:id="32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 w:rsidRPr="00CA549B">
        <w:rPr>
          <w:rStyle w:val="VerbatimChar"/>
          <w:rFonts w:ascii="Times New Roman" w:hAnsi="Times New Roman"/>
          <w:lang w:val="uk-UA"/>
          <w:rPrChange w:id="32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CriticalPathResult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2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2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2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2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2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Pr="00CA549B">
        <w:rPr>
          <w:rStyle w:val="VerbatimChar"/>
          <w:rFonts w:ascii="Times New Roman" w:hAnsi="Times New Roman"/>
          <w:lang w:val="uk-UA"/>
          <w:rPrChange w:id="32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[];</w:t>
      </w:r>
      <w:r w:rsidR="001D28F3" w:rsidRPr="00CA549B">
        <w:rPr>
          <w:rStyle w:val="VerbatimChar"/>
          <w:rFonts w:ascii="Times New Roman" w:hAnsi="Times New Roman"/>
          <w:lang w:val="uk-UA"/>
          <w:rPrChange w:id="32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2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3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Pr="00CA549B">
        <w:rPr>
          <w:rStyle w:val="VerbatimChar"/>
          <w:rFonts w:ascii="Times New Roman" w:hAnsi="Times New Roman"/>
          <w:lang w:val="uk-UA"/>
          <w:rPrChange w:id="33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[];</w:t>
      </w:r>
      <w:r w:rsidR="001D28F3" w:rsidRPr="00CA549B">
        <w:rPr>
          <w:rStyle w:val="VerbatimChar"/>
          <w:rFonts w:ascii="Times New Roman" w:hAnsi="Times New Roman"/>
          <w:lang w:val="uk-UA"/>
          <w:rPrChange w:id="33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3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3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Pr="00CA549B">
        <w:rPr>
          <w:rStyle w:val="VerbatimChar"/>
          <w:rFonts w:ascii="Times New Roman" w:hAnsi="Times New Roman"/>
          <w:lang w:val="uk-UA"/>
          <w:rPrChange w:id="33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Pr="00CA549B">
        <w:rPr>
          <w:rStyle w:val="VerbatimChar"/>
          <w:rFonts w:ascii="Times New Roman" w:hAnsi="Times New Roman"/>
          <w:lang w:val="uk-UA"/>
          <w:rPrChange w:id="33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 w:rsidRPr="00CA549B">
        <w:rPr>
          <w:rStyle w:val="VerbatimChar"/>
          <w:rFonts w:ascii="Times New Roman" w:hAnsi="Times New Roman"/>
          <w:lang w:val="uk-UA"/>
          <w:rPrChange w:id="33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 w:rsidRPr="00CA549B">
        <w:rPr>
          <w:rStyle w:val="VerbatimChar"/>
          <w:rFonts w:ascii="Times New Roman" w:hAnsi="Times New Roman"/>
          <w:lang w:val="uk-UA"/>
          <w:rPrChange w:id="33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computeCriticalPath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3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3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):</w:t>
      </w:r>
      <w:r w:rsidR="001D28F3" w:rsidRPr="00CA549B">
        <w:rPr>
          <w:rStyle w:val="VerbatimChar"/>
          <w:rFonts w:ascii="Times New Roman" w:hAnsi="Times New Roman"/>
          <w:lang w:val="uk-UA"/>
          <w:rPrChange w:id="33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CriticalPathResult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3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3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nodeMap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3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3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 w:rsidRPr="00CA549B">
        <w:rPr>
          <w:rStyle w:val="VerbatimChar"/>
          <w:rFonts w:ascii="Times New Roman" w:hAnsi="Times New Roman"/>
          <w:lang w:val="uk-UA"/>
          <w:rPrChange w:id="33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3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CA549B">
        <w:rPr>
          <w:rStyle w:val="VerbatimChar"/>
          <w:rFonts w:ascii="Times New Roman" w:hAnsi="Times New Roman"/>
          <w:lang w:val="uk-UA"/>
          <w:rPrChange w:id="33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3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3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3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3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3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3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3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3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]));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3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3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вхідні</w:t>
      </w:r>
      <w:r w:rsidR="001D28F3" w:rsidRPr="00CA549B">
        <w:rPr>
          <w:rStyle w:val="VerbatimChar"/>
          <w:rFonts w:ascii="Times New Roman" w:hAnsi="Times New Roman"/>
          <w:lang w:val="uk-UA"/>
          <w:rPrChange w:id="33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дуги</w:t>
      </w:r>
      <w:r w:rsidR="001D28F3" w:rsidRPr="00CA549B">
        <w:rPr>
          <w:rStyle w:val="VerbatimChar"/>
          <w:rFonts w:ascii="Times New Roman" w:hAnsi="Times New Roman"/>
          <w:lang w:val="uk-UA"/>
          <w:rPrChange w:id="33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по</w:t>
      </w:r>
      <w:r w:rsidR="001D28F3" w:rsidRPr="00CA549B">
        <w:rPr>
          <w:rStyle w:val="VerbatimChar"/>
          <w:rFonts w:ascii="Times New Roman" w:hAnsi="Times New Roman"/>
          <w:lang w:val="uk-UA"/>
          <w:rPrChange w:id="33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вузлу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3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3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3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 w:rsidRPr="00CA549B">
        <w:rPr>
          <w:rStyle w:val="VerbatimChar"/>
          <w:rFonts w:ascii="Times New Roman" w:hAnsi="Times New Roman"/>
          <w:lang w:val="uk-UA"/>
          <w:rPrChange w:id="33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3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Pr="00105C7F">
        <w:rPr>
          <w:rStyle w:val="VerbatimChar"/>
          <w:rFonts w:ascii="Times New Roman" w:hAnsi="Times New Roman" w:cs="Times New Roman"/>
        </w:rPr>
        <w:t>string</w:t>
      </w:r>
      <w:r w:rsidRPr="00CA549B">
        <w:rPr>
          <w:rStyle w:val="VerbatimChar"/>
          <w:rFonts w:ascii="Times New Roman" w:hAnsi="Times New Roman"/>
          <w:lang w:val="uk-UA"/>
          <w:rPrChange w:id="33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3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typeof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3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CA549B">
        <w:rPr>
          <w:rStyle w:val="VerbatimChar"/>
          <w:rFonts w:ascii="Times New Roman" w:hAnsi="Times New Roman"/>
          <w:lang w:val="uk-UA"/>
          <w:rPrChange w:id="33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)[0][]&gt;(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CA549B">
        <w:rPr>
          <w:rStyle w:val="VerbatimChar"/>
          <w:rFonts w:ascii="Times New Roman" w:hAnsi="Times New Roman"/>
          <w:lang w:val="uk-UA"/>
          <w:rPrChange w:id="33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3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3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3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3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3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3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3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[]]),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3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33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3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 w:rsidRPr="00CA549B">
        <w:rPr>
          <w:rStyle w:val="VerbatimChar"/>
          <w:rFonts w:ascii="Times New Roman" w:hAnsi="Times New Roman"/>
          <w:lang w:val="uk-UA"/>
          <w:rPrChange w:id="33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33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3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r w:rsidRPr="00CA549B">
        <w:rPr>
          <w:rStyle w:val="VerbatimChar"/>
          <w:rFonts w:ascii="Times New Roman" w:hAnsi="Times New Roman"/>
          <w:lang w:val="uk-UA"/>
          <w:rPrChange w:id="33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3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3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3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3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33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33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)?.</w:t>
      </w:r>
      <w:r w:rsidRPr="00105C7F">
        <w:rPr>
          <w:rStyle w:val="VerbatimChar"/>
          <w:rFonts w:ascii="Times New Roman" w:hAnsi="Times New Roman" w:cs="Times New Roman"/>
        </w:rPr>
        <w:t>push</w:t>
      </w:r>
      <w:r w:rsidRPr="00CA549B">
        <w:rPr>
          <w:rStyle w:val="VerbatimChar"/>
          <w:rFonts w:ascii="Times New Roman" w:hAnsi="Times New Roman"/>
          <w:lang w:val="uk-UA"/>
          <w:rPrChange w:id="33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3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);</w:t>
      </w:r>
      <w:r w:rsidRPr="00105C7F">
        <w:br/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3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3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топологічне</w:t>
      </w:r>
      <w:r w:rsidR="001D28F3" w:rsidRPr="00CA549B">
        <w:rPr>
          <w:rStyle w:val="VerbatimChar"/>
          <w:rFonts w:ascii="Times New Roman" w:hAnsi="Times New Roman"/>
          <w:lang w:val="uk-UA"/>
          <w:rPrChange w:id="33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сортування</w:t>
      </w:r>
      <w:r w:rsidR="001D28F3" w:rsidRPr="00CA549B">
        <w:rPr>
          <w:rStyle w:val="VerbatimChar"/>
          <w:rFonts w:ascii="Times New Roman" w:hAnsi="Times New Roman"/>
          <w:lang w:val="uk-UA"/>
          <w:rPrChange w:id="33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3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Kahn</w:t>
      </w:r>
      <w:r w:rsidRPr="00CA549B">
        <w:rPr>
          <w:rStyle w:val="VerbatimChar"/>
          <w:rFonts w:ascii="Times New Roman" w:hAnsi="Times New Roman"/>
          <w:lang w:val="uk-UA"/>
          <w:rPrChange w:id="33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3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3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4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4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 w:rsidRPr="00CA549B">
        <w:rPr>
          <w:rStyle w:val="VerbatimChar"/>
          <w:rFonts w:ascii="Times New Roman" w:hAnsi="Times New Roman"/>
          <w:lang w:val="uk-UA"/>
          <w:rPrChange w:id="34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4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4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nodes</w:t>
      </w:r>
      <w:r w:rsidRPr="00CA549B">
        <w:rPr>
          <w:rStyle w:val="VerbatimChar"/>
          <w:rFonts w:ascii="Times New Roman" w:hAnsi="Times New Roman"/>
          <w:lang w:val="uk-UA"/>
          <w:rPrChange w:id="34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map</w:t>
      </w:r>
      <w:r w:rsidRPr="00CA549B">
        <w:rPr>
          <w:rStyle w:val="VerbatimChar"/>
          <w:rFonts w:ascii="Times New Roman" w:hAnsi="Times New Roman"/>
          <w:lang w:val="uk-UA"/>
          <w:rPrChange w:id="34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4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4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4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4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id</w:t>
      </w:r>
      <w:r w:rsidRPr="00CA549B">
        <w:rPr>
          <w:rStyle w:val="VerbatimChar"/>
          <w:rFonts w:ascii="Times New Roman" w:hAnsi="Times New Roman"/>
          <w:lang w:val="uk-UA"/>
          <w:rPrChange w:id="34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4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0]));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4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34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4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 w:rsidRPr="00CA549B">
        <w:rPr>
          <w:rStyle w:val="VerbatimChar"/>
          <w:rFonts w:ascii="Times New Roman" w:hAnsi="Times New Roman"/>
          <w:lang w:val="uk-UA"/>
          <w:rPrChange w:id="34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 w:rsidRPr="00CA549B">
        <w:rPr>
          <w:rStyle w:val="VerbatimChar"/>
          <w:rFonts w:ascii="Times New Roman" w:hAnsi="Times New Roman"/>
          <w:lang w:val="uk-UA"/>
          <w:rPrChange w:id="34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gramStart"/>
      <w:r w:rsidRPr="00105C7F">
        <w:rPr>
          <w:rStyle w:val="VerbatimChar"/>
          <w:rFonts w:ascii="Times New Roman" w:hAnsi="Times New Roman" w:cs="Times New Roman"/>
        </w:rPr>
        <w:t>graph</w:t>
      </w:r>
      <w:r w:rsidRPr="00CA549B">
        <w:rPr>
          <w:rStyle w:val="VerbatimChar"/>
          <w:rFonts w:ascii="Times New Roman" w:hAnsi="Times New Roman"/>
          <w:lang w:val="uk-UA"/>
          <w:rPrChange w:id="34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edges</w:t>
      </w:r>
      <w:proofErr w:type="gramEnd"/>
      <w:r w:rsidRPr="00CA549B">
        <w:rPr>
          <w:rStyle w:val="VerbatimChar"/>
          <w:rFonts w:ascii="Times New Roman" w:hAnsi="Times New Roman"/>
          <w:lang w:val="uk-UA"/>
          <w:rPrChange w:id="34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4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set</w:t>
      </w:r>
      <w:r w:rsidRPr="00CA549B">
        <w:rPr>
          <w:rStyle w:val="VerbatimChar"/>
          <w:rFonts w:ascii="Times New Roman" w:hAnsi="Times New Roman"/>
          <w:lang w:val="uk-UA"/>
          <w:rPrChange w:id="34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4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34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34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4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4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e</w:t>
      </w:r>
      <w:r w:rsidRPr="00CA549B">
        <w:rPr>
          <w:rStyle w:val="VerbatimChar"/>
          <w:rFonts w:ascii="Times New Roman" w:hAnsi="Times New Roman"/>
          <w:lang w:val="uk-UA"/>
          <w:rPrChange w:id="34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to</w:t>
      </w:r>
      <w:r w:rsidRPr="00CA549B">
        <w:rPr>
          <w:rStyle w:val="VerbatimChar"/>
          <w:rFonts w:ascii="Times New Roman" w:hAnsi="Times New Roman"/>
          <w:lang w:val="uk-UA"/>
          <w:rPrChange w:id="34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34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4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34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queue: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deg]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(deg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while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queue.length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queue.shift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order.push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(u);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ed.from.node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inDeg.get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inDeg.set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End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queue.push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e.to.node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динамічне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програмування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nodeMap.get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inEdges.get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inc.length</w:t>
      </w:r>
      <w:proofErr w:type="spellEnd"/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-Infinity;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inc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e.delay</w:t>
      </w:r>
      <w:proofErr w:type="spellEnd"/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e.id;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node.latency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bestEdge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трасування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назад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maxSink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sinks.reduce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(best,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(s.id)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(best.id</w:t>
      </w:r>
      <w:proofErr w:type="gramStart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proofErr w:type="gram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best,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[maxSink.id];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cur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maxSink.id;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while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prevEdgeId.has</w:t>
      </w:r>
      <w:proofErr w:type="spellEnd"/>
      <w:r w:rsidRPr="00105C7F">
        <w:rPr>
          <w:rStyle w:val="VerbatimChar"/>
          <w:rFonts w:ascii="Times New Roman" w:hAnsi="Times New Roman" w:cs="Times New Roman"/>
        </w:rPr>
        <w:t>(cur))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prevEdgeId.get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(cur)!;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graph.edges.find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((e)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e.id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cur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edge.from.node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edgeIds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totalTime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dist.get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(maxSink.id)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13941FEB" w14:textId="668B6C0B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А.8.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utils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compare.ts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верифікація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проти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fft.js</w:t>
      </w:r>
    </w:p>
    <w:p w14:paraId="34992EF9" w14:textId="652EF2AB" w:rsidR="008D43BA" w:rsidRPr="00105C7F" w:rsidRDefault="008D43BA" w:rsidP="00105C7F">
      <w:pPr>
        <w:pStyle w:val="ASUBodyText"/>
      </w:pPr>
      <w:r w:rsidRPr="00105C7F">
        <w:t>Функція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F10942">
        <w:rPr>
          <w:rStyle w:val="VerbatimChar"/>
          <w:rFonts w:ascii="Times New Roman" w:hAnsi="Times New Roman"/>
          <w:lang w:val="uk-UA"/>
          <w:rPrChange w:id="34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порівнює</w:t>
      </w:r>
      <w:r w:rsidR="001D28F3">
        <w:t xml:space="preserve"> </w:t>
      </w:r>
      <w:r w:rsidRPr="00105C7F">
        <w:t>спектр,</w:t>
      </w:r>
      <w:r w:rsidR="001D28F3">
        <w:t xml:space="preserve"> </w:t>
      </w:r>
      <w:r w:rsidRPr="00105C7F">
        <w:t>отриманий</w:t>
      </w:r>
      <w:r w:rsidR="001D28F3">
        <w:t xml:space="preserve"> </w:t>
      </w:r>
      <w:r w:rsidRPr="00105C7F">
        <w:t>симулятором,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еталоном</w:t>
      </w:r>
      <w:r w:rsidR="001D28F3">
        <w:t xml:space="preserve"> </w:t>
      </w:r>
      <w:r w:rsidRPr="00105C7F">
        <w:t>бібліотеки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Pr="00F10942">
        <w:rPr>
          <w:rStyle w:val="VerbatimChar"/>
          <w:rFonts w:ascii="Times New Roman" w:hAnsi="Times New Roman"/>
          <w:lang w:val="uk-UA"/>
          <w:rPrChange w:id="34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виявляє</w:t>
      </w:r>
      <w:r w:rsidR="001D28F3">
        <w:t xml:space="preserve"> </w:t>
      </w:r>
      <w:proofErr w:type="spellStart"/>
      <w:r w:rsidRPr="00105C7F">
        <w:t>sink</w:t>
      </w:r>
      <w:proofErr w:type="spellEnd"/>
      <w:r w:rsidRPr="00105C7F">
        <w:t>-и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відхиленням</w:t>
      </w:r>
      <w:r w:rsidR="001D28F3">
        <w:t xml:space="preserve"> </w:t>
      </w:r>
      <w:r w:rsidRPr="00105C7F">
        <w:t>понад</w:t>
      </w:r>
      <w:r w:rsidR="001D28F3">
        <w:t xml:space="preserve">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 w:rsidR="001D28F3">
        <w:t xml:space="preserve"> </w:t>
      </w:r>
      <w:r w:rsidRPr="00105C7F">
        <w:t>(NF1).</w:t>
      </w:r>
      <w:r w:rsidR="001D28F3">
        <w:t xml:space="preserve"> </w:t>
      </w:r>
      <w:r w:rsidRPr="00105C7F">
        <w:t>Сценарії</w:t>
      </w:r>
      <w:r w:rsidR="001D28F3">
        <w:t xml:space="preserve"> </w:t>
      </w:r>
      <w:r w:rsidRPr="00105C7F">
        <w:t>використання</w:t>
      </w:r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4.2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охоплюють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.</w:t>
      </w:r>
    </w:p>
    <w:p w14:paraId="73ABCD90" w14:textId="1B80F9BB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/utils/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compare.ts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FFT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'fft.js';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import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'@/core/types';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type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ref: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boolean&gt;;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export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compareWithFFT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Complex&gt;,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sinks: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string&gt;,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eps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1e-9,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CompareResult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graph.nodes.filter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'source').length;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FFT(N);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зберемо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вхідний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вектор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порядку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src0..srcN-1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Array.from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length: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(_,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[`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еталонний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ДПФ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fft.createComplexArray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fft.createComplexArray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[2*i]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x[i]!.re;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[2*i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x[i]!.im;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fft.transform</w:t>
      </w:r>
      <w:proofErr w:type="spellEnd"/>
      <w:r w:rsidRPr="00105C7F">
        <w:rPr>
          <w:rStyle w:val="VerbatimChar"/>
          <w:rFonts w:ascii="Times New Roman" w:hAnsi="Times New Roman" w:cs="Times New Roman"/>
        </w:rPr>
        <w:t>(out,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inp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Array.from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length: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(_,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out[2*k],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out[2*k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порівняння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у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sink-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ах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Record&lt;string,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boolean&gt;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${k}`;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got: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try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got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JSON.parse</w:t>
      </w:r>
      <w:proofErr w:type="spellEnd"/>
      <w:r w:rsidRPr="00105C7F">
        <w:rPr>
          <w:rStyle w:val="VerbatimChar"/>
          <w:rFonts w:ascii="Times New Roman" w:hAnsi="Times New Roman" w:cs="Times New Roman"/>
        </w:rPr>
        <w:t>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catch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continue;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Math.abs(got.re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ref[k]!.re);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Math.abs(got.im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ref[k]!.im);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Math.sqrt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Pr="00105C7F">
        <w:rPr>
          <w:rStyle w:val="VerbatimChar"/>
          <w:rFonts w:ascii="Times New Roman" w:hAnsi="Times New Roman" w:cs="Times New Roman"/>
        </w:rPr>
        <w:t>*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Pr="00105C7F">
        <w:rPr>
          <w:rStyle w:val="VerbatimChar"/>
          <w:rFonts w:ascii="Times New Roman" w:hAnsi="Times New Roman" w:cs="Times New Roman"/>
        </w:rPr>
        <w:t>*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mismatches[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sid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dRe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eps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dIm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eps;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maxDeviation.value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dev,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ref,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mismatches,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maxDeviation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20F9F59D" w14:textId="7339530B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А.9.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store</w:t>
      </w:r>
      <w:proofErr w:type="spellEnd"/>
      <w:r w:rsidRPr="0017163C">
        <w:rPr>
          <w:b/>
          <w:bCs/>
          <w:i/>
        </w:rPr>
        <w:t>/</w:t>
      </w:r>
      <w:proofErr w:type="spellStart"/>
      <w:r w:rsidRPr="0017163C">
        <w:rPr>
          <w:b/>
          <w:bCs/>
          <w:i/>
        </w:rPr>
        <w:t>simStore.ts</w:t>
      </w:r>
      <w:proofErr w:type="spellEnd"/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ключові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методи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Zustand</w:t>
      </w:r>
      <w:proofErr w:type="spellEnd"/>
      <w:r w:rsidRPr="00105C7F">
        <w:rPr>
          <w:b/>
          <w:bCs/>
        </w:rPr>
        <w:t>-сховища</w:t>
      </w:r>
    </w:p>
    <w:p w14:paraId="30505BE2" w14:textId="28B7E257" w:rsidR="008D43BA" w:rsidRPr="00105C7F" w:rsidRDefault="008D43BA" w:rsidP="00105C7F">
      <w:pPr>
        <w:pStyle w:val="ASUBodyText"/>
      </w:pPr>
      <w:r w:rsidRPr="00105C7F">
        <w:t>Модуль</w:t>
      </w:r>
      <w:r w:rsidR="001D28F3">
        <w:t xml:space="preserve"> </w:t>
      </w:r>
      <w:r w:rsidRPr="00105C7F">
        <w:t>реалізує</w:t>
      </w:r>
      <w:r w:rsidR="001D28F3">
        <w:t xml:space="preserve"> </w:t>
      </w:r>
      <w:r w:rsidRPr="00105C7F">
        <w:t>централізоване</w:t>
      </w:r>
      <w:r w:rsidR="001D28F3">
        <w:t xml:space="preserve"> </w:t>
      </w:r>
      <w:r w:rsidRPr="00105C7F">
        <w:t>сховище</w:t>
      </w:r>
      <w:r w:rsidR="001D28F3">
        <w:t xml:space="preserve"> </w:t>
      </w:r>
      <w:r w:rsidRPr="00105C7F">
        <w:t>стану</w:t>
      </w:r>
      <w:r w:rsidR="001D28F3">
        <w:t xml:space="preserve"> </w:t>
      </w:r>
      <w:r w:rsidRPr="00105C7F">
        <w:t>симулятора.</w:t>
      </w:r>
      <w:r w:rsidR="001D28F3">
        <w:t xml:space="preserve"> </w:t>
      </w:r>
      <w:r w:rsidRPr="00105C7F">
        <w:t>Нижче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ключові</w:t>
      </w:r>
      <w:r w:rsidR="001D28F3">
        <w:t xml:space="preserve"> </w:t>
      </w:r>
      <w:r w:rsidRPr="00105C7F">
        <w:t>методи,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відповідають</w:t>
      </w:r>
      <w:r w:rsidR="001D28F3">
        <w:t xml:space="preserve"> </w:t>
      </w:r>
      <w:r w:rsidRPr="00105C7F">
        <w:t>вимогам</w:t>
      </w:r>
      <w:r w:rsidR="001D28F3">
        <w:t xml:space="preserve"> </w:t>
      </w:r>
      <w:r w:rsidRPr="00105C7F">
        <w:t>F1–F9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3.3: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введення</w:t>
      </w:r>
      <w:r w:rsidR="001D28F3">
        <w:t xml:space="preserve"> </w:t>
      </w:r>
      <w:r w:rsidRPr="00105C7F">
        <w:t>вхідного</w:t>
      </w:r>
      <w:r w:rsidR="001D28F3">
        <w:t xml:space="preserve"> </w:t>
      </w:r>
      <w:proofErr w:type="spellStart"/>
      <w:r w:rsidRPr="00105C7F">
        <w:t>вектора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джерела;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applyPreset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запуск</w:t>
      </w:r>
      <w:r w:rsidR="001D28F3">
        <w:t xml:space="preserve"> </w:t>
      </w:r>
      <w:r w:rsidRPr="00105C7F">
        <w:t>одного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;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крок</w:t>
      </w:r>
      <w:r w:rsidR="001D28F3">
        <w:t xml:space="preserve"> </w:t>
      </w:r>
      <w:r w:rsidRPr="00105C7F">
        <w:t>логічного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симуляції;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start</w:t>
      </w:r>
      <w:r w:rsidRPr="00CA549B">
        <w:rPr>
          <w:rStyle w:val="VerbatimChar"/>
          <w:rFonts w:ascii="Times New Roman" w:hAnsi="Times New Roman"/>
          <w:lang w:val="uk-UA"/>
          <w:rPrChange w:id="34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()/</w:t>
      </w:r>
      <w:r w:rsidRPr="00105C7F">
        <w:rPr>
          <w:rStyle w:val="VerbatimChar"/>
          <w:rFonts w:ascii="Times New Roman" w:hAnsi="Times New Roman" w:cs="Times New Roman"/>
        </w:rPr>
        <w:t>stop</w:t>
      </w:r>
      <w:r w:rsidRPr="00CA549B">
        <w:rPr>
          <w:rStyle w:val="VerbatimChar"/>
          <w:rFonts w:ascii="Times New Roman" w:hAnsi="Times New Roman"/>
          <w:lang w:val="uk-UA"/>
          <w:rPrChange w:id="34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()/</w:t>
      </w:r>
      <w:r w:rsidRPr="00105C7F">
        <w:rPr>
          <w:rStyle w:val="VerbatimChar"/>
          <w:rFonts w:ascii="Times New Roman" w:hAnsi="Times New Roman" w:cs="Times New Roman"/>
        </w:rPr>
        <w:t>step</w:t>
      </w:r>
      <w:r w:rsidRPr="00CA549B">
        <w:rPr>
          <w:rStyle w:val="VerbatimChar"/>
          <w:rFonts w:ascii="Times New Roman" w:hAnsi="Times New Roman"/>
          <w:lang w:val="uk-UA"/>
          <w:rPrChange w:id="34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()/</w:t>
      </w:r>
      <w:r w:rsidRPr="00105C7F">
        <w:rPr>
          <w:rStyle w:val="VerbatimChar"/>
          <w:rFonts w:ascii="Times New Roman" w:hAnsi="Times New Roman" w:cs="Times New Roman"/>
        </w:rPr>
        <w:t>reset</w:t>
      </w:r>
      <w:r w:rsidRPr="00CA549B">
        <w:rPr>
          <w:rStyle w:val="VerbatimChar"/>
          <w:rFonts w:ascii="Times New Roman" w:hAnsi="Times New Roman"/>
          <w:lang w:val="uk-UA"/>
          <w:rPrChange w:id="34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керування</w:t>
      </w:r>
      <w:r w:rsidR="001D28F3">
        <w:t xml:space="preserve"> </w:t>
      </w:r>
      <w:r w:rsidRPr="00105C7F">
        <w:t>циклом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requestAnimationFrame</w:t>
      </w:r>
      <w:proofErr w:type="spellEnd"/>
      <w:r w:rsidRPr="00105C7F">
        <w:t>.</w:t>
      </w:r>
    </w:p>
    <w:p w14:paraId="15E1AA65" w14:textId="0ED44BC4" w:rsidR="008D43BA" w:rsidRPr="00105C7F" w:rsidRDefault="008D43BA" w:rsidP="008D43BA">
      <w:r w:rsidRPr="00CA549B">
        <w:rPr>
          <w:rStyle w:val="VerbatimChar"/>
          <w:rFonts w:ascii="Times New Roman" w:hAnsi="Times New Roman"/>
          <w:lang w:val="uk-UA"/>
          <w:rPrChange w:id="34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//</w:t>
      </w:r>
      <w:r w:rsidR="001D28F3" w:rsidRPr="00CA549B">
        <w:rPr>
          <w:rStyle w:val="VerbatimChar"/>
          <w:rFonts w:ascii="Times New Roman" w:hAnsi="Times New Roman"/>
          <w:lang w:val="uk-UA"/>
          <w:rPrChange w:id="34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Pr="00105C7F">
        <w:rPr>
          <w:rStyle w:val="VerbatimChar"/>
          <w:rFonts w:ascii="Times New Roman" w:hAnsi="Times New Roman" w:cs="Times New Roman"/>
        </w:rPr>
        <w:t>store</w:t>
      </w:r>
      <w:r w:rsidRPr="00CA549B">
        <w:rPr>
          <w:rStyle w:val="VerbatimChar"/>
          <w:rFonts w:ascii="Times New Roman" w:hAnsi="Times New Roman"/>
          <w:lang w:val="uk-UA"/>
          <w:rPrChange w:id="34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4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(фрагмент,</w:t>
      </w:r>
      <w:r w:rsidR="001D28F3" w:rsidRPr="00CA549B">
        <w:rPr>
          <w:rStyle w:val="VerbatimChar"/>
          <w:rFonts w:ascii="Times New Roman" w:hAnsi="Times New Roman"/>
          <w:lang w:val="uk-UA"/>
          <w:rPrChange w:id="34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ключові</w:t>
      </w:r>
      <w:r w:rsidR="001D28F3" w:rsidRPr="00CA549B">
        <w:rPr>
          <w:rStyle w:val="VerbatimChar"/>
          <w:rFonts w:ascii="Times New Roman" w:hAnsi="Times New Roman"/>
          <w:lang w:val="uk-UA"/>
          <w:rPrChange w:id="345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6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методи</w:t>
      </w:r>
      <w:r w:rsidR="001D28F3" w:rsidRPr="00CA549B">
        <w:rPr>
          <w:rStyle w:val="VerbatimChar"/>
          <w:rFonts w:ascii="Times New Roman" w:hAnsi="Times New Roman"/>
          <w:lang w:val="uk-UA"/>
          <w:rPrChange w:id="346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Zustand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6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-сховища)</w:t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6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46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6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6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46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6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46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7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47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47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7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CA549B">
        <w:rPr>
          <w:rStyle w:val="VerbatimChar"/>
          <w:rFonts w:ascii="Times New Roman" w:hAnsi="Times New Roman"/>
          <w:lang w:val="uk-UA"/>
          <w:rPrChange w:id="347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47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,</w:t>
      </w:r>
      <w:r w:rsidR="001D28F3" w:rsidRPr="00CA549B">
        <w:rPr>
          <w:rStyle w:val="VerbatimChar"/>
          <w:rFonts w:ascii="Times New Roman" w:hAnsi="Times New Roman"/>
          <w:lang w:val="uk-UA"/>
          <w:rPrChange w:id="347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="001D28F3" w:rsidRPr="00CA549B">
        <w:rPr>
          <w:rStyle w:val="VerbatimChar"/>
          <w:rFonts w:ascii="Times New Roman" w:hAnsi="Times New Roman"/>
          <w:lang w:val="uk-UA"/>
          <w:rPrChange w:id="347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r w:rsidR="001D28F3" w:rsidRPr="00CA549B">
        <w:rPr>
          <w:rStyle w:val="VerbatimChar"/>
          <w:rFonts w:ascii="Times New Roman" w:hAnsi="Times New Roman"/>
          <w:lang w:val="uk-UA"/>
          <w:rPrChange w:id="34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4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4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48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 w:rsidRPr="00CA549B">
        <w:rPr>
          <w:rStyle w:val="VerbatimChar"/>
          <w:rFonts w:ascii="Times New Roman" w:hAnsi="Times New Roman"/>
          <w:lang w:val="uk-UA"/>
          <w:rPrChange w:id="348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(!</w:t>
      </w:r>
      <w:r w:rsidRPr="00105C7F">
        <w:rPr>
          <w:rStyle w:val="VerbatimChar"/>
          <w:rFonts w:ascii="Times New Roman" w:hAnsi="Times New Roman" w:cs="Times New Roman"/>
        </w:rPr>
        <w:t>runtime</w:t>
      </w:r>
      <w:r w:rsidRPr="00CA549B">
        <w:rPr>
          <w:rStyle w:val="VerbatimChar"/>
          <w:rFonts w:ascii="Times New Roman" w:hAnsi="Times New Roman"/>
          <w:lang w:val="uk-UA"/>
          <w:rPrChange w:id="34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)</w:t>
      </w:r>
      <w:r w:rsidR="001D28F3" w:rsidRPr="00CA549B">
        <w:rPr>
          <w:rStyle w:val="VerbatimChar"/>
          <w:rFonts w:ascii="Times New Roman" w:hAnsi="Times New Roman"/>
          <w:lang w:val="uk-UA"/>
          <w:rPrChange w:id="34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Pr="00CA549B">
        <w:rPr>
          <w:rStyle w:val="VerbatimChar"/>
          <w:rFonts w:ascii="Times New Roman" w:hAnsi="Times New Roman"/>
          <w:lang w:val="uk-UA"/>
          <w:rPrChange w:id="34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4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lastRenderedPageBreak/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</w:t>
      </w:r>
      <w:r w:rsidRPr="00CA549B">
        <w:rPr>
          <w:rStyle w:val="VerbatimChar"/>
          <w:rFonts w:ascii="Times New Roman" w:hAnsi="Times New Roman"/>
          <w:lang w:val="uk-UA"/>
          <w:rPrChange w:id="34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(()</w:t>
      </w:r>
      <w:r w:rsidR="001D28F3" w:rsidRPr="00CA549B">
        <w:rPr>
          <w:rStyle w:val="VerbatimChar"/>
          <w:rFonts w:ascii="Times New Roman" w:hAnsi="Times New Roman"/>
          <w:lang w:val="uk-UA"/>
          <w:rPrChange w:id="34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=&gt;</w:t>
      </w:r>
      <w:r w:rsidR="001D28F3" w:rsidRPr="00CA549B">
        <w:rPr>
          <w:rStyle w:val="VerbatimChar"/>
          <w:rFonts w:ascii="Times New Roman" w:hAnsi="Times New Roman"/>
          <w:lang w:val="uk-UA"/>
          <w:rPrChange w:id="34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({</w:t>
      </w:r>
      <w:r w:rsidR="001D28F3" w:rsidRPr="00CA549B">
        <w:rPr>
          <w:rStyle w:val="VerbatimChar"/>
          <w:rFonts w:ascii="Times New Roman" w:hAnsi="Times New Roman"/>
          <w:lang w:val="uk-UA"/>
          <w:rPrChange w:id="34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lastInput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4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:</w:t>
      </w:r>
      <w:r w:rsidR="001D28F3" w:rsidRPr="00CA549B">
        <w:rPr>
          <w:rStyle w:val="VerbatimChar"/>
          <w:rFonts w:ascii="Times New Roman" w:hAnsi="Times New Roman"/>
          <w:lang w:val="uk-UA"/>
          <w:rPrChange w:id="349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49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="001D28F3" w:rsidRPr="00CA549B">
        <w:rPr>
          <w:rStyle w:val="VerbatimChar"/>
          <w:rFonts w:ascii="Times New Roman" w:hAnsi="Times New Roman"/>
          <w:lang w:val="uk-UA"/>
          <w:rPrChange w:id="349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...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50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0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</w:t>
      </w:r>
      <w:proofErr w:type="gramEnd"/>
      <w:r w:rsidR="001D28F3" w:rsidRPr="00CA549B">
        <w:rPr>
          <w:rStyle w:val="VerbatimChar"/>
          <w:rFonts w:ascii="Times New Roman" w:hAnsi="Times New Roman"/>
          <w:lang w:val="uk-UA"/>
          <w:rPrChange w:id="350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0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}));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50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50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 w:rsidRPr="00CA549B">
        <w:rPr>
          <w:rStyle w:val="VerbatimChar"/>
          <w:rFonts w:ascii="Times New Roman" w:hAnsi="Times New Roman"/>
          <w:lang w:val="uk-UA"/>
          <w:rPrChange w:id="350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0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50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</w:t>
      </w:r>
      <w:r w:rsidRPr="00CA549B">
        <w:rPr>
          <w:rStyle w:val="VerbatimChar"/>
          <w:rFonts w:ascii="Times New Roman" w:hAnsi="Times New Roman"/>
          <w:lang w:val="uk-UA"/>
          <w:rPrChange w:id="351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1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51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 w:rsidRPr="00CA549B">
        <w:rPr>
          <w:rStyle w:val="VerbatimChar"/>
          <w:rFonts w:ascii="Times New Roman" w:hAnsi="Times New Roman"/>
          <w:lang w:val="uk-UA"/>
          <w:rPrChange w:id="351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1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 w:rsidRPr="00CA549B">
        <w:rPr>
          <w:rStyle w:val="VerbatimChar"/>
          <w:rFonts w:ascii="Times New Roman" w:hAnsi="Times New Roman"/>
          <w:lang w:val="uk-UA"/>
          <w:rPrChange w:id="351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 w:rsidRPr="00CA549B">
        <w:rPr>
          <w:rStyle w:val="VerbatimChar"/>
          <w:rFonts w:ascii="Times New Roman" w:hAnsi="Times New Roman"/>
          <w:lang w:val="uk-UA"/>
          <w:rPrChange w:id="351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1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51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1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0;</w:t>
      </w:r>
      <w:r w:rsidR="001D28F3" w:rsidRPr="00CA549B">
        <w:rPr>
          <w:rStyle w:val="VerbatimChar"/>
          <w:rFonts w:ascii="Times New Roman" w:hAnsi="Times New Roman"/>
          <w:lang w:val="uk-UA"/>
          <w:rPrChange w:id="352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 w:rsidRPr="00CA549B">
        <w:rPr>
          <w:rStyle w:val="VerbatimChar"/>
          <w:rFonts w:ascii="Times New Roman" w:hAnsi="Times New Roman"/>
          <w:lang w:val="uk-UA"/>
          <w:rPrChange w:id="352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2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&lt;</w:t>
      </w:r>
      <w:r w:rsidR="001D28F3" w:rsidRPr="00CA549B">
        <w:rPr>
          <w:rStyle w:val="VerbatimChar"/>
          <w:rFonts w:ascii="Times New Roman" w:hAnsi="Times New Roman"/>
          <w:lang w:val="uk-UA"/>
          <w:rPrChange w:id="352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</w:t>
      </w:r>
      <w:r w:rsidRPr="00CA549B">
        <w:rPr>
          <w:rStyle w:val="VerbatimChar"/>
          <w:rFonts w:ascii="Times New Roman" w:hAnsi="Times New Roman"/>
          <w:lang w:val="uk-UA"/>
          <w:rPrChange w:id="35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;</w:t>
      </w:r>
      <w:r w:rsidR="001D28F3" w:rsidRPr="00CA549B">
        <w:rPr>
          <w:rStyle w:val="VerbatimChar"/>
          <w:rFonts w:ascii="Times New Roman" w:hAnsi="Times New Roman"/>
          <w:lang w:val="uk-UA"/>
          <w:rPrChange w:id="35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Pr="00CA549B">
        <w:rPr>
          <w:rStyle w:val="VerbatimChar"/>
          <w:rFonts w:ascii="Times New Roman" w:hAnsi="Times New Roman"/>
          <w:lang w:val="uk-UA"/>
          <w:rPrChange w:id="35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++)</w:t>
      </w:r>
      <w:r w:rsidR="001D28F3" w:rsidRPr="00CA549B">
        <w:rPr>
          <w:rStyle w:val="VerbatimChar"/>
          <w:rFonts w:ascii="Times New Roman" w:hAnsi="Times New Roman"/>
          <w:lang w:val="uk-UA"/>
          <w:rPrChange w:id="352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2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{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52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53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="001D28F3" w:rsidRPr="00CA549B">
        <w:rPr>
          <w:rStyle w:val="VerbatimChar"/>
          <w:rFonts w:ascii="Times New Roman" w:hAnsi="Times New Roman"/>
          <w:lang w:val="uk-UA"/>
          <w:rPrChange w:id="353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3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53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3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3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${</w:t>
      </w:r>
      <w:r w:rsidRPr="00105C7F">
        <w:rPr>
          <w:rStyle w:val="VerbatimChar"/>
          <w:rFonts w:ascii="Times New Roman" w:hAnsi="Times New Roman" w:cs="Times New Roman"/>
        </w:rPr>
        <w:t>i</w:t>
      </w:r>
      <w:r w:rsidRPr="00CA549B">
        <w:rPr>
          <w:rStyle w:val="VerbatimChar"/>
          <w:rFonts w:ascii="Times New Roman" w:hAnsi="Times New Roman"/>
          <w:lang w:val="uk-UA"/>
          <w:rPrChange w:id="353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}`;</w:t>
      </w:r>
      <w:r w:rsidRPr="00105C7F">
        <w:br/>
      </w:r>
      <w:r w:rsidR="001D28F3" w:rsidRPr="00CA549B">
        <w:rPr>
          <w:rStyle w:val="VerbatimChar"/>
          <w:rFonts w:ascii="Times New Roman" w:hAnsi="Times New Roman"/>
          <w:lang w:val="uk-UA"/>
          <w:rPrChange w:id="353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 w:rsidRPr="00CA549B">
        <w:rPr>
          <w:rStyle w:val="VerbatimChar"/>
          <w:rFonts w:ascii="Times New Roman" w:hAnsi="Times New Roman"/>
          <w:lang w:val="uk-UA"/>
          <w:rPrChange w:id="353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</w:t>
      </w:r>
      <w:r w:rsidR="001D28F3" w:rsidRPr="00CA549B">
        <w:rPr>
          <w:rStyle w:val="VerbatimChar"/>
          <w:rFonts w:ascii="Times New Roman" w:hAnsi="Times New Roman"/>
          <w:lang w:val="uk-UA"/>
          <w:rPrChange w:id="353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 </w:t>
      </w:r>
      <w:r w:rsidRPr="00CA549B">
        <w:rPr>
          <w:rStyle w:val="VerbatimChar"/>
          <w:rFonts w:ascii="Times New Roman" w:hAnsi="Times New Roman"/>
          <w:lang w:val="uk-UA"/>
          <w:rPrChange w:id="354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=</w:t>
      </w:r>
      <w:r w:rsidR="001D28F3" w:rsidRPr="00CA549B">
        <w:rPr>
          <w:rStyle w:val="VerbatimChar"/>
          <w:rFonts w:ascii="Times New Roman" w:hAnsi="Times New Roman"/>
          <w:lang w:val="uk-UA"/>
          <w:rPrChange w:id="354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4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4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]</w:t>
      </w:r>
      <w:r w:rsidR="001D28F3" w:rsidRPr="00CA549B">
        <w:rPr>
          <w:rStyle w:val="VerbatimChar"/>
          <w:rFonts w:ascii="Times New Roman" w:hAnsi="Times New Roman"/>
          <w:lang w:val="uk-UA"/>
          <w:rPrChange w:id="354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54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??</w:t>
      </w:r>
      <w:r w:rsidR="001D28F3" w:rsidRPr="00CA549B">
        <w:rPr>
          <w:rStyle w:val="VerbatimChar"/>
          <w:rFonts w:ascii="Times New Roman" w:hAnsi="Times New Roman"/>
          <w:lang w:val="uk-UA"/>
          <w:rPrChange w:id="354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nodeId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runtime.nextTokenId</w:t>
      </w:r>
      <w:proofErr w:type="spellEnd"/>
      <w:r w:rsidRPr="00105C7F">
        <w:rPr>
          <w:rStyle w:val="VerbatimChar"/>
          <w:rFonts w:ascii="Times New Roman" w:hAnsi="Times New Roman" w:cs="Times New Roman"/>
        </w:rPr>
        <w:t>(),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value,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nodeDataCache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applyPreset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(preset)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makePreset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(get().N,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preset);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injectData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vec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proofErr w:type="spellStart"/>
      <w:r w:rsidRPr="00105C7F">
        <w:rPr>
          <w:rStyle w:val="VerbatimChar"/>
          <w:rFonts w:ascii="Times New Roman" w:hAnsi="Times New Roman" w:cs="Times New Roman"/>
        </w:rPr>
        <w:t>tickSimTime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(!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s.running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||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s.speed</w:t>
      </w:r>
      <w:proofErr w:type="spellEnd"/>
      <w:r w:rsidRPr="00105C7F">
        <w:rPr>
          <w:rStyle w:val="VerbatimChar"/>
          <w:rFonts w:ascii="Times New Roman" w:hAnsi="Times New Roman" w:cs="Times New Roman"/>
        </w:rPr>
        <w:t>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start()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true,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stop()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performance.now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running: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false,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s.speed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step()</w:t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16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*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get().speed;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s.simTime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runtime?.tick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(dt);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reset()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get().stop();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setGraph</w:t>
      </w:r>
      <w:proofErr w:type="spellEnd"/>
      <w:r w:rsidRPr="00105C7F">
        <w:rPr>
          <w:rStyle w:val="VerbatimChar"/>
          <w:rFonts w:ascii="Times New Roman" w:hAnsi="Times New Roman" w:cs="Times New Roman"/>
        </w:rPr>
        <w:t>(get().graph);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set({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firesTotal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nodeActivity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{},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lastWall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null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get().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resetMetrics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},</w:t>
      </w:r>
    </w:p>
    <w:p w14:paraId="0D52AE80" w14:textId="571B3FF2" w:rsidR="008D43BA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lastRenderedPageBreak/>
        <w:t>А.10.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Модуль</w:t>
      </w:r>
      <w:r w:rsidR="001D28F3" w:rsidRPr="0017163C">
        <w:rPr>
          <w:b/>
          <w:bCs/>
        </w:rPr>
        <w:t xml:space="preserve"> </w:t>
      </w:r>
      <w:proofErr w:type="spellStart"/>
      <w:r w:rsidRPr="0017163C">
        <w:rPr>
          <w:b/>
          <w:bCs/>
          <w:i/>
        </w:rPr>
        <w:t>src</w:t>
      </w:r>
      <w:proofErr w:type="spellEnd"/>
      <w:r w:rsidRPr="0017163C">
        <w:rPr>
          <w:b/>
          <w:bCs/>
          <w:i/>
        </w:rPr>
        <w:t>/__</w:t>
      </w:r>
      <w:proofErr w:type="spellStart"/>
      <w:r w:rsidRPr="0017163C">
        <w:rPr>
          <w:b/>
          <w:bCs/>
          <w:i/>
        </w:rPr>
        <w:t>bench</w:t>
      </w:r>
      <w:proofErr w:type="spellEnd"/>
      <w:r w:rsidRPr="0017163C">
        <w:rPr>
          <w:b/>
          <w:bCs/>
          <w:i/>
        </w:rPr>
        <w:t>__/chapter4.test.ts</w:t>
      </w:r>
      <w:r w:rsidR="001D28F3" w:rsidRPr="0017163C">
        <w:rPr>
          <w:b/>
          <w:bCs/>
        </w:rPr>
        <w:t xml:space="preserve"> </w:t>
      </w:r>
      <w:r w:rsidRPr="0017163C">
        <w:rPr>
          <w:b/>
          <w:bCs/>
        </w:rPr>
        <w:t>–</w:t>
      </w:r>
      <w:r w:rsidR="001D28F3" w:rsidRPr="0017163C">
        <w:rPr>
          <w:b/>
          <w:bCs/>
        </w:rPr>
        <w:t xml:space="preserve"> </w:t>
      </w:r>
      <w:r w:rsidRPr="00105C7F">
        <w:rPr>
          <w:b/>
          <w:bCs/>
        </w:rPr>
        <w:t>експериментальний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харнес</w:t>
      </w:r>
      <w:proofErr w:type="spellEnd"/>
    </w:p>
    <w:p w14:paraId="37FD14C1" w14:textId="4C150821" w:rsidR="008D43BA" w:rsidRPr="00105C7F" w:rsidRDefault="008D43BA" w:rsidP="00105C7F">
      <w:pPr>
        <w:pStyle w:val="ASUBodyText"/>
      </w:pPr>
      <w:r w:rsidRPr="00105C7F">
        <w:t>Тест-</w:t>
      </w:r>
      <w:proofErr w:type="spellStart"/>
      <w:r w:rsidRPr="00105C7F">
        <w:t>харнес</w:t>
      </w:r>
      <w:proofErr w:type="spellEnd"/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без</w:t>
      </w:r>
      <w:r w:rsidR="001D28F3">
        <w:t xml:space="preserve"> </w:t>
      </w:r>
      <w:r w:rsidRPr="00105C7F">
        <w:t>браузера,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реальне</w:t>
      </w:r>
      <w:r w:rsidR="001D28F3">
        <w:t xml:space="preserve"> </w:t>
      </w:r>
      <w:r w:rsidRPr="00105C7F">
        <w:t>ядро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графом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4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54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Pr="00105C7F">
        <w:t>,</w:t>
      </w:r>
      <w:r w:rsidR="001D28F3">
        <w:t xml:space="preserve"> </w:t>
      </w:r>
      <w:r w:rsidRPr="00105C7F">
        <w:t>виконує</w:t>
      </w:r>
      <w:r w:rsidR="001D28F3">
        <w:t xml:space="preserve"> </w:t>
      </w:r>
      <w:r w:rsidRPr="00105C7F">
        <w:t>шість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r w:rsidRPr="00105C7F">
        <w:t>сценаріїв,</w:t>
      </w:r>
      <w:r w:rsidR="001D28F3">
        <w:t xml:space="preserve"> </w:t>
      </w:r>
      <w:r w:rsidRPr="00105C7F">
        <w:t>обчислює</w:t>
      </w:r>
      <w:r w:rsidR="001D28F3">
        <w:t xml:space="preserve"> </w:t>
      </w:r>
      <w:r w:rsidRPr="00105C7F">
        <w:t>ASAP/ALAP/мобільність,</w:t>
      </w:r>
      <w:r w:rsidR="001D28F3">
        <w:t xml:space="preserve"> </w:t>
      </w:r>
      <w:r w:rsidRPr="00105C7F">
        <w:t>паралелізм,</w:t>
      </w:r>
      <w:r w:rsidR="001D28F3">
        <w:t xml:space="preserve"> </w:t>
      </w:r>
      <w:r w:rsidRPr="00105C7F">
        <w:t>складність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записує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реальні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CA549B">
        <w:rPr>
          <w:rStyle w:val="VerbatimChar"/>
          <w:rFonts w:ascii="Times New Roman" w:hAnsi="Times New Roman"/>
          <w:lang w:val="uk-UA"/>
          <w:rPrChange w:id="354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CA549B">
        <w:rPr>
          <w:rStyle w:val="VerbatimChar"/>
          <w:rFonts w:ascii="Times New Roman" w:hAnsi="Times New Roman"/>
          <w:lang w:val="uk-UA"/>
          <w:rPrChange w:id="355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.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ключову</w:t>
      </w:r>
      <w:r w:rsidR="001D28F3">
        <w:t xml:space="preserve"> </w:t>
      </w:r>
      <w:r w:rsidRPr="00105C7F">
        <w:t>функцію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5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розкладу.</w:t>
      </w:r>
    </w:p>
    <w:p w14:paraId="0312090F" w14:textId="34CF8231" w:rsidR="008D43BA" w:rsidRPr="00105C7F" w:rsidRDefault="008D43BA" w:rsidP="008D43BA"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/__bench__/chapter4.test.ts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фрагмент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schedule)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runScenario</w:t>
      </w:r>
      <w:proofErr w:type="spellEnd"/>
      <w:r w:rsidRPr="00105C7F">
        <w:rPr>
          <w:rStyle w:val="VerbatimChar"/>
          <w:rFonts w:ascii="Times New Roman" w:hAnsi="Times New Roman" w:cs="Times New Roman"/>
        </w:rPr>
        <w:t>(x: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Complex[]):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RunResult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generateDFT4x4();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Array(N);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[];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graph,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fires.push</w:t>
      </w:r>
      <w:proofErr w:type="spellEnd"/>
      <w:r w:rsidRPr="00105C7F">
        <w:rPr>
          <w:rStyle w:val="VerbatimChar"/>
          <w:rFonts w:ascii="Times New Roman" w:hAnsi="Times New Roman" w:cs="Times New Roman"/>
        </w:rPr>
        <w:t>({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kind: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onOutput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n.kind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'sink')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parseInt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n.id.replace</w:t>
      </w:r>
      <w:proofErr w:type="spellEnd"/>
      <w:r w:rsidRPr="00105C7F">
        <w:rPr>
          <w:rStyle w:val="VerbatimChar"/>
          <w:rFonts w:ascii="Times New Roman" w:hAnsi="Times New Roman" w:cs="Times New Roman"/>
        </w:rPr>
        <w:t>('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w:r w:rsidRPr="00105C7F">
        <w:rPr>
          <w:rStyle w:val="VerbatimChar"/>
          <w:rFonts w:ascii="Times New Roman" w:hAnsi="Times New Roman" w:cs="Times New Roman"/>
        </w:rPr>
        <w:t>',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''),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10);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out.out?.value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  </w:t>
      </w:r>
      <w:r w:rsidRPr="00105C7F">
        <w:rPr>
          <w:rStyle w:val="VerbatimChar"/>
          <w:rFonts w:ascii="Times New Roman" w:hAnsi="Times New Roman" w:cs="Times New Roman"/>
        </w:rPr>
        <w:t>??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out[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Object.keys</w:t>
      </w:r>
      <w:proofErr w:type="spellEnd"/>
      <w:r w:rsidRPr="00105C7F">
        <w:rPr>
          <w:rStyle w:val="VerbatimChar"/>
          <w:rFonts w:ascii="Times New Roman" w:hAnsi="Times New Roman" w:cs="Times New Roman"/>
        </w:rPr>
        <w:t>(out)[0]!]?.value)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undefined)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collected++;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  </w:t>
      </w:r>
      <w:r w:rsidRPr="00105C7F">
        <w:rPr>
          <w:rStyle w:val="VerbatimChar"/>
          <w:rFonts w:ascii="Times New Roman" w:hAnsi="Times New Roman" w:cs="Times New Roman"/>
        </w:rPr>
        <w:t>sinks[</w:t>
      </w:r>
      <w:proofErr w:type="spellStart"/>
      <w:r w:rsidRPr="00105C7F">
        <w:rPr>
          <w:rStyle w:val="VerbatimChar"/>
          <w:rFonts w:ascii="Times New Roman" w:hAnsi="Times New Roman" w:cs="Times New Roman"/>
        </w:rPr>
        <w:t>idx</w:t>
      </w:r>
      <w:proofErr w:type="spellEnd"/>
      <w:r w:rsidRPr="00105C7F">
        <w:rPr>
          <w:rStyle w:val="VerbatimChar"/>
          <w:rFonts w:ascii="Times New Roman" w:hAnsi="Times New Roman" w:cs="Times New Roman"/>
        </w:rPr>
        <w:t>]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re: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v.re,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v.im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},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(let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rt.emitFrom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(`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105C7F">
        <w:rPr>
          <w:rStyle w:val="VerbatimChar"/>
          <w:rFonts w:ascii="Times New Roman" w:hAnsi="Times New Roman" w:cs="Times New Roman"/>
        </w:rPr>
        <w:t>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'out',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`x${i}`,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value: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x[i],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originT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6000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&amp;&amp;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collected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&lt;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now++)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rt.tick</w:t>
      </w:r>
      <w:proofErr w:type="spellEnd"/>
      <w:r w:rsidRPr="00105C7F">
        <w:rPr>
          <w:rStyle w:val="VerbatimChar"/>
          <w:rFonts w:ascii="Times New Roman" w:hAnsi="Times New Roman" w:cs="Times New Roman"/>
        </w:rPr>
        <w:t>();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sinks,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fires,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finishTime</w:t>
      </w:r>
      <w:proofErr w:type="spellEnd"/>
      <w:r w:rsidRPr="00105C7F">
        <w:rPr>
          <w:rStyle w:val="VerbatimChar"/>
          <w:rFonts w:ascii="Times New Roman" w:hAnsi="Times New Roman" w:cs="Times New Roman"/>
        </w:rPr>
        <w:t>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now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ASAP/ALAP/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мобільність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на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основі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вузлів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і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дуг</w:t>
      </w:r>
      <w:proofErr w:type="spellEnd"/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function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schedule(graph: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топологічний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порядок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(Kahn)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succ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to: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pred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from: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string;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delay: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}[]&gt;();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...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ASAP-час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активації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order)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pred.get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lastRenderedPageBreak/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Math.max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(p)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p.from</w:t>
      </w:r>
      <w:proofErr w:type="spellEnd"/>
      <w:r w:rsidRPr="00105C7F">
        <w:rPr>
          <w:rStyle w:val="VerbatimChar"/>
          <w:rFonts w:ascii="Times New Roman" w:hAnsi="Times New Roman" w:cs="Times New Roman"/>
        </w:rPr>
        <w:t>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proofErr w:type="gramStart"/>
      <w:r w:rsidRPr="00105C7F">
        <w:rPr>
          <w:rStyle w:val="VerbatimChar"/>
          <w:rFonts w:ascii="Times New Roman" w:hAnsi="Times New Roman" w:cs="Times New Roman"/>
        </w:rPr>
        <w:t>p.from</w:t>
      </w:r>
      <w:proofErr w:type="spellEnd"/>
      <w:proofErr w:type="gramEnd"/>
      <w:r w:rsidRPr="00105C7F">
        <w:rPr>
          <w:rStyle w:val="VerbatimChar"/>
          <w:rFonts w:ascii="Times New Roman" w:hAnsi="Times New Roman" w:cs="Times New Roman"/>
        </w:rPr>
        <w:t>)!.latency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p.delay</w:t>
      </w:r>
      <w:proofErr w:type="spellEnd"/>
      <w:r w:rsidRPr="00105C7F">
        <w:rPr>
          <w:rStyle w:val="VerbatimChar"/>
          <w:rFonts w:ascii="Times New Roman" w:hAnsi="Times New Roman" w:cs="Times New Roman"/>
        </w:rPr>
        <w:t>)));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Math.max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+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(n.id)!.latency));</w:t>
      </w:r>
      <w:r w:rsidRPr="00105C7F">
        <w:br/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="001D28F3">
        <w:rPr>
          <w:rStyle w:val="VerbatimChar"/>
          <w:rFonts w:ascii="Times New Roman" w:hAnsi="Times New Roman" w:cs="Times New Roman"/>
        </w:rPr>
        <w:t xml:space="preserve">   </w:t>
      </w:r>
      <w:r w:rsidRPr="00105C7F">
        <w:rPr>
          <w:rStyle w:val="VerbatimChar"/>
          <w:rFonts w:ascii="Times New Roman" w:hAnsi="Times New Roman" w:cs="Times New Roman"/>
        </w:rPr>
        <w:t>//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ALAP-час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активації</w:t>
      </w:r>
      <w:proofErr w:type="spellEnd"/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for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id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of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[...order].reverse())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ss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succ.get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(id)!.latency;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if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(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ss.length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===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0)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r w:rsidRPr="00105C7F">
        <w:rPr>
          <w:rStyle w:val="VerbatimChar"/>
          <w:rFonts w:ascii="Times New Roman" w:hAnsi="Times New Roman" w:cs="Times New Roman"/>
        </w:rPr>
        <w:t>else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Math.min</w:t>
      </w:r>
      <w:proofErr w:type="spellEnd"/>
      <w:r w:rsidRPr="00105C7F">
        <w:rPr>
          <w:rStyle w:val="VerbatimChar"/>
          <w:rFonts w:ascii="Times New Roman" w:hAnsi="Times New Roman" w:cs="Times New Roman"/>
        </w:rPr>
        <w:t>(...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ss.map</w:t>
      </w:r>
      <w:proofErr w:type="spellEnd"/>
      <w:r w:rsidRPr="00105C7F">
        <w:rPr>
          <w:rStyle w:val="VerbatimChar"/>
          <w:rFonts w:ascii="Times New Roman" w:hAnsi="Times New Roman" w:cs="Times New Roman"/>
        </w:rPr>
        <w:t>(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  </w:t>
      </w:r>
      <w:r w:rsidRPr="00105C7F">
        <w:rPr>
          <w:rStyle w:val="VerbatimChar"/>
          <w:rFonts w:ascii="Times New Roman" w:hAnsi="Times New Roman" w:cs="Times New Roman"/>
        </w:rPr>
        <w:t>(s)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(s.to)!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s.delay</w:t>
      </w:r>
      <w:proofErr w:type="spellEnd"/>
      <w:r w:rsidRPr="00105C7F">
        <w:rPr>
          <w:rStyle w:val="VerbatimChar"/>
          <w:rFonts w:ascii="Times New Roman" w:hAnsi="Times New Roman" w:cs="Times New Roman"/>
        </w:rPr>
        <w:t>))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lat</w:t>
      </w:r>
      <w:proofErr w:type="spellEnd"/>
      <w:r w:rsidRPr="00105C7F">
        <w:rPr>
          <w:rStyle w:val="VerbatimChar"/>
          <w:rFonts w:ascii="Times New Roman" w:hAnsi="Times New Roman" w:cs="Times New Roman"/>
        </w:rPr>
        <w:t>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}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const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mobility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new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Map&lt;string,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number&gt;();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graph.nodes.forEach</w:t>
      </w:r>
      <w:proofErr w:type="spellEnd"/>
      <w:r w:rsidRPr="00105C7F">
        <w:rPr>
          <w:rStyle w:val="VerbatimChar"/>
          <w:rFonts w:ascii="Times New Roman" w:hAnsi="Times New Roman" w:cs="Times New Roman"/>
        </w:rPr>
        <w:t>((n)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=&gt;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 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mobility.set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-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asap.get</w:t>
      </w:r>
      <w:proofErr w:type="spellEnd"/>
      <w:r w:rsidRPr="00105C7F">
        <w:rPr>
          <w:rStyle w:val="VerbatimChar"/>
          <w:rFonts w:ascii="Times New Roman" w:hAnsi="Times New Roman" w:cs="Times New Roman"/>
        </w:rPr>
        <w:t>(n.id)!));</w:t>
      </w:r>
      <w:r w:rsidRPr="00105C7F">
        <w:br/>
      </w:r>
      <w:r w:rsidR="001D28F3">
        <w:rPr>
          <w:rStyle w:val="VerbatimChar"/>
          <w:rFonts w:ascii="Times New Roman" w:hAnsi="Times New Roman" w:cs="Times New Roman"/>
        </w:rPr>
        <w:t xml:space="preserve">  </w:t>
      </w:r>
      <w:r w:rsidRPr="00105C7F">
        <w:rPr>
          <w:rStyle w:val="VerbatimChar"/>
          <w:rFonts w:ascii="Times New Roman" w:hAnsi="Times New Roman" w:cs="Times New Roman"/>
        </w:rPr>
        <w:t>return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{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asap,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alap</w:t>
      </w:r>
      <w:proofErr w:type="spellEnd"/>
      <w:r w:rsidRPr="00105C7F">
        <w:rPr>
          <w:rStyle w:val="VerbatimChar"/>
          <w:rFonts w:ascii="Times New Roman" w:hAnsi="Times New Roman" w:cs="Times New Roman"/>
        </w:rPr>
        <w:t>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mobility,</w:t>
      </w:r>
      <w:r w:rsidR="001D28F3">
        <w:rPr>
          <w:rStyle w:val="VerbatimChar"/>
          <w:rFonts w:ascii="Times New Roman" w:hAnsi="Times New Roman" w:cs="Times New Roman"/>
        </w:rPr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makespan</w:t>
      </w:r>
      <w:proofErr w:type="spellEnd"/>
      <w:r w:rsidR="001D28F3">
        <w:rPr>
          <w:rStyle w:val="VerbatimChar"/>
          <w:rFonts w:ascii="Times New Roman" w:hAnsi="Times New Roman" w:cs="Times New Roman"/>
        </w:rPr>
        <w:t xml:space="preserve"> </w:t>
      </w:r>
      <w:r w:rsidRPr="00105C7F">
        <w:rPr>
          <w:rStyle w:val="VerbatimChar"/>
          <w:rFonts w:ascii="Times New Roman" w:hAnsi="Times New Roman" w:cs="Times New Roman"/>
        </w:rPr>
        <w:t>};</w:t>
      </w:r>
      <w:r w:rsidRPr="00105C7F">
        <w:br/>
      </w:r>
      <w:r w:rsidRPr="00105C7F">
        <w:rPr>
          <w:rStyle w:val="VerbatimChar"/>
          <w:rFonts w:ascii="Times New Roman" w:hAnsi="Times New Roman" w:cs="Times New Roman"/>
        </w:rPr>
        <w:t>}</w:t>
      </w:r>
    </w:p>
    <w:p w14:paraId="51011AEA" w14:textId="77777777" w:rsidR="00D2071F" w:rsidRDefault="00D2071F">
      <w:pPr>
        <w:rPr>
          <w:rFonts w:eastAsiaTheme="minorEastAsia"/>
          <w:b/>
          <w:bCs/>
          <w:sz w:val="24"/>
          <w:szCs w:val="24"/>
          <w:lang w:val="en-US" w:eastAsia="zh-CN"/>
        </w:rPr>
      </w:pPr>
      <w:bookmarkStart w:id="3552" w:name="app:B"/>
      <w:bookmarkEnd w:id="3552"/>
      <w:r>
        <w:rPr>
          <w:b/>
          <w:bCs/>
        </w:rPr>
        <w:br w:type="page"/>
      </w:r>
    </w:p>
    <w:p w14:paraId="65F228DD" w14:textId="284743CF" w:rsidR="008D43BA" w:rsidRPr="00105C7F" w:rsidRDefault="008D43BA" w:rsidP="0017163C">
      <w:pPr>
        <w:pStyle w:val="ASUChapterHead"/>
      </w:pPr>
      <w:bookmarkStart w:id="3553" w:name="_Toc230636438"/>
      <w:r w:rsidRPr="00105C7F">
        <w:lastRenderedPageBreak/>
        <w:t>ДОДАТОК</w:t>
      </w:r>
      <w:r w:rsidR="001D28F3">
        <w:t xml:space="preserve"> </w:t>
      </w:r>
      <w:r w:rsidRPr="00105C7F">
        <w:t>Б</w:t>
      </w:r>
      <w:bookmarkEnd w:id="3553"/>
    </w:p>
    <w:p w14:paraId="16168AC5" w14:textId="4695830C" w:rsidR="008D43BA" w:rsidRPr="00105C7F" w:rsidRDefault="008D43BA" w:rsidP="00105C7F">
      <w:pPr>
        <w:pStyle w:val="ASUBodyText"/>
      </w:pPr>
      <w:r w:rsidRPr="00105C7F">
        <w:t>Таблиці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даних</w:t>
      </w:r>
    </w:p>
    <w:p w14:paraId="79D661EF" w14:textId="0B7AC7D4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специфікації</w:t>
      </w:r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105C7F">
        <w:t>даних</w:t>
      </w:r>
      <w:r w:rsidR="001D28F3">
        <w:t xml:space="preserve"> </w:t>
      </w:r>
      <w:r w:rsidRPr="00105C7F">
        <w:t>розробленого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16-точкового</w:t>
      </w:r>
      <w:r w:rsidR="001D28F3">
        <w:t xml:space="preserve"> </w:t>
      </w:r>
      <w:r w:rsidRPr="00105C7F">
        <w:t>ШПФ</w:t>
      </w:r>
      <w:r w:rsidR="001D28F3">
        <w:t xml:space="preserve"> </w:t>
      </w:r>
      <w:r w:rsidRPr="00105C7F">
        <w:t>radix-4: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(типи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кількості,</w:t>
      </w:r>
      <w:r w:rsidR="001D28F3">
        <w:t xml:space="preserve"> </w:t>
      </w:r>
      <w:r w:rsidRPr="00105C7F">
        <w:t>затримки),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графа,</w:t>
      </w:r>
      <w:r w:rsidR="001D28F3">
        <w:t xml:space="preserve"> </w:t>
      </w:r>
      <w:r w:rsidRPr="00105C7F">
        <w:t>вхідні</w:t>
      </w:r>
      <w:r w:rsidR="001D28F3">
        <w:t xml:space="preserve"> </w:t>
      </w:r>
      <w:r w:rsidRPr="00105C7F">
        <w:t>вектори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r w:rsidRPr="00105C7F">
        <w:t>тестових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,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спектри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множників.</w:t>
      </w:r>
    </w:p>
    <w:p w14:paraId="4F061711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Структура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DFG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типами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дуг.</w:t>
      </w:r>
      <w:r w:rsidR="001D28F3" w:rsidRPr="0017163C">
        <w:rPr>
          <w:b/>
          <w:bCs/>
        </w:rPr>
        <w:t xml:space="preserve"> </w:t>
      </w:r>
    </w:p>
    <w:p w14:paraId="3077FAC5" w14:textId="1330B7C1" w:rsidR="008D43BA" w:rsidRPr="00105C7F" w:rsidRDefault="008D43BA" w:rsidP="00105C7F">
      <w:pPr>
        <w:pStyle w:val="ASUBodyText"/>
      </w:pPr>
      <w:r w:rsidRPr="00105C7F">
        <w:t>Граф</w:t>
      </w:r>
      <w:r w:rsidR="001D28F3">
        <w:t xml:space="preserve"> </w:t>
      </w:r>
      <w:r w:rsidRPr="00105C7F">
        <w:t>потоку</w:t>
      </w:r>
      <w:r w:rsidR="001D28F3">
        <w:t xml:space="preserve"> </w:t>
      </w:r>
      <w:r w:rsidRPr="00105C7F">
        <w:t>даних</w:t>
      </w:r>
      <w:r w:rsidR="001D28F3"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дуги,</w:t>
      </w:r>
      <w:r w:rsidR="001D28F3">
        <w:t xml:space="preserve"> </w:t>
      </w:r>
      <w:r w:rsidRPr="00105C7F">
        <w:t>розподілені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t>тристадійної</w:t>
      </w:r>
      <w:proofErr w:type="spellEnd"/>
      <w:r w:rsidR="001D28F3">
        <w:t xml:space="preserve"> </w:t>
      </w:r>
      <w:r w:rsidRPr="00105C7F">
        <w:t>декомпозиції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такою</w:t>
      </w:r>
      <w:r w:rsidR="001D28F3">
        <w:t xml:space="preserve"> </w:t>
      </w:r>
      <w:r w:rsidRPr="00105C7F">
        <w:t>структурою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Б.1).</w:t>
      </w:r>
    </w:p>
    <w:p w14:paraId="05DC359B" w14:textId="1BC618D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Б.1</w:t>
      </w:r>
    </w:p>
    <w:p w14:paraId="6C012D35" w14:textId="6574060F" w:rsidR="008D43BA" w:rsidRPr="00105C7F" w:rsidRDefault="008D43BA" w:rsidP="00D336C0">
      <w:pPr>
        <w:pStyle w:val="ASUTableName"/>
      </w:pPr>
      <w:r w:rsidRPr="00105C7F">
        <w:t>Параметри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араметри вузлів і дуг DFG для N = 16"/>
      </w:tblPr>
      <w:tblGrid>
        <w:gridCol w:w="1229"/>
        <w:gridCol w:w="774"/>
        <w:gridCol w:w="1213"/>
        <w:gridCol w:w="1341"/>
        <w:gridCol w:w="852"/>
        <w:gridCol w:w="3935"/>
      </w:tblGrid>
      <w:tr w:rsidR="008D43BA" w:rsidRPr="00105C7F" w14:paraId="49161E6A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4304969" w14:textId="7A51B6B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7CFE1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2B7924" w14:textId="1AD54D4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FD31EF0" w14:textId="577D94A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Вих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порти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56B44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4DFE0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Призначення</w:t>
            </w:r>
            <w:proofErr w:type="spellEnd"/>
          </w:p>
        </w:tc>
      </w:tr>
      <w:tr w:rsidR="008D43BA" w:rsidRPr="00105C7F" w14:paraId="022BFC3F" w14:textId="77777777" w:rsidTr="000E4C03">
        <w:tc>
          <w:tcPr>
            <w:tcW w:w="0" w:type="auto"/>
          </w:tcPr>
          <w:p w14:paraId="7099AF3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52E46BC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06DF1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A991F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E512F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9C31B7" w14:textId="0017EF9A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5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5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Подача</w:t>
            </w:r>
            <w:r w:rsidR="001D28F3" w:rsidRPr="00CA549B">
              <w:rPr>
                <w:rFonts w:ascii="Times New Roman" w:hAnsi="Times New Roman"/>
                <w:lang w:val="ru-RU"/>
                <w:rPrChange w:id="35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5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відліку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5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55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(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56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)</m:t>
              </m:r>
            </m:oMath>
            <w:r w:rsidR="001D28F3" w:rsidRPr="00CA549B">
              <w:rPr>
                <w:rFonts w:ascii="Times New Roman" w:hAnsi="Times New Roman"/>
                <w:lang w:val="ru-RU"/>
                <w:rPrChange w:id="35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5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CA549B">
              <w:rPr>
                <w:rFonts w:ascii="Times New Roman" w:hAnsi="Times New Roman"/>
                <w:lang w:val="ru-RU"/>
                <w:rPrChange w:id="35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5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граф</w:t>
            </w:r>
          </w:p>
        </w:tc>
      </w:tr>
      <w:tr w:rsidR="008D43BA" w:rsidRPr="00105C7F" w14:paraId="13DC5B0C" w14:textId="77777777" w:rsidTr="000E4C03">
        <w:tc>
          <w:tcPr>
            <w:tcW w:w="0" w:type="auto"/>
          </w:tcPr>
          <w:p w14:paraId="6C78AA4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6C29DB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E744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456D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816D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40F3F8" w14:textId="343DE93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Рядкове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4-точкове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1)</w:t>
            </w:r>
          </w:p>
        </w:tc>
      </w:tr>
      <w:tr w:rsidR="008D43BA" w:rsidRPr="00105C7F" w14:paraId="3ECC4E7B" w14:textId="77777777" w:rsidTr="000E4C03">
        <w:tc>
          <w:tcPr>
            <w:tcW w:w="0" w:type="auto"/>
          </w:tcPr>
          <w:p w14:paraId="079D88B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4191C40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19C5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C8852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A9092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D0EACB" w14:textId="0C6984B4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5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5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Множення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5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5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CA549B">
              <w:rPr>
                <w:rFonts w:ascii="Times New Roman" w:hAnsi="Times New Roman"/>
                <w:lang w:val="ru-RU"/>
                <w:rPrChange w:id="35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ru-RU"/>
                      <w:rPrChange w:id="3570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16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  <w:rPrChange w:id="3571" w:author="Учетная запись Майкрософт" w:date="2026-05-24T17:35:00Z">
                            <w:rPr>
                              <w:rFonts w:ascii="Cambria Math" w:hAnsi="Cambria Math"/>
                            </w:rPr>
                          </w:rPrChange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  <w:rPrChange w:id="3572" w:author="Учетная запись Майкрософт" w:date="2026-05-24T17:35:00Z">
                            <w:rPr>
                              <w:rFonts w:ascii="Cambria Math" w:hAnsi="Cambria Math"/>
                            </w:rPr>
                          </w:rPrChange>
                        </w:rPr>
                        <m:t>2</m:t>
                      </m:r>
                    </m:sub>
                  </m:sSub>
                </m:sup>
              </m:sSubSup>
            </m:oMath>
            <w:r w:rsidR="001D28F3" w:rsidRPr="00CA549B">
              <w:rPr>
                <w:rFonts w:ascii="Times New Roman" w:hAnsi="Times New Roman"/>
                <w:lang w:val="ru-RU"/>
                <w:rPrChange w:id="35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5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5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стадія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5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5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2)</w:t>
            </w:r>
          </w:p>
        </w:tc>
      </w:tr>
      <w:tr w:rsidR="008D43BA" w:rsidRPr="00105C7F" w14:paraId="556B7BA3" w14:textId="77777777" w:rsidTr="000E4C03">
        <w:tc>
          <w:tcPr>
            <w:tcW w:w="0" w:type="auto"/>
          </w:tcPr>
          <w:p w14:paraId="3EEB8B4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6D4A8D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26A42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7580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C06E4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52F41B" w14:textId="767A6A5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Стовпцеве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4-точкове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3)</w:t>
            </w:r>
          </w:p>
        </w:tc>
      </w:tr>
      <w:tr w:rsidR="008D43BA" w:rsidRPr="00105C7F" w14:paraId="1FC96168" w14:textId="77777777" w:rsidTr="000E4C03">
        <w:tc>
          <w:tcPr>
            <w:tcW w:w="0" w:type="auto"/>
          </w:tcPr>
          <w:p w14:paraId="1772EF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F4DD4A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E405E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C4273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216C2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3FFC93" w14:textId="2DFBF22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Збір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відліку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577F8BA4" w14:textId="77777777" w:rsidTr="000E4C03">
        <w:tc>
          <w:tcPr>
            <w:tcW w:w="0" w:type="auto"/>
          </w:tcPr>
          <w:p w14:paraId="0BAA89A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6EBDD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754DC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35840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16543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A87AE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31CF45C" w14:textId="629075CE" w:rsidR="008D43BA" w:rsidRPr="00105C7F" w:rsidRDefault="008D43BA" w:rsidP="00105C7F">
      <w:pPr>
        <w:pStyle w:val="ASUBodyText"/>
      </w:pPr>
      <w:r w:rsidRPr="00105C7F">
        <w:t>Усі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дуги</w:t>
      </w:r>
      <w:r w:rsidR="001D28F3">
        <w:t xml:space="preserve"> </w:t>
      </w:r>
      <w:r w:rsidRPr="00105C7F">
        <w:t>мають</w:t>
      </w:r>
      <w:r w:rsidR="001D28F3">
        <w:t xml:space="preserve"> </w:t>
      </w:r>
      <w:r w:rsidRPr="00105C7F">
        <w:t>однакову</w:t>
      </w:r>
      <w:r w:rsidR="001D28F3">
        <w:t xml:space="preserve"> </w:t>
      </w:r>
      <w:r w:rsidRPr="00105C7F">
        <w:t>затримку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розподілені</w:t>
      </w:r>
      <w:r w:rsidR="001D28F3">
        <w:t xml:space="preserve"> </w:t>
      </w:r>
      <w:r w:rsidRPr="00105C7F">
        <w:t>по</w:t>
      </w:r>
      <w:r w:rsidR="001D28F3">
        <w:t xml:space="preserve"> </w:t>
      </w:r>
      <w:r w:rsidRPr="00105C7F">
        <w:t>стадіях</w:t>
      </w:r>
      <w:r w:rsidR="001D28F3">
        <w:t xml:space="preserve"> </w:t>
      </w:r>
      <w:r w:rsidRPr="00105C7F">
        <w:t>так,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зведено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Б.2.</w:t>
      </w:r>
    </w:p>
    <w:p w14:paraId="18D748D6" w14:textId="506F821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Б.2</w:t>
      </w:r>
    </w:p>
    <w:p w14:paraId="1612044C" w14:textId="6B3B0AFE" w:rsidR="008D43BA" w:rsidRPr="00105C7F" w:rsidRDefault="008D43BA" w:rsidP="00D336C0">
      <w:pPr>
        <w:pStyle w:val="ASUTableName"/>
      </w:pPr>
      <w:r w:rsidRPr="00105C7F">
        <w:t>Дуги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стадіями</w:t>
      </w:r>
      <w:r w:rsidR="001D28F3">
        <w:t xml:space="preserve"> </w:t>
      </w:r>
      <w:r w:rsidRPr="00105C7F"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  <w:r w:rsidRPr="00105C7F">
        <w:t>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Дуги DFG за стадіями (N = 16)"/>
      </w:tblPr>
      <w:tblGrid>
        <w:gridCol w:w="2111"/>
        <w:gridCol w:w="1178"/>
        <w:gridCol w:w="693"/>
        <w:gridCol w:w="2808"/>
      </w:tblGrid>
      <w:tr w:rsidR="008D43BA" w:rsidRPr="00105C7F" w14:paraId="05423109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3BA72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Стадія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898C2B" w14:textId="4D0E17F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D31C2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delay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EB9F11" w14:textId="0E3132A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Комутація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</w:tr>
      <w:tr w:rsidR="008D43BA" w:rsidRPr="00105C7F" w14:paraId="7930D4D8" w14:textId="77777777" w:rsidTr="000E4C03">
        <w:tc>
          <w:tcPr>
            <w:tcW w:w="0" w:type="auto"/>
          </w:tcPr>
          <w:p w14:paraId="575FE24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source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row-dft4</m:t>
                </m:r>
              </m:oMath>
            </m:oMathPara>
          </w:p>
        </w:tc>
        <w:tc>
          <w:tcPr>
            <w:tcW w:w="0" w:type="auto"/>
          </w:tcPr>
          <w:p w14:paraId="1478F7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B4AE5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926B72" w14:textId="54A85FB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src</w:t>
            </w:r>
            <w:proofErr w:type="spellEnd"/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</m:oMath>
          </w:p>
        </w:tc>
      </w:tr>
      <w:tr w:rsidR="008D43BA" w:rsidRPr="00105C7F" w14:paraId="01F0435C" w14:textId="77777777" w:rsidTr="000E4C03">
        <w:tc>
          <w:tcPr>
            <w:tcW w:w="0" w:type="auto"/>
          </w:tcPr>
          <w:p w14:paraId="616259E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row-dft4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twiddle</m:t>
                </m:r>
              </m:oMath>
            </m:oMathPara>
          </w:p>
        </w:tc>
        <w:tc>
          <w:tcPr>
            <w:tcW w:w="0" w:type="auto"/>
          </w:tcPr>
          <w:p w14:paraId="151FE17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185C7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9FB504" w14:textId="2C6E316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tw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</w:p>
        </w:tc>
      </w:tr>
      <w:tr w:rsidR="008D43BA" w:rsidRPr="00105C7F" w14:paraId="2EBB3D80" w14:textId="77777777" w:rsidTr="000E4C03">
        <w:tc>
          <w:tcPr>
            <w:tcW w:w="0" w:type="auto"/>
          </w:tcPr>
          <w:p w14:paraId="7954CFE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twiddle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col-dft4</m:t>
                </m:r>
              </m:oMath>
            </m:oMathPara>
          </w:p>
        </w:tc>
        <w:tc>
          <w:tcPr>
            <w:tcW w:w="0" w:type="auto"/>
          </w:tcPr>
          <w:p w14:paraId="45B997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E5E54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98ECA5" w14:textId="672EFB2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tw</w:t>
            </w:r>
            <w:proofErr w:type="spellEnd"/>
            <w:r w:rsidRPr="00105C7F">
              <w:rPr>
                <w:rStyle w:val="VerbatimChar"/>
                <w:rFonts w:ascii="Times New Roman" w:hAnsi="Times New Roman" w:cs="Times New Roman"/>
              </w:rPr>
              <w:t>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.in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</m:oMath>
          </w:p>
        </w:tc>
      </w:tr>
      <w:tr w:rsidR="008D43BA" w:rsidRPr="00105C7F" w14:paraId="2FD3EBFE" w14:textId="77777777" w:rsidTr="000E4C03">
        <w:tc>
          <w:tcPr>
            <w:tcW w:w="0" w:type="auto"/>
          </w:tcPr>
          <w:p w14:paraId="60331C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col-dft4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→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sink</m:t>
                </m:r>
              </m:oMath>
            </m:oMathPara>
          </w:p>
        </w:tc>
        <w:tc>
          <w:tcPr>
            <w:tcW w:w="0" w:type="auto"/>
          </w:tcPr>
          <w:p w14:paraId="23E7EB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45990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0CA2F1" w14:textId="0F05710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05C7F">
              <w:rPr>
                <w:rStyle w:val="VerbatimChar"/>
                <w:rFonts w:ascii="Times New Roman" w:hAnsi="Times New Roman" w:cs="Times New Roman"/>
              </w:rPr>
              <w:t>.out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→</m:t>
              </m:r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snk</w:t>
            </w:r>
            <w:proofErr w:type="spellEnd"/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​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sub>
              </m:sSub>
            </m:oMath>
          </w:p>
        </w:tc>
      </w:tr>
      <w:tr w:rsidR="008D43BA" w:rsidRPr="00105C7F" w14:paraId="37CF890A" w14:textId="77777777" w:rsidTr="000E4C03">
        <w:tc>
          <w:tcPr>
            <w:tcW w:w="0" w:type="auto"/>
          </w:tcPr>
          <w:p w14:paraId="70112D3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015F5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B27E7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AA85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1E4645A2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Повний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перелік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графа.</w:t>
      </w:r>
      <w:r w:rsidR="001D28F3" w:rsidRPr="0017163C">
        <w:rPr>
          <w:b/>
          <w:bCs/>
        </w:rPr>
        <w:t xml:space="preserve"> </w:t>
      </w:r>
    </w:p>
    <w:p w14:paraId="2FC917CE" w14:textId="39982EC0" w:rsidR="008D43BA" w:rsidRPr="00105C7F" w:rsidRDefault="008D43BA" w:rsidP="00105C7F">
      <w:pPr>
        <w:pStyle w:val="ASUBodyText"/>
      </w:pPr>
      <w:r w:rsidRPr="00105C7F">
        <w:lastRenderedPageBreak/>
        <w:t>Таблиця</w:t>
      </w:r>
      <w:r w:rsidR="001D28F3">
        <w:t xml:space="preserve"> </w:t>
      </w:r>
      <w:r w:rsidRPr="00105C7F">
        <w:t>Б.3</w:t>
      </w:r>
      <w:r w:rsidR="001D28F3">
        <w:t xml:space="preserve"> </w:t>
      </w:r>
      <w:r w:rsidRPr="00105C7F">
        <w:t>наводить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ідентифікаторами,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вихідному</w:t>
      </w:r>
      <w:r w:rsidR="001D28F3">
        <w:t xml:space="preserve"> </w:t>
      </w:r>
      <w:r w:rsidRPr="00105C7F">
        <w:t>коді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7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57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(Додаток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А.5),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полях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Pr="00105C7F">
        <w:t>-події</w:t>
      </w:r>
      <w:r w:rsidR="001D28F3">
        <w:t xml:space="preserve"> </w:t>
      </w:r>
      <w:r w:rsidRPr="00105C7F">
        <w:t>ядра.</w:t>
      </w:r>
    </w:p>
    <w:p w14:paraId="50A30523" w14:textId="742AF472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Б.3</w:t>
      </w:r>
    </w:p>
    <w:p w14:paraId="1908FE9D" w14:textId="7666BAD1" w:rsidR="008D43BA" w:rsidRPr="00105C7F" w:rsidRDefault="008D43BA" w:rsidP="00D336C0">
      <w:pPr>
        <w:pStyle w:val="ASUTableName"/>
      </w:pPr>
      <w:r w:rsidRPr="00105C7F">
        <w:t>Повний</w:t>
      </w:r>
      <w:r w:rsidR="001D28F3">
        <w:t xml:space="preserve"> </w:t>
      </w:r>
      <w:r w:rsidRPr="00105C7F">
        <w:t>перелік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(56</w:t>
      </w:r>
      <w:r w:rsidR="001D28F3">
        <w:t xml:space="preserve"> </w:t>
      </w:r>
      <w:r w:rsidRPr="00105C7F">
        <w:t>елементів)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овний перелік вузлів DFG (56 елементів)"/>
      </w:tblPr>
      <w:tblGrid>
        <w:gridCol w:w="1136"/>
        <w:gridCol w:w="7356"/>
        <w:gridCol w:w="852"/>
      </w:tblGrid>
      <w:tr w:rsidR="008D43BA" w:rsidRPr="00105C7F" w14:paraId="35DF8451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1C79E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7DFEA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Ідентифікатори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9EC4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</w:tr>
      <w:tr w:rsidR="008D43BA" w:rsidRPr="00105C7F" w14:paraId="540BB3FE" w14:textId="77777777" w:rsidTr="000E4C03">
        <w:trPr>
          <w:trHeight w:val="454"/>
        </w:trPr>
        <w:tc>
          <w:tcPr>
            <w:tcW w:w="0" w:type="auto"/>
          </w:tcPr>
          <w:p w14:paraId="5AE3E62D" w14:textId="239F08B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74022283" w14:textId="7F8CA7B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src0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src5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src6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src7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src8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src9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src15</w:t>
            </w:r>
          </w:p>
        </w:tc>
        <w:tc>
          <w:tcPr>
            <w:tcW w:w="0" w:type="auto"/>
          </w:tcPr>
          <w:p w14:paraId="10F2F77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DA7D2BC" w14:textId="77777777" w:rsidTr="000E4C03">
        <w:trPr>
          <w:trHeight w:val="454"/>
        </w:trPr>
        <w:tc>
          <w:tcPr>
            <w:tcW w:w="0" w:type="auto"/>
          </w:tcPr>
          <w:p w14:paraId="60050079" w14:textId="740D180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0" w:type="auto"/>
          </w:tcPr>
          <w:p w14:paraId="3AEFFCB2" w14:textId="433DB87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row-3</w:t>
            </w:r>
          </w:p>
        </w:tc>
        <w:tc>
          <w:tcPr>
            <w:tcW w:w="0" w:type="auto"/>
          </w:tcPr>
          <w:p w14:paraId="23BE113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FCD6106" w14:textId="77777777" w:rsidTr="000E4C03">
        <w:trPr>
          <w:trHeight w:val="454"/>
        </w:trPr>
        <w:tc>
          <w:tcPr>
            <w:tcW w:w="0" w:type="auto"/>
          </w:tcPr>
          <w:p w14:paraId="3A4C4905" w14:textId="7F2FFF5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1B9A0CAD" w14:textId="26BDA45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tw-0-3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7FE503B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3E8B1CA" w14:textId="77777777" w:rsidTr="000E4C03">
        <w:trPr>
          <w:trHeight w:val="454"/>
        </w:trPr>
        <w:tc>
          <w:tcPr>
            <w:tcW w:w="0" w:type="auto"/>
          </w:tcPr>
          <w:p w14:paraId="550FE44B" w14:textId="3CDF6D8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0" w:type="auto"/>
          </w:tcPr>
          <w:p w14:paraId="5DB5E52A" w14:textId="3B74386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col-3</w:t>
            </w:r>
          </w:p>
        </w:tc>
        <w:tc>
          <w:tcPr>
            <w:tcW w:w="0" w:type="auto"/>
          </w:tcPr>
          <w:p w14:paraId="262566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09F9131" w14:textId="77777777" w:rsidTr="000E4C03">
        <w:trPr>
          <w:trHeight w:val="454"/>
        </w:trPr>
        <w:tc>
          <w:tcPr>
            <w:tcW w:w="0" w:type="auto"/>
          </w:tcPr>
          <w:p w14:paraId="10F94304" w14:textId="40EF14C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(16)</w:t>
            </w:r>
          </w:p>
        </w:tc>
        <w:tc>
          <w:tcPr>
            <w:tcW w:w="0" w:type="auto"/>
          </w:tcPr>
          <w:p w14:paraId="458C9F82" w14:textId="214839F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snk5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snk6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snk7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snk8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snk9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snk10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snk11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snk12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snk13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snk14</w:t>
            </w:r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snk15</w:t>
            </w:r>
          </w:p>
        </w:tc>
        <w:tc>
          <w:tcPr>
            <w:tcW w:w="0" w:type="auto"/>
          </w:tcPr>
          <w:p w14:paraId="3ED01AC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961C1EC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множники.</w:t>
      </w:r>
      <w:r w:rsidR="001D28F3" w:rsidRPr="0017163C">
        <w:rPr>
          <w:b/>
          <w:bCs/>
        </w:rPr>
        <w:t xml:space="preserve"> </w:t>
      </w:r>
    </w:p>
    <w:p w14:paraId="1491E34A" w14:textId="798A4ABA" w:rsidR="008D43BA" w:rsidRPr="00105C7F" w:rsidRDefault="008D43BA" w:rsidP="00105C7F">
      <w:pPr>
        <w:pStyle w:val="ASUBodyText"/>
      </w:pPr>
      <w:r w:rsidRPr="00105C7F">
        <w:t>У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присутні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Pr="00105C7F">
        <w:t>,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яких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виконують</w:t>
      </w:r>
      <w:r w:rsidR="001D28F3">
        <w:t xml:space="preserve"> </w:t>
      </w:r>
      <w:r w:rsidRPr="00105C7F">
        <w:t>нетривіальне</w:t>
      </w:r>
      <w:r w:rsidR="001D28F3">
        <w:t xml:space="preserve"> </w:t>
      </w:r>
      <w:r w:rsidRPr="00105C7F">
        <w:t>комплексне</w:t>
      </w:r>
      <w:r w:rsidR="001D28F3">
        <w:t xml:space="preserve"> </w:t>
      </w:r>
      <w:r w:rsidRPr="00105C7F">
        <w:t>множення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1</m:t>
        </m:r>
      </m:oMath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7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тривіальне</w:t>
      </w:r>
      <w:r w:rsidR="001D28F3">
        <w:t xml:space="preserve"> </w:t>
      </w:r>
      <w:r w:rsidRPr="00105C7F">
        <w:t>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Pr="00105C7F">
        <w:t>;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рядок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перший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 w:rsidR="001D28F3">
        <w:t xml:space="preserve"> </w:t>
      </w:r>
      <w:r w:rsidRPr="00105C7F">
        <w:t>матриці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множників).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числові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16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j2πk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16</m:t>
            </m:r>
          </m:sup>
        </m:sSup>
      </m:oMath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Б.4.</w:t>
      </w:r>
    </w:p>
    <w:p w14:paraId="3BC9433B" w14:textId="51563B15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Б.4</w:t>
      </w:r>
    </w:p>
    <w:p w14:paraId="332514DD" w14:textId="42AEF973" w:rsidR="008D43BA" w:rsidRPr="00105C7F" w:rsidRDefault="008D43BA" w:rsidP="00D336C0">
      <w:pPr>
        <w:pStyle w:val="ASUTableName"/>
      </w:pPr>
      <w:r w:rsidRPr="00105C7F">
        <w:t>Параметри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поворотних</w:t>
      </w:r>
      <w:r w:rsidR="001D28F3">
        <w:t xml:space="preserve"> </w:t>
      </w:r>
      <w:r w:rsidRPr="00105C7F">
        <w:t>множників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араметри 16 вузлів twiddle та значення поворотних множників"/>
      </w:tblPr>
      <w:tblGrid>
        <w:gridCol w:w="1677"/>
        <w:gridCol w:w="457"/>
        <w:gridCol w:w="457"/>
        <w:gridCol w:w="1150"/>
        <w:gridCol w:w="1934"/>
        <w:gridCol w:w="1706"/>
      </w:tblGrid>
      <w:tr w:rsidR="008D43BA" w:rsidRPr="00105C7F" w14:paraId="14D0F03B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09E216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D733777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23B709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318F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67EE17" w14:textId="3EE4C45C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bSup>
            </m:oMath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округлено</w:t>
            </w:r>
            <w:proofErr w:type="spellEnd"/>
            <w:r w:rsidR="008D43BA"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25D10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</w:tr>
      <w:tr w:rsidR="008D43BA" w:rsidRPr="00105C7F" w14:paraId="45DFD1FD" w14:textId="77777777" w:rsidTr="000E4C03">
        <w:trPr>
          <w:trHeight w:val="454"/>
          <w:jc w:val="center"/>
        </w:trPr>
        <w:tc>
          <w:tcPr>
            <w:tcW w:w="0" w:type="auto"/>
          </w:tcPr>
          <w:p w14:paraId="2E9CD67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tw-0-0</w:t>
            </w:r>
          </w:p>
        </w:tc>
        <w:tc>
          <w:tcPr>
            <w:tcW w:w="0" w:type="auto"/>
          </w:tcPr>
          <w:p w14:paraId="51DD1E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F08A9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0134C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523DB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416484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70A5A43F" w14:textId="77777777" w:rsidTr="000E4C03">
        <w:trPr>
          <w:trHeight w:val="454"/>
          <w:jc w:val="center"/>
        </w:trPr>
        <w:tc>
          <w:tcPr>
            <w:tcW w:w="0" w:type="auto"/>
          </w:tcPr>
          <w:p w14:paraId="3687BCF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tw-0-1</w:t>
            </w:r>
          </w:p>
        </w:tc>
        <w:tc>
          <w:tcPr>
            <w:tcW w:w="0" w:type="auto"/>
          </w:tcPr>
          <w:p w14:paraId="1069125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F17F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C0C06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A1FC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7A64308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5782BD8A" w14:textId="77777777" w:rsidTr="000E4C03">
        <w:trPr>
          <w:trHeight w:val="454"/>
          <w:jc w:val="center"/>
        </w:trPr>
        <w:tc>
          <w:tcPr>
            <w:tcW w:w="0" w:type="auto"/>
          </w:tcPr>
          <w:p w14:paraId="1D9AE7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tw-0-2</w:t>
            </w:r>
          </w:p>
        </w:tc>
        <w:tc>
          <w:tcPr>
            <w:tcW w:w="0" w:type="auto"/>
          </w:tcPr>
          <w:p w14:paraId="5AB288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1A6DE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F6470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10904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037C6D8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46203BBE" w14:textId="77777777" w:rsidTr="000E4C03">
        <w:trPr>
          <w:trHeight w:val="454"/>
          <w:jc w:val="center"/>
        </w:trPr>
        <w:tc>
          <w:tcPr>
            <w:tcW w:w="0" w:type="auto"/>
          </w:tcPr>
          <w:p w14:paraId="4DAE4DB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tw-0-3</w:t>
            </w:r>
          </w:p>
        </w:tc>
        <w:tc>
          <w:tcPr>
            <w:tcW w:w="0" w:type="auto"/>
          </w:tcPr>
          <w:p w14:paraId="32E960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26AB6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8A06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2186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4F3883A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50107EE1" w14:textId="77777777" w:rsidTr="000E4C03">
        <w:trPr>
          <w:trHeight w:val="454"/>
          <w:jc w:val="center"/>
        </w:trPr>
        <w:tc>
          <w:tcPr>
            <w:tcW w:w="0" w:type="auto"/>
          </w:tcPr>
          <w:p w14:paraId="5DA0D53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tw-1-0</w:t>
            </w:r>
          </w:p>
        </w:tc>
        <w:tc>
          <w:tcPr>
            <w:tcW w:w="0" w:type="auto"/>
          </w:tcPr>
          <w:p w14:paraId="7E1FAB9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06A43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D5814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CE6C3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019925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71AB41C7" w14:textId="77777777" w:rsidTr="000E4C03">
        <w:trPr>
          <w:trHeight w:val="454"/>
          <w:jc w:val="center"/>
        </w:trPr>
        <w:tc>
          <w:tcPr>
            <w:tcW w:w="0" w:type="auto"/>
          </w:tcPr>
          <w:p w14:paraId="23E0651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</w:p>
        </w:tc>
        <w:tc>
          <w:tcPr>
            <w:tcW w:w="0" w:type="auto"/>
          </w:tcPr>
          <w:p w14:paraId="729203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0086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9EF61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52A8D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45232E1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0252C57F" w14:textId="77777777" w:rsidTr="000E4C03">
        <w:trPr>
          <w:trHeight w:val="454"/>
          <w:jc w:val="center"/>
        </w:trPr>
        <w:tc>
          <w:tcPr>
            <w:tcW w:w="0" w:type="auto"/>
          </w:tcPr>
          <w:p w14:paraId="520755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</w:p>
        </w:tc>
        <w:tc>
          <w:tcPr>
            <w:tcW w:w="0" w:type="auto"/>
          </w:tcPr>
          <w:p w14:paraId="7E78F9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F78D9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009F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01ED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4508EC0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4F47B26B" w14:textId="77777777" w:rsidTr="000E4C03">
        <w:trPr>
          <w:trHeight w:val="454"/>
          <w:jc w:val="center"/>
        </w:trPr>
        <w:tc>
          <w:tcPr>
            <w:tcW w:w="0" w:type="auto"/>
          </w:tcPr>
          <w:p w14:paraId="3C6F588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</w:p>
        </w:tc>
        <w:tc>
          <w:tcPr>
            <w:tcW w:w="0" w:type="auto"/>
          </w:tcPr>
          <w:p w14:paraId="16A4002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CA678C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73AB3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7BC5F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6866EA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53CEE53F" w14:textId="77777777" w:rsidTr="000E4C03">
        <w:trPr>
          <w:trHeight w:val="454"/>
          <w:jc w:val="center"/>
        </w:trPr>
        <w:tc>
          <w:tcPr>
            <w:tcW w:w="0" w:type="auto"/>
          </w:tcPr>
          <w:p w14:paraId="0C948C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tw-2-0</w:t>
            </w:r>
          </w:p>
        </w:tc>
        <w:tc>
          <w:tcPr>
            <w:tcW w:w="0" w:type="auto"/>
          </w:tcPr>
          <w:p w14:paraId="39D8947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C354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869A2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D4347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09EC92F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277949C5" w14:textId="77777777" w:rsidTr="000E4C03">
        <w:trPr>
          <w:trHeight w:val="454"/>
          <w:jc w:val="center"/>
        </w:trPr>
        <w:tc>
          <w:tcPr>
            <w:tcW w:w="0" w:type="auto"/>
          </w:tcPr>
          <w:p w14:paraId="433D81B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lastRenderedPageBreak/>
              <w:t>tw-2-1</w:t>
            </w:r>
          </w:p>
        </w:tc>
        <w:tc>
          <w:tcPr>
            <w:tcW w:w="0" w:type="auto"/>
          </w:tcPr>
          <w:p w14:paraId="29A655E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3A1B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31067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D1751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368500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520B09D6" w14:textId="77777777" w:rsidTr="000E4C03">
        <w:trPr>
          <w:trHeight w:val="454"/>
          <w:jc w:val="center"/>
        </w:trPr>
        <w:tc>
          <w:tcPr>
            <w:tcW w:w="0" w:type="auto"/>
          </w:tcPr>
          <w:p w14:paraId="730FC3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</w:p>
        </w:tc>
        <w:tc>
          <w:tcPr>
            <w:tcW w:w="0" w:type="auto"/>
          </w:tcPr>
          <w:p w14:paraId="3ECC543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C8149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CB487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A8B6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116E5D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71041036" w14:textId="77777777" w:rsidTr="000E4C03">
        <w:trPr>
          <w:trHeight w:val="454"/>
          <w:jc w:val="center"/>
        </w:trPr>
        <w:tc>
          <w:tcPr>
            <w:tcW w:w="0" w:type="auto"/>
          </w:tcPr>
          <w:p w14:paraId="0C85257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</w:p>
        </w:tc>
        <w:tc>
          <w:tcPr>
            <w:tcW w:w="0" w:type="auto"/>
          </w:tcPr>
          <w:p w14:paraId="6AFC28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BB7B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6C389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C3489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31C516A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6F770824" w14:textId="77777777" w:rsidTr="000E4C03">
        <w:trPr>
          <w:trHeight w:val="454"/>
          <w:jc w:val="center"/>
        </w:trPr>
        <w:tc>
          <w:tcPr>
            <w:tcW w:w="0" w:type="auto"/>
          </w:tcPr>
          <w:p w14:paraId="43EEE3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tw-3-0</w:t>
            </w:r>
          </w:p>
        </w:tc>
        <w:tc>
          <w:tcPr>
            <w:tcW w:w="0" w:type="auto"/>
          </w:tcPr>
          <w:p w14:paraId="3E90DD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7B1F2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678A1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2A5E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000j</m:t>
                </m:r>
              </m:oMath>
            </m:oMathPara>
          </w:p>
        </w:tc>
        <w:tc>
          <w:tcPr>
            <w:tcW w:w="0" w:type="auto"/>
          </w:tcPr>
          <w:p w14:paraId="636687D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тривіальний</w:t>
            </w:r>
            <w:proofErr w:type="spellEnd"/>
          </w:p>
        </w:tc>
      </w:tr>
      <w:tr w:rsidR="008D43BA" w:rsidRPr="00105C7F" w14:paraId="44713DAD" w14:textId="77777777" w:rsidTr="000E4C03">
        <w:trPr>
          <w:trHeight w:val="454"/>
          <w:jc w:val="center"/>
        </w:trPr>
        <w:tc>
          <w:tcPr>
            <w:tcW w:w="0" w:type="auto"/>
          </w:tcPr>
          <w:p w14:paraId="44804BA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</w:p>
        </w:tc>
        <w:tc>
          <w:tcPr>
            <w:tcW w:w="0" w:type="auto"/>
          </w:tcPr>
          <w:p w14:paraId="08E257C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E4D28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1E837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A52C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924j</m:t>
                </m:r>
              </m:oMath>
            </m:oMathPara>
          </w:p>
        </w:tc>
        <w:tc>
          <w:tcPr>
            <w:tcW w:w="0" w:type="auto"/>
          </w:tcPr>
          <w:p w14:paraId="1DAE57F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305331D3" w14:textId="77777777" w:rsidTr="000E4C03">
        <w:trPr>
          <w:trHeight w:val="454"/>
          <w:jc w:val="center"/>
        </w:trPr>
        <w:tc>
          <w:tcPr>
            <w:tcW w:w="0" w:type="auto"/>
          </w:tcPr>
          <w:p w14:paraId="4757F05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</w:p>
        </w:tc>
        <w:tc>
          <w:tcPr>
            <w:tcW w:w="0" w:type="auto"/>
          </w:tcPr>
          <w:p w14:paraId="13ACE37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9E67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E53B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365FB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707j</m:t>
                </m:r>
              </m:oMath>
            </m:oMathPara>
          </w:p>
        </w:tc>
        <w:tc>
          <w:tcPr>
            <w:tcW w:w="0" w:type="auto"/>
          </w:tcPr>
          <w:p w14:paraId="2302751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  <w:tr w:rsidR="008D43BA" w:rsidRPr="00105C7F" w14:paraId="34CDCA7C" w14:textId="77777777" w:rsidTr="000E4C03">
        <w:trPr>
          <w:trHeight w:val="454"/>
          <w:jc w:val="center"/>
        </w:trPr>
        <w:tc>
          <w:tcPr>
            <w:tcW w:w="0" w:type="auto"/>
          </w:tcPr>
          <w:p w14:paraId="02AB3B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7E09164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A90DE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86E21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C1B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383j</m:t>
                </m:r>
              </m:oMath>
            </m:oMathPara>
          </w:p>
        </w:tc>
        <w:tc>
          <w:tcPr>
            <w:tcW w:w="0" w:type="auto"/>
          </w:tcPr>
          <w:p w14:paraId="0DE8BE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нетривіальний</w:t>
            </w:r>
            <w:proofErr w:type="spellEnd"/>
          </w:p>
        </w:tc>
      </w:tr>
    </w:tbl>
    <w:p w14:paraId="4AD1CD0E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Вхідні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вектори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тестових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пресетів</w:t>
      </w:r>
      <w:proofErr w:type="spellEnd"/>
      <w:r w:rsidRPr="00105C7F">
        <w:rPr>
          <w:b/>
          <w:bCs/>
        </w:rPr>
        <w:t>.</w:t>
      </w:r>
      <w:r w:rsidR="001D28F3" w:rsidRPr="0017163C">
        <w:rPr>
          <w:b/>
          <w:bCs/>
        </w:rPr>
        <w:t xml:space="preserve"> </w:t>
      </w:r>
    </w:p>
    <w:p w14:paraId="55DDD1A2" w14:textId="33B53C29" w:rsidR="008D43BA" w:rsidRPr="00105C7F" w:rsidRDefault="008D43BA" w:rsidP="00105C7F">
      <w:pPr>
        <w:pStyle w:val="ASUBodyText"/>
      </w:pPr>
      <w:r w:rsidRPr="00105C7F">
        <w:t>Шість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вхідних</w:t>
      </w:r>
      <w:r w:rsidR="001D28F3">
        <w:t xml:space="preserve"> </w:t>
      </w:r>
      <w:r w:rsidRPr="00105C7F">
        <w:t>послідовностей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Pr="00105C7F">
        <w:t>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використовуються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функціональній</w:t>
      </w:r>
      <w:r w:rsidR="001D28F3">
        <w:t xml:space="preserve"> </w:t>
      </w:r>
      <w:r w:rsidRPr="00105C7F">
        <w:t>верифікації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4.2),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Б.5–Б.7.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формі</w:t>
      </w:r>
      <w:r w:rsidR="001D28F3">
        <w:t xml:space="preserve"> </w:t>
      </w:r>
      <w:proofErr w:type="spellStart"/>
      <m:oMath>
        <m:r>
          <m:rPr>
            <m:nor/>
          </m:rPr>
          <m:t>Re</m:t>
        </m:r>
        <w:proofErr w:type="spellEnd"/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Im</m:t>
        </m:r>
        <m:r>
          <w:rPr>
            <w:rFonts w:ascii="Cambria Math" w:hAnsi="Cambria Math"/>
          </w:rPr>
          <m:t>j</m:t>
        </m:r>
      </m:oMath>
      <w:r w:rsidRPr="00105C7F">
        <w:t>;</w:t>
      </w:r>
      <w:r w:rsidR="001D28F3">
        <w:t xml:space="preserve"> </w:t>
      </w:r>
      <w:r w:rsidRPr="00105C7F">
        <w:t>тригонометричні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округлено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знаків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коми.</w:t>
      </w:r>
    </w:p>
    <w:p w14:paraId="132E9E51" w14:textId="7EFC331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</w:t>
      </w:r>
      <w:r w:rsidR="000E4C03">
        <w:t>5</w:t>
      </w:r>
    </w:p>
    <w:p w14:paraId="7E7C33FB" w14:textId="42062171" w:rsidR="008D43BA" w:rsidRPr="00105C7F" w:rsidRDefault="008D43BA" w:rsidP="00D336C0">
      <w:pPr>
        <w:pStyle w:val="ASUTableName"/>
      </w:pPr>
      <w:proofErr w:type="spellStart"/>
      <w:r w:rsidRPr="00105C7F">
        <w:t>Пресети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CA549B">
        <w:rPr>
          <w:rStyle w:val="VerbatimChar"/>
          <w:rFonts w:ascii="Times New Roman" w:hAnsi="Times New Roman"/>
          <w:lang w:val="ru-RU"/>
          <w:rPrChange w:id="358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CA549B">
        <w:rPr>
          <w:rStyle w:val="VerbatimChar"/>
          <w:rFonts w:ascii="Times New Roman" w:hAnsi="Times New Roman"/>
          <w:lang w:val="ru-RU"/>
          <w:rPrChange w:id="358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3</w:t>
      </w:r>
      <w:r w:rsidRPr="00105C7F">
        <w:t>:</w:t>
      </w:r>
      <w:r w:rsidR="001D28F3">
        <w:t xml:space="preserve"> </w:t>
      </w:r>
      <w:r w:rsidRPr="00105C7F">
        <w:t>комплексні</w:t>
      </w:r>
      <w:r w:rsidR="001D28F3">
        <w:t xml:space="preserve"> </w:t>
      </w:r>
      <w:r w:rsidRPr="00105C7F">
        <w:t>гармоніки</w:t>
      </w:r>
      <w:r w:rsidR="001D28F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πrn</m:t>
            </m:r>
            <m:r>
              <m:rPr>
                <m:sty m:val="b"/>
              </m:rPr>
              <w:rPr>
                <w:rFonts w:ascii="Cambria Math" w:hAnsi="Cambria Math"/>
              </w:rPr>
              <m:t>/</m:t>
            </m:r>
            <m:r>
              <m:rPr>
                <m:sty m:val="bi"/>
              </m:rPr>
              <w:rPr>
                <w:rFonts w:ascii="Cambria Math" w:hAnsi="Cambria Math"/>
              </w:rPr>
              <m:t>16</m:t>
            </m:r>
          </m:sup>
        </m:sSup>
      </m:oMath>
      <w:r w:rsidR="001D28F3">
        <w:t xml:space="preserve"> </w:t>
      </w:r>
      <w:r w:rsidRPr="00105C7F">
        <w:t>для</w:t>
      </w:r>
      <w:r w:rsidR="001D28F3">
        <w:t xml:space="preserve"> </w:t>
      </w:r>
      <m:oMath>
        <m:r>
          <m:rPr>
            <m:sty m:val="bi"/>
          </m:rPr>
          <w:rPr>
            <w:rFonts w:ascii="Cambria Math" w:hAnsi="Cambria Math"/>
          </w:rPr>
          <m:t>r</m:t>
        </m:r>
        <m:r>
          <m:rPr>
            <m:sty m:val="b"/>
          </m:rPr>
          <w:rPr>
            <w:rFonts w:ascii="Cambria Math" w:hAnsi="Cambria Math"/>
          </w:rPr>
          <m:t>∈{</m:t>
        </m:r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3</m:t>
        </m:r>
        <m:r>
          <m:rPr>
            <m:sty m:val="b"/>
          </m:rPr>
          <w:rPr>
            <w:rFonts w:ascii="Cambria Math" w:hAnsi="Cambria Math"/>
          </w:rPr>
          <m:t>}</m:t>
        </m:r>
      </m:oMath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есети sin1 і sin3: комплексні гармоніки e^{j 2\pi r n / 16} для r \in \{1,3\}"/>
      </w:tblPr>
      <w:tblGrid>
        <w:gridCol w:w="358"/>
        <w:gridCol w:w="1375"/>
        <w:gridCol w:w="1375"/>
        <w:gridCol w:w="1375"/>
        <w:gridCol w:w="1375"/>
      </w:tblGrid>
      <w:tr w:rsidR="008D43BA" w:rsidRPr="00105C7F" w14:paraId="02BB8013" w14:textId="77777777" w:rsidTr="000E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DE32AF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F4B056" w14:textId="5C14568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D7BED" w14:textId="7E0A593E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282523" w14:textId="41B0B8B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259B17" w14:textId="45B44D1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40644677" w14:textId="77777777" w:rsidTr="000E4C03">
        <w:trPr>
          <w:trHeight w:val="454"/>
          <w:jc w:val="center"/>
        </w:trPr>
        <w:tc>
          <w:tcPr>
            <w:tcW w:w="0" w:type="auto"/>
          </w:tcPr>
          <w:p w14:paraId="6E2D0DA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7194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0D63012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A310D3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6D5BA9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5FE75C74" w14:textId="77777777" w:rsidTr="000E4C03">
        <w:trPr>
          <w:trHeight w:val="454"/>
          <w:jc w:val="center"/>
        </w:trPr>
        <w:tc>
          <w:tcPr>
            <w:tcW w:w="0" w:type="auto"/>
          </w:tcPr>
          <w:p w14:paraId="61F016A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A0D8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7F98176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08C6EB8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5245EE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3DBAC584" w14:textId="77777777" w:rsidTr="000E4C03">
        <w:trPr>
          <w:trHeight w:val="454"/>
          <w:jc w:val="center"/>
        </w:trPr>
        <w:tc>
          <w:tcPr>
            <w:tcW w:w="0" w:type="auto"/>
          </w:tcPr>
          <w:p w14:paraId="49D2C58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EFA6E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45E2B8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5DB0B6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5F50E7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5E6CB2A1" w14:textId="77777777" w:rsidTr="000E4C03">
        <w:trPr>
          <w:trHeight w:val="454"/>
          <w:jc w:val="center"/>
        </w:trPr>
        <w:tc>
          <w:tcPr>
            <w:tcW w:w="0" w:type="auto"/>
          </w:tcPr>
          <w:p w14:paraId="41381C9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AE8DB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637EDD9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509158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88C6E3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682E4585" w14:textId="77777777" w:rsidTr="000E4C03">
        <w:trPr>
          <w:trHeight w:val="454"/>
          <w:jc w:val="center"/>
        </w:trPr>
        <w:tc>
          <w:tcPr>
            <w:tcW w:w="0" w:type="auto"/>
          </w:tcPr>
          <w:p w14:paraId="0B0DC0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990BD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F6749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88C3D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70FE76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D9A35FF" w14:textId="77777777" w:rsidTr="000E4C03">
        <w:trPr>
          <w:trHeight w:val="454"/>
          <w:jc w:val="center"/>
        </w:trPr>
        <w:tc>
          <w:tcPr>
            <w:tcW w:w="0" w:type="auto"/>
          </w:tcPr>
          <w:p w14:paraId="522DE1F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43D5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5673646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23DEB14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3144F5E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2597A992" w14:textId="77777777" w:rsidTr="000E4C03">
        <w:trPr>
          <w:trHeight w:val="454"/>
          <w:jc w:val="center"/>
        </w:trPr>
        <w:tc>
          <w:tcPr>
            <w:tcW w:w="0" w:type="auto"/>
          </w:tcPr>
          <w:p w14:paraId="60164F6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F00A9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5DD402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9795D4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FFD5AF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4041231A" w14:textId="77777777" w:rsidTr="000E4C03">
        <w:trPr>
          <w:trHeight w:val="454"/>
          <w:jc w:val="center"/>
        </w:trPr>
        <w:tc>
          <w:tcPr>
            <w:tcW w:w="0" w:type="auto"/>
          </w:tcPr>
          <w:p w14:paraId="465118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32989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2013CFD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33182F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41F3C7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53AAB60C" w14:textId="77777777" w:rsidTr="000E4C03">
        <w:trPr>
          <w:trHeight w:val="454"/>
          <w:jc w:val="center"/>
        </w:trPr>
        <w:tc>
          <w:tcPr>
            <w:tcW w:w="0" w:type="auto"/>
          </w:tcPr>
          <w:p w14:paraId="1DEC66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2CBB1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C1247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45E68D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4E942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78CC74A6" w14:textId="77777777" w:rsidTr="000E4C03">
        <w:trPr>
          <w:trHeight w:val="454"/>
          <w:jc w:val="center"/>
        </w:trPr>
        <w:tc>
          <w:tcPr>
            <w:tcW w:w="0" w:type="auto"/>
          </w:tcPr>
          <w:p w14:paraId="5716C53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99E8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6E750A6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1B1C4B7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2786C8A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  <w:tr w:rsidR="008D43BA" w:rsidRPr="00105C7F" w14:paraId="4865EB61" w14:textId="77777777" w:rsidTr="000E4C03">
        <w:trPr>
          <w:trHeight w:val="454"/>
          <w:jc w:val="center"/>
        </w:trPr>
        <w:tc>
          <w:tcPr>
            <w:tcW w:w="0" w:type="auto"/>
          </w:tcPr>
          <w:p w14:paraId="56A3F72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4E17F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2DFB504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1D4387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42C2DB5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51550253" w14:textId="77777777" w:rsidTr="000E4C03">
        <w:trPr>
          <w:trHeight w:val="454"/>
          <w:jc w:val="center"/>
        </w:trPr>
        <w:tc>
          <w:tcPr>
            <w:tcW w:w="0" w:type="auto"/>
          </w:tcPr>
          <w:p w14:paraId="0903C05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F72D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78A92F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0D80717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138E335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66158676" w14:textId="77777777" w:rsidTr="000E4C03">
        <w:trPr>
          <w:trHeight w:val="454"/>
          <w:jc w:val="center"/>
        </w:trPr>
        <w:tc>
          <w:tcPr>
            <w:tcW w:w="0" w:type="auto"/>
          </w:tcPr>
          <w:p w14:paraId="454702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48BA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1316A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FDC5C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3DDFBE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E486EB2" w14:textId="77777777" w:rsidTr="000E4C03">
        <w:trPr>
          <w:trHeight w:val="454"/>
          <w:jc w:val="center"/>
        </w:trPr>
        <w:tc>
          <w:tcPr>
            <w:tcW w:w="0" w:type="auto"/>
          </w:tcPr>
          <w:p w14:paraId="62D449E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236E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3B4C05F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6E8EE9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7B8F29E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</w:tr>
      <w:tr w:rsidR="008D43BA" w:rsidRPr="00105C7F" w14:paraId="1449CF33" w14:textId="77777777" w:rsidTr="000E4C03">
        <w:trPr>
          <w:trHeight w:val="454"/>
          <w:jc w:val="center"/>
        </w:trPr>
        <w:tc>
          <w:tcPr>
            <w:tcW w:w="0" w:type="auto"/>
          </w:tcPr>
          <w:p w14:paraId="7BCB776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B0BB5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620F6AB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047EE41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  <w:tc>
          <w:tcPr>
            <w:tcW w:w="0" w:type="auto"/>
          </w:tcPr>
          <w:p w14:paraId="130079B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707107</m:t>
                </m:r>
              </m:oMath>
            </m:oMathPara>
          </w:p>
        </w:tc>
      </w:tr>
      <w:tr w:rsidR="008D43BA" w:rsidRPr="00105C7F" w14:paraId="6180F4DA" w14:textId="77777777" w:rsidTr="000E4C03">
        <w:trPr>
          <w:trHeight w:val="454"/>
          <w:jc w:val="center"/>
        </w:trPr>
        <w:tc>
          <w:tcPr>
            <w:tcW w:w="0" w:type="auto"/>
          </w:tcPr>
          <w:p w14:paraId="6E9EA5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2FCA0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  <w:tc>
          <w:tcPr>
            <w:tcW w:w="0" w:type="auto"/>
          </w:tcPr>
          <w:p w14:paraId="5F665FC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757480E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382683</m:t>
                </m:r>
              </m:oMath>
            </m:oMathPara>
          </w:p>
        </w:tc>
        <w:tc>
          <w:tcPr>
            <w:tcW w:w="0" w:type="auto"/>
          </w:tcPr>
          <w:p w14:paraId="1182C9B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923880</m:t>
                </m:r>
              </m:oMath>
            </m:oMathPara>
          </w:p>
        </w:tc>
      </w:tr>
    </w:tbl>
    <w:p w14:paraId="2B3E2FB4" w14:textId="5E864BE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</w:t>
      </w:r>
      <w:r w:rsidR="000E4C03">
        <w:t>6</w:t>
      </w:r>
    </w:p>
    <w:p w14:paraId="0BB8E46F" w14:textId="13B014A7" w:rsidR="008D43BA" w:rsidRPr="00105C7F" w:rsidRDefault="008D43BA" w:rsidP="00D336C0">
      <w:pPr>
        <w:pStyle w:val="ASUTableName"/>
      </w:pPr>
      <w:proofErr w:type="spellStart"/>
      <w:r w:rsidRPr="00105C7F">
        <w:t>Пресет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sin</w:t>
      </w:r>
      <w:r w:rsidRPr="00CA549B">
        <w:rPr>
          <w:rStyle w:val="VerbatimChar"/>
          <w:rFonts w:ascii="Times New Roman" w:hAnsi="Times New Roman"/>
          <w:lang w:val="ru-RU"/>
          <w:rPrChange w:id="358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1+3</w:t>
      </w:r>
      <w:r w:rsidRPr="00105C7F">
        <w:t>:</w:t>
      </w:r>
      <w:r w:rsidR="001D28F3">
        <w:t xml:space="preserve"> </w:t>
      </w:r>
      <w:r w:rsidRPr="00105C7F">
        <w:t>суперпозиція</w:t>
      </w:r>
      <w:r w:rsidR="001D28F3">
        <w:t xml:space="preserve"> </w:t>
      </w:r>
      <w:r w:rsidRPr="00105C7F">
        <w:t>двох</w:t>
      </w:r>
      <w:r w:rsidR="001D28F3">
        <w:t xml:space="preserve"> </w:t>
      </w:r>
      <w:proofErr w:type="spellStart"/>
      <w:r w:rsidRPr="00105C7F">
        <w:t>гармонік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ресет sin1+3: суперпозиція двох гармонік"/>
      </w:tblPr>
      <w:tblGrid>
        <w:gridCol w:w="358"/>
        <w:gridCol w:w="1375"/>
        <w:gridCol w:w="1375"/>
      </w:tblGrid>
      <w:tr w:rsidR="008D43BA" w:rsidRPr="00105C7F" w14:paraId="64B5D102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F203A3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5F2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C214DE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3662CC62" w14:textId="77777777" w:rsidTr="00127B97">
        <w:trPr>
          <w:trHeight w:val="454"/>
          <w:jc w:val="center"/>
        </w:trPr>
        <w:tc>
          <w:tcPr>
            <w:tcW w:w="0" w:type="auto"/>
          </w:tcPr>
          <w:p w14:paraId="2E2027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A6704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62F0F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7FB39575" w14:textId="77777777" w:rsidTr="00127B97">
        <w:trPr>
          <w:trHeight w:val="454"/>
          <w:jc w:val="center"/>
        </w:trPr>
        <w:tc>
          <w:tcPr>
            <w:tcW w:w="0" w:type="auto"/>
          </w:tcPr>
          <w:p w14:paraId="07479C1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3B61E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3E272B4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16440313" w14:textId="77777777" w:rsidTr="00127B97">
        <w:trPr>
          <w:trHeight w:val="454"/>
          <w:jc w:val="center"/>
        </w:trPr>
        <w:tc>
          <w:tcPr>
            <w:tcW w:w="0" w:type="auto"/>
          </w:tcPr>
          <w:p w14:paraId="2779ADD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0E6F7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ED6ECB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04D5C996" w14:textId="77777777" w:rsidTr="00127B97">
        <w:trPr>
          <w:trHeight w:val="454"/>
          <w:jc w:val="center"/>
        </w:trPr>
        <w:tc>
          <w:tcPr>
            <w:tcW w:w="0" w:type="auto"/>
          </w:tcPr>
          <w:p w14:paraId="4A36AB2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51847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085375A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04B4C35F" w14:textId="77777777" w:rsidTr="00127B97">
        <w:trPr>
          <w:trHeight w:val="454"/>
          <w:jc w:val="center"/>
        </w:trPr>
        <w:tc>
          <w:tcPr>
            <w:tcW w:w="0" w:type="auto"/>
          </w:tcPr>
          <w:p w14:paraId="18A3364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65A0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7DBADCC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56BF9C5D" w14:textId="77777777" w:rsidTr="00127B97">
        <w:trPr>
          <w:trHeight w:val="454"/>
          <w:jc w:val="center"/>
        </w:trPr>
        <w:tc>
          <w:tcPr>
            <w:tcW w:w="0" w:type="auto"/>
          </w:tcPr>
          <w:p w14:paraId="25B7B76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03C47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6F95894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2F2F1328" w14:textId="77777777" w:rsidTr="00127B97">
        <w:trPr>
          <w:trHeight w:val="454"/>
          <w:jc w:val="center"/>
        </w:trPr>
        <w:tc>
          <w:tcPr>
            <w:tcW w:w="0" w:type="auto"/>
          </w:tcPr>
          <w:p w14:paraId="0FDE918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809CA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2907E6D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50437AED" w14:textId="77777777" w:rsidTr="00127B97">
        <w:trPr>
          <w:trHeight w:val="454"/>
          <w:jc w:val="center"/>
        </w:trPr>
        <w:tc>
          <w:tcPr>
            <w:tcW w:w="0" w:type="auto"/>
          </w:tcPr>
          <w:p w14:paraId="3BFEAB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09935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6E65BE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6139DD7F" w14:textId="77777777" w:rsidTr="00127B97">
        <w:trPr>
          <w:trHeight w:val="454"/>
          <w:jc w:val="center"/>
        </w:trPr>
        <w:tc>
          <w:tcPr>
            <w:tcW w:w="0" w:type="auto"/>
          </w:tcPr>
          <w:p w14:paraId="47CFAAD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4D9E4A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3625BFB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4D1ABD52" w14:textId="77777777" w:rsidTr="00127B97">
        <w:trPr>
          <w:trHeight w:val="454"/>
          <w:jc w:val="center"/>
        </w:trPr>
        <w:tc>
          <w:tcPr>
            <w:tcW w:w="0" w:type="auto"/>
          </w:tcPr>
          <w:p w14:paraId="03F34C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CC508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643B2C2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  <w:tr w:rsidR="008D43BA" w:rsidRPr="00105C7F" w14:paraId="1994778B" w14:textId="77777777" w:rsidTr="00127B97">
        <w:trPr>
          <w:trHeight w:val="454"/>
          <w:jc w:val="center"/>
        </w:trPr>
        <w:tc>
          <w:tcPr>
            <w:tcW w:w="0" w:type="auto"/>
          </w:tcPr>
          <w:p w14:paraId="15DDE01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EB6C8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1AF9F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7356FCDB" w14:textId="77777777" w:rsidTr="00127B97">
        <w:trPr>
          <w:trHeight w:val="454"/>
          <w:jc w:val="center"/>
        </w:trPr>
        <w:tc>
          <w:tcPr>
            <w:tcW w:w="0" w:type="auto"/>
          </w:tcPr>
          <w:p w14:paraId="6FBAC0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88FF9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24C34C6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4FF55293" w14:textId="77777777" w:rsidTr="00127B97">
        <w:trPr>
          <w:trHeight w:val="454"/>
          <w:jc w:val="center"/>
        </w:trPr>
        <w:tc>
          <w:tcPr>
            <w:tcW w:w="0" w:type="auto"/>
          </w:tcPr>
          <w:p w14:paraId="6B2F5D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3293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164AD5B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</w:tr>
      <w:tr w:rsidR="008D43BA" w:rsidRPr="00105C7F" w14:paraId="38DC684F" w14:textId="77777777" w:rsidTr="00127B97">
        <w:trPr>
          <w:trHeight w:val="454"/>
          <w:jc w:val="center"/>
        </w:trPr>
        <w:tc>
          <w:tcPr>
            <w:tcW w:w="0" w:type="auto"/>
          </w:tcPr>
          <w:p w14:paraId="116DB8B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54A3E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  <w:tc>
          <w:tcPr>
            <w:tcW w:w="0" w:type="auto"/>
          </w:tcPr>
          <w:p w14:paraId="7F213A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541197</m:t>
                </m:r>
              </m:oMath>
            </m:oMathPara>
          </w:p>
        </w:tc>
      </w:tr>
      <w:tr w:rsidR="008D43BA" w:rsidRPr="00105C7F" w14:paraId="73D2B164" w14:textId="77777777" w:rsidTr="00127B97">
        <w:trPr>
          <w:trHeight w:val="454"/>
          <w:jc w:val="center"/>
        </w:trPr>
        <w:tc>
          <w:tcPr>
            <w:tcW w:w="0" w:type="auto"/>
          </w:tcPr>
          <w:p w14:paraId="7A9A7CB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B0109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000000</m:t>
                </m:r>
              </m:oMath>
            </m:oMathPara>
          </w:p>
        </w:tc>
        <w:tc>
          <w:tcPr>
            <w:tcW w:w="0" w:type="auto"/>
          </w:tcPr>
          <w:p w14:paraId="64783D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414214</m:t>
                </m:r>
              </m:oMath>
            </m:oMathPara>
          </w:p>
        </w:tc>
      </w:tr>
      <w:tr w:rsidR="008D43BA" w:rsidRPr="00105C7F" w14:paraId="5D5249FE" w14:textId="77777777" w:rsidTr="00127B97">
        <w:trPr>
          <w:trHeight w:val="454"/>
          <w:jc w:val="center"/>
        </w:trPr>
        <w:tc>
          <w:tcPr>
            <w:tcW w:w="0" w:type="auto"/>
          </w:tcPr>
          <w:p w14:paraId="74EC2D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A6280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  <w:tc>
          <w:tcPr>
            <w:tcW w:w="0" w:type="auto"/>
          </w:tcPr>
          <w:p w14:paraId="385985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306563</m:t>
                </m:r>
              </m:oMath>
            </m:oMathPara>
          </w:p>
        </w:tc>
      </w:tr>
    </w:tbl>
    <w:p w14:paraId="5BC64116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Очікувані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спектри.</w:t>
      </w:r>
      <w:r w:rsidR="001D28F3" w:rsidRPr="0017163C">
        <w:rPr>
          <w:b/>
          <w:bCs/>
        </w:rPr>
        <w:t xml:space="preserve"> </w:t>
      </w:r>
    </w:p>
    <w:p w14:paraId="38ED824B" w14:textId="35F6E544" w:rsidR="008D43BA" w:rsidRPr="00105C7F" w:rsidRDefault="008D43BA" w:rsidP="00105C7F">
      <w:pPr>
        <w:pStyle w:val="ASUBodyText"/>
      </w:pPr>
      <w:r w:rsidRPr="00105C7F">
        <w:t>Аналітично</w:t>
      </w:r>
      <w:r w:rsidR="001D28F3">
        <w:t xml:space="preserve"> </w:t>
      </w:r>
      <w:r w:rsidRPr="00105C7F">
        <w:t>визначені</w:t>
      </w:r>
      <w:r w:rsidR="001D28F3">
        <w:t xml:space="preserve"> </w:t>
      </w:r>
      <w:r w:rsidRPr="00105C7F">
        <w:t>очікувані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спектрів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15</m:t>
            </m:r>
          </m:sup>
        </m:sSubSup>
      </m:oMath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шести</w:t>
      </w:r>
      <w:r w:rsidR="001D28F3">
        <w:t xml:space="preserve"> </w:t>
      </w:r>
      <w:r w:rsidRPr="00105C7F">
        <w:t>вбудованих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Б.8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Б.9.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збігаються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експериментально</w:t>
      </w:r>
      <w:r w:rsidR="001D28F3">
        <w:t xml:space="preserve"> </w:t>
      </w:r>
      <w:r w:rsidRPr="00105C7F">
        <w:t>отриманими</w:t>
      </w:r>
      <w:r w:rsidR="001D28F3">
        <w:t xml:space="preserve"> </w:t>
      </w:r>
      <w:r w:rsidRPr="00105C7F">
        <w:t>симулятором</w:t>
      </w:r>
      <w:r w:rsidR="001D28F3">
        <w:t xml:space="preserve"> </w:t>
      </w:r>
      <w:r w:rsidRPr="00105C7F">
        <w:t>(Розділ</w:t>
      </w:r>
      <w:r w:rsidR="001D28F3">
        <w:t xml:space="preserve"> </w:t>
      </w:r>
      <w:r w:rsidRPr="00105C7F">
        <w:t>4,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4.3)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межах</w:t>
      </w:r>
      <w:r w:rsidR="001D28F3">
        <w:t xml:space="preserve"> </w:t>
      </w:r>
      <w:r w:rsidRPr="00105C7F">
        <w:t>машинної</w:t>
      </w:r>
      <w:r w:rsidR="001D28F3">
        <w:t xml:space="preserve"> </w:t>
      </w:r>
      <w:r w:rsidRPr="00105C7F">
        <w:t>точності</w:t>
      </w:r>
      <w:r w:rsidR="001D28F3">
        <w:t xml:space="preserve"> </w:t>
      </w:r>
      <w:r w:rsidRPr="00105C7F">
        <w:t>IEEE</w:t>
      </w:r>
      <w:r w:rsidR="001D28F3">
        <w:t xml:space="preserve"> </w:t>
      </w:r>
      <w:r w:rsidRPr="00105C7F">
        <w:t>754.</w:t>
      </w:r>
    </w:p>
    <w:p w14:paraId="0AAC5C1A" w14:textId="6D5F20B9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Б.</w:t>
      </w:r>
      <w:r w:rsidR="00127B97">
        <w:t>7</w:t>
      </w:r>
    </w:p>
    <w:p w14:paraId="115617A8" w14:textId="23F769E8" w:rsidR="008D43BA" w:rsidRPr="00105C7F" w:rsidRDefault="008D43BA" w:rsidP="00D336C0">
      <w:pPr>
        <w:pStyle w:val="ASUTableName"/>
      </w:pPr>
      <w:r w:rsidRPr="00105C7F">
        <w:t>Очікувані</w:t>
      </w:r>
      <w:r w:rsidR="001D28F3">
        <w:t xml:space="preserve"> </w:t>
      </w:r>
      <w:r w:rsidRPr="00105C7F">
        <w:t>спектри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impulse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Очікувані спектри пресетів ramp і impulse"/>
      </w:tblPr>
      <w:tblGrid>
        <w:gridCol w:w="356"/>
        <w:gridCol w:w="1242"/>
        <w:gridCol w:w="1109"/>
        <w:gridCol w:w="1294"/>
        <w:gridCol w:w="1294"/>
      </w:tblGrid>
      <w:tr w:rsidR="008D43BA" w:rsidRPr="00105C7F" w14:paraId="6EA5BDAF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ED643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w:lastRenderedPageBreak/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D80ED6" w14:textId="44206CE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BE06E7" w14:textId="1B3FB07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1B99C6" w14:textId="3392154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E6E9D8" w14:textId="6285AA4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  <w:r w:rsidRPr="00105C7F">
              <w:rPr>
                <w:rFonts w:ascii="Times New Roman" w:hAnsi="Times New Roman" w:cs="Times New Roman"/>
              </w:rPr>
              <w:t>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Im</w:t>
            </w:r>
          </w:p>
        </w:tc>
      </w:tr>
      <w:tr w:rsidR="008D43BA" w:rsidRPr="00105C7F" w14:paraId="47AC13C8" w14:textId="77777777" w:rsidTr="00127B97">
        <w:trPr>
          <w:trHeight w:val="454"/>
          <w:jc w:val="center"/>
        </w:trPr>
        <w:tc>
          <w:tcPr>
            <w:tcW w:w="0" w:type="auto"/>
          </w:tcPr>
          <w:p w14:paraId="676AE7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5115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40A1109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7E05BF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8F90A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AC1A28" w14:textId="77777777" w:rsidTr="00127B97">
        <w:trPr>
          <w:trHeight w:val="454"/>
          <w:jc w:val="center"/>
        </w:trPr>
        <w:tc>
          <w:tcPr>
            <w:tcW w:w="0" w:type="auto"/>
          </w:tcPr>
          <w:p w14:paraId="2F7FA8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69CC6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8D43BA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219</m:t>
                </m:r>
              </m:oMath>
            </m:oMathPara>
          </w:p>
        </w:tc>
        <w:tc>
          <w:tcPr>
            <w:tcW w:w="0" w:type="auto"/>
          </w:tcPr>
          <w:p w14:paraId="710054A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BC30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461A25C" w14:textId="77777777" w:rsidTr="00127B97">
        <w:trPr>
          <w:trHeight w:val="454"/>
          <w:jc w:val="center"/>
        </w:trPr>
        <w:tc>
          <w:tcPr>
            <w:tcW w:w="0" w:type="auto"/>
          </w:tcPr>
          <w:p w14:paraId="0F7432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AFBA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B87A6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0DF8158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5FD45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90DEB6D" w14:textId="77777777" w:rsidTr="00127B97">
        <w:trPr>
          <w:trHeight w:val="454"/>
          <w:jc w:val="center"/>
        </w:trPr>
        <w:tc>
          <w:tcPr>
            <w:tcW w:w="0" w:type="auto"/>
          </w:tcPr>
          <w:p w14:paraId="409E89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071BA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4BCC2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973</m:t>
                </m:r>
              </m:oMath>
            </m:oMathPara>
          </w:p>
        </w:tc>
        <w:tc>
          <w:tcPr>
            <w:tcW w:w="0" w:type="auto"/>
          </w:tcPr>
          <w:p w14:paraId="486EBF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C1E8D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1794D0E" w14:textId="77777777" w:rsidTr="00127B97">
        <w:trPr>
          <w:trHeight w:val="454"/>
          <w:jc w:val="center"/>
        </w:trPr>
        <w:tc>
          <w:tcPr>
            <w:tcW w:w="0" w:type="auto"/>
          </w:tcPr>
          <w:p w14:paraId="660D89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5AB9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37DF2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1C336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FB73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7212009" w14:textId="77777777" w:rsidTr="00127B97">
        <w:trPr>
          <w:trHeight w:val="454"/>
          <w:jc w:val="center"/>
        </w:trPr>
        <w:tc>
          <w:tcPr>
            <w:tcW w:w="0" w:type="auto"/>
          </w:tcPr>
          <w:p w14:paraId="358DE6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D77D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902CE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</m:t>
                </m:r>
              </m:oMath>
            </m:oMathPara>
          </w:p>
        </w:tc>
        <w:tc>
          <w:tcPr>
            <w:tcW w:w="0" w:type="auto"/>
          </w:tcPr>
          <w:p w14:paraId="6BBD110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4362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95CC77E" w14:textId="77777777" w:rsidTr="00127B97">
        <w:trPr>
          <w:trHeight w:val="454"/>
          <w:jc w:val="center"/>
        </w:trPr>
        <w:tc>
          <w:tcPr>
            <w:tcW w:w="0" w:type="auto"/>
          </w:tcPr>
          <w:p w14:paraId="7CD6F77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DFCC1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DA696E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2AF80D5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255C9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26BB10F" w14:textId="77777777" w:rsidTr="00127B97">
        <w:trPr>
          <w:trHeight w:val="454"/>
          <w:jc w:val="center"/>
        </w:trPr>
        <w:tc>
          <w:tcPr>
            <w:tcW w:w="0" w:type="auto"/>
          </w:tcPr>
          <w:p w14:paraId="775E1C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66A1C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C59D3D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</m:t>
                </m:r>
              </m:oMath>
            </m:oMathPara>
          </w:p>
        </w:tc>
        <w:tc>
          <w:tcPr>
            <w:tcW w:w="0" w:type="auto"/>
          </w:tcPr>
          <w:p w14:paraId="0D1FE87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27155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446E302" w14:textId="77777777" w:rsidTr="00127B97">
        <w:trPr>
          <w:trHeight w:val="454"/>
          <w:jc w:val="center"/>
        </w:trPr>
        <w:tc>
          <w:tcPr>
            <w:tcW w:w="0" w:type="auto"/>
          </w:tcPr>
          <w:p w14:paraId="1874543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D035B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BA9CF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6C838A2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58D74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A8319A9" w14:textId="77777777" w:rsidTr="00127B97">
        <w:trPr>
          <w:trHeight w:val="454"/>
          <w:jc w:val="center"/>
        </w:trPr>
        <w:tc>
          <w:tcPr>
            <w:tcW w:w="0" w:type="auto"/>
          </w:tcPr>
          <w:p w14:paraId="4E7F8A0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DE57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25C05B4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591</m:t>
                </m:r>
              </m:oMath>
            </m:oMathPara>
          </w:p>
        </w:tc>
        <w:tc>
          <w:tcPr>
            <w:tcW w:w="0" w:type="auto"/>
          </w:tcPr>
          <w:p w14:paraId="5F79D2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8DB5C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1043486" w14:textId="77777777" w:rsidTr="00127B97">
        <w:trPr>
          <w:trHeight w:val="454"/>
          <w:jc w:val="center"/>
        </w:trPr>
        <w:tc>
          <w:tcPr>
            <w:tcW w:w="0" w:type="auto"/>
          </w:tcPr>
          <w:p w14:paraId="727C53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8C8C5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78F1EB7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73E2C44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9039B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3FDD003" w14:textId="77777777" w:rsidTr="00127B97">
        <w:trPr>
          <w:trHeight w:val="454"/>
          <w:jc w:val="center"/>
        </w:trPr>
        <w:tc>
          <w:tcPr>
            <w:tcW w:w="0" w:type="auto"/>
          </w:tcPr>
          <w:p w14:paraId="195FAD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9E693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637CF4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345</m:t>
                </m:r>
              </m:oMath>
            </m:oMathPara>
          </w:p>
        </w:tc>
        <w:tc>
          <w:tcPr>
            <w:tcW w:w="0" w:type="auto"/>
          </w:tcPr>
          <w:p w14:paraId="2617493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5FCB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9898EDA" w14:textId="77777777" w:rsidTr="00127B97">
        <w:trPr>
          <w:trHeight w:val="454"/>
          <w:jc w:val="center"/>
        </w:trPr>
        <w:tc>
          <w:tcPr>
            <w:tcW w:w="0" w:type="auto"/>
          </w:tcPr>
          <w:p w14:paraId="3B21BE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A4BBF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2CCDB9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0810DA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AC14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6B5DDD9" w14:textId="77777777" w:rsidTr="00127B97">
        <w:trPr>
          <w:trHeight w:val="454"/>
          <w:jc w:val="center"/>
        </w:trPr>
        <w:tc>
          <w:tcPr>
            <w:tcW w:w="0" w:type="auto"/>
          </w:tcPr>
          <w:p w14:paraId="1D3A19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FF0FF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4C14916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973</m:t>
                </m:r>
              </m:oMath>
            </m:oMathPara>
          </w:p>
        </w:tc>
        <w:tc>
          <w:tcPr>
            <w:tcW w:w="0" w:type="auto"/>
          </w:tcPr>
          <w:p w14:paraId="4C1A32D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1D64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3544331" w14:textId="77777777" w:rsidTr="00127B97">
        <w:trPr>
          <w:trHeight w:val="454"/>
          <w:jc w:val="center"/>
        </w:trPr>
        <w:tc>
          <w:tcPr>
            <w:tcW w:w="0" w:type="auto"/>
          </w:tcPr>
          <w:p w14:paraId="5A0C8A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E19D63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03CCC1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314</m:t>
                </m:r>
              </m:oMath>
            </m:oMathPara>
          </w:p>
        </w:tc>
        <w:tc>
          <w:tcPr>
            <w:tcW w:w="0" w:type="auto"/>
          </w:tcPr>
          <w:p w14:paraId="276F21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7317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A76F19A" w14:textId="77777777" w:rsidTr="00127B97">
        <w:trPr>
          <w:trHeight w:val="454"/>
          <w:jc w:val="center"/>
        </w:trPr>
        <w:tc>
          <w:tcPr>
            <w:tcW w:w="0" w:type="auto"/>
          </w:tcPr>
          <w:p w14:paraId="02A2AB1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8B11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</m:t>
                </m:r>
              </m:oMath>
            </m:oMathPara>
          </w:p>
        </w:tc>
        <w:tc>
          <w:tcPr>
            <w:tcW w:w="0" w:type="auto"/>
          </w:tcPr>
          <w:p w14:paraId="33380F3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219</m:t>
                </m:r>
              </m:oMath>
            </m:oMathPara>
          </w:p>
        </w:tc>
        <w:tc>
          <w:tcPr>
            <w:tcW w:w="0" w:type="auto"/>
          </w:tcPr>
          <w:p w14:paraId="08ACA4F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419ED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43A78364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Б.6.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Структури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даних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симулятора.</w:t>
      </w:r>
      <w:r w:rsidR="001D28F3" w:rsidRPr="0017163C">
        <w:rPr>
          <w:b/>
          <w:bCs/>
        </w:rPr>
        <w:t xml:space="preserve"> </w:t>
      </w:r>
    </w:p>
    <w:p w14:paraId="6CB54C5D" w14:textId="469E581F" w:rsidR="008D43BA" w:rsidRPr="00105C7F" w:rsidRDefault="008D43BA" w:rsidP="00105C7F">
      <w:pPr>
        <w:pStyle w:val="ASUBodyText"/>
      </w:pPr>
      <w:r w:rsidRPr="00105C7F">
        <w:t>Програмні</w:t>
      </w:r>
      <w:r w:rsidR="001D28F3">
        <w:t xml:space="preserve"> </w:t>
      </w:r>
      <w:r w:rsidRPr="00105C7F">
        <w:t>відповідники</w:t>
      </w:r>
      <w:r w:rsidR="001D28F3">
        <w:t xml:space="preserve"> </w:t>
      </w:r>
      <w:r w:rsidRPr="00105C7F">
        <w:t>формальних</w:t>
      </w:r>
      <w:r w:rsidR="001D28F3">
        <w:t xml:space="preserve"> </w:t>
      </w:r>
      <w:r w:rsidRPr="00105C7F">
        <w:t>об’єктів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(типи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Token</w:t>
      </w:r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NodeSpec</w:t>
      </w:r>
      <w:proofErr w:type="spellEnd"/>
      <w:r w:rsidRPr="00105C7F">
        <w:t>,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Додатку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А.1.</w:t>
      </w:r>
      <w:r w:rsidR="001D28F3">
        <w:t xml:space="preserve"> </w:t>
      </w:r>
      <w:r w:rsidRPr="00105C7F">
        <w:t>Структура</w:t>
      </w:r>
      <w:r w:rsidR="001D28F3">
        <w:t xml:space="preserve"> </w:t>
      </w:r>
      <w:r w:rsidRPr="00105C7F">
        <w:t>централізованого</w:t>
      </w:r>
      <w:r w:rsidR="001D28F3">
        <w:t xml:space="preserve"> </w:t>
      </w:r>
      <w:proofErr w:type="spellStart"/>
      <w:r w:rsidRPr="00105C7F">
        <w:t>Zustand</w:t>
      </w:r>
      <w:proofErr w:type="spellEnd"/>
      <w:r w:rsidRPr="00105C7F">
        <w:t>-сховища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simStore</w:t>
      </w:r>
      <w:proofErr w:type="spellEnd"/>
      <w:r w:rsidR="001D28F3">
        <w:t xml:space="preserve"> </w:t>
      </w:r>
      <w:r w:rsidRPr="00105C7F">
        <w:t>(поля</w:t>
      </w:r>
      <w:r w:rsidR="001D28F3">
        <w:t xml:space="preserve"> </w:t>
      </w:r>
      <w:r w:rsidRPr="00105C7F">
        <w:t>стану,</w:t>
      </w:r>
      <w:r w:rsidR="001D28F3">
        <w:t xml:space="preserve"> </w:t>
      </w:r>
      <w:r w:rsidRPr="00105C7F">
        <w:t>обробники</w:t>
      </w:r>
      <w:r w:rsidR="001D28F3">
        <w:t xml:space="preserve"> </w:t>
      </w:r>
      <w:r w:rsidRPr="00105C7F">
        <w:t>подій,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EMA)</w:t>
      </w:r>
      <w:r w:rsidR="001D28F3">
        <w:t xml:space="preserve"> </w:t>
      </w:r>
      <w:r w:rsidRPr="00105C7F">
        <w:t>описана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3.3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тексту.</w:t>
      </w:r>
    </w:p>
    <w:p w14:paraId="615C37E0" w14:textId="77777777" w:rsidR="00D2071F" w:rsidRDefault="00D2071F">
      <w:bookmarkStart w:id="3583" w:name="app:V"/>
      <w:bookmarkEnd w:id="3583"/>
      <w:r>
        <w:br w:type="page"/>
      </w:r>
    </w:p>
    <w:p w14:paraId="023F8D7D" w14:textId="57A14837" w:rsidR="008D43BA" w:rsidRPr="00105C7F" w:rsidRDefault="008D43BA" w:rsidP="0017163C">
      <w:pPr>
        <w:pStyle w:val="ASUChapterHead"/>
      </w:pPr>
      <w:bookmarkStart w:id="3584" w:name="_Toc230636439"/>
      <w:r w:rsidRPr="00105C7F">
        <w:lastRenderedPageBreak/>
        <w:t>ДОДАТОК</w:t>
      </w:r>
      <w:r w:rsidR="001D28F3">
        <w:t xml:space="preserve"> </w:t>
      </w:r>
      <w:r w:rsidRPr="00105C7F">
        <w:t>В</w:t>
      </w:r>
      <w:bookmarkEnd w:id="3584"/>
    </w:p>
    <w:p w14:paraId="5B23B812" w14:textId="1F4EA4C6" w:rsidR="008D43BA" w:rsidRPr="00105C7F" w:rsidRDefault="008D43BA" w:rsidP="00105C7F">
      <w:pPr>
        <w:pStyle w:val="ASUBodyText"/>
      </w:pPr>
      <w:r w:rsidRPr="00105C7F">
        <w:t>Таблиці</w:t>
      </w:r>
      <w:r w:rsidR="001D28F3">
        <w:t xml:space="preserve"> </w:t>
      </w:r>
      <w:r w:rsidRPr="00105C7F">
        <w:t>результатів</w:t>
      </w:r>
      <w:r w:rsidR="001D28F3">
        <w:t xml:space="preserve"> </w:t>
      </w:r>
      <w:r w:rsidRPr="00105C7F">
        <w:t>експериментів</w:t>
      </w:r>
    </w:p>
    <w:p w14:paraId="04596535" w14:textId="12FCC3BD" w:rsidR="008D43BA" w:rsidRPr="00105C7F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детальні</w:t>
      </w:r>
      <w:r w:rsidR="001D28F3">
        <w:t xml:space="preserve"> </w:t>
      </w:r>
      <w:r w:rsidRPr="00105C7F">
        <w:t>результати</w:t>
      </w:r>
      <w:r w:rsidR="001D28F3">
        <w:t xml:space="preserve"> </w:t>
      </w:r>
      <w:r w:rsidRPr="00105C7F">
        <w:t>автоматизованих</w:t>
      </w:r>
      <w:r w:rsidR="001D28F3">
        <w:t xml:space="preserve"> </w:t>
      </w:r>
      <w:r w:rsidRPr="00105C7F">
        <w:t>експериментів,</w:t>
      </w:r>
      <w:r w:rsidR="001D28F3">
        <w:t xml:space="preserve"> </w:t>
      </w:r>
      <w:r w:rsidRPr="00105C7F">
        <w:t>проведених</w:t>
      </w:r>
      <w:r w:rsidR="001D28F3">
        <w:t xml:space="preserve"> </w:t>
      </w:r>
      <w:r w:rsidRPr="00105C7F">
        <w:t>над</w:t>
      </w:r>
      <w:r w:rsidR="001D28F3">
        <w:t xml:space="preserve"> </w:t>
      </w:r>
      <w:r w:rsidRPr="00105C7F">
        <w:t>реальним</w:t>
      </w:r>
      <w:r w:rsidR="001D28F3">
        <w:t xml:space="preserve"> </w:t>
      </w:r>
      <w:r w:rsidRPr="00105C7F">
        <w:t>ядром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графом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8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358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середовищі</w:t>
      </w:r>
      <w:r w:rsidR="001D28F3">
        <w:t xml:space="preserve"> </w:t>
      </w:r>
      <w:proofErr w:type="spellStart"/>
      <w:r w:rsidRPr="00105C7F">
        <w:t>Vitest</w:t>
      </w:r>
      <w:proofErr w:type="spellEnd"/>
      <w:r w:rsidR="001D28F3">
        <w:t xml:space="preserve"> </w:t>
      </w:r>
      <w:r w:rsidRPr="00105C7F">
        <w:t>(модуль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src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58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/__</w:t>
      </w:r>
      <w:r w:rsidRPr="00105C7F">
        <w:rPr>
          <w:rStyle w:val="VerbatimChar"/>
          <w:rFonts w:ascii="Times New Roman" w:hAnsi="Times New Roman" w:cs="Times New Roman"/>
        </w:rPr>
        <w:t>bench</w:t>
      </w:r>
      <w:r w:rsidRPr="00CA549B">
        <w:rPr>
          <w:rStyle w:val="VerbatimChar"/>
          <w:rFonts w:ascii="Times New Roman" w:hAnsi="Times New Roman"/>
          <w:lang w:val="uk-UA"/>
          <w:rPrChange w:id="358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__/</w:t>
      </w:r>
      <w:r w:rsidRPr="00105C7F">
        <w:rPr>
          <w:rStyle w:val="VerbatimChar"/>
          <w:rFonts w:ascii="Times New Roman" w:hAnsi="Times New Roman" w:cs="Times New Roman"/>
        </w:rPr>
        <w:t>chapter</w:t>
      </w:r>
      <w:r w:rsidRPr="00CA549B">
        <w:rPr>
          <w:rStyle w:val="VerbatimChar"/>
          <w:rFonts w:ascii="Times New Roman" w:hAnsi="Times New Roman"/>
          <w:lang w:val="uk-UA"/>
          <w:rPrChange w:id="3589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4.</w:t>
      </w:r>
      <w:r w:rsidRPr="00105C7F">
        <w:rPr>
          <w:rStyle w:val="VerbatimChar"/>
          <w:rFonts w:ascii="Times New Roman" w:hAnsi="Times New Roman" w:cs="Times New Roman"/>
        </w:rPr>
        <w:t>test</w:t>
      </w:r>
      <w:r w:rsidRPr="00CA549B">
        <w:rPr>
          <w:rStyle w:val="VerbatimChar"/>
          <w:rFonts w:ascii="Times New Roman" w:hAnsi="Times New Roman"/>
          <w:lang w:val="uk-UA"/>
          <w:rPrChange w:id="359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ts</w:t>
      </w:r>
      <w:proofErr w:type="spellEnd"/>
      <w:r w:rsidRPr="00105C7F">
        <w:t>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А,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А.10).</w:t>
      </w:r>
      <w:r w:rsidR="001D28F3">
        <w:t xml:space="preserve"> </w:t>
      </w:r>
      <w:r w:rsidRPr="00105C7F">
        <w:t>Зведені</w:t>
      </w:r>
      <w:r w:rsidR="001D28F3">
        <w:t xml:space="preserve"> </w:t>
      </w:r>
      <w:r w:rsidRPr="00105C7F">
        <w:t>дані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файлі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CA549B">
        <w:rPr>
          <w:rStyle w:val="VerbatimChar"/>
          <w:rFonts w:ascii="Times New Roman" w:hAnsi="Times New Roman"/>
          <w:lang w:val="ru-RU"/>
          <w:rPrChange w:id="3591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CA549B">
        <w:rPr>
          <w:rStyle w:val="VerbatimChar"/>
          <w:rFonts w:ascii="Times New Roman" w:hAnsi="Times New Roman"/>
          <w:lang w:val="ru-RU"/>
          <w:rPrChange w:id="359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використано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побудови</w:t>
      </w:r>
      <w:r w:rsidR="001D28F3">
        <w:t xml:space="preserve"> </w:t>
      </w:r>
      <w:r w:rsidRPr="00105C7F">
        <w:t>таблиць</w:t>
      </w:r>
      <w:r w:rsidR="001D28F3">
        <w:t xml:space="preserve"> </w:t>
      </w:r>
      <w:r w:rsidRPr="00105C7F">
        <w:t>Розділу</w:t>
      </w:r>
      <w:r w:rsidR="001D28F3">
        <w:t xml:space="preserve"> </w:t>
      </w:r>
      <w:r w:rsidRPr="00105C7F">
        <w:t>4.</w:t>
      </w:r>
    </w:p>
    <w:p w14:paraId="3626F86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Розклад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ASAP/ALAP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мобільність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вузлів.</w:t>
      </w:r>
      <w:r w:rsidR="001D28F3" w:rsidRPr="0017163C">
        <w:rPr>
          <w:b/>
          <w:bCs/>
        </w:rPr>
        <w:t xml:space="preserve"> </w:t>
      </w:r>
    </w:p>
    <w:p w14:paraId="748C647D" w14:textId="5D5C39EC" w:rsidR="008D43BA" w:rsidRPr="00105C7F" w:rsidRDefault="008D43BA" w:rsidP="00105C7F">
      <w:pPr>
        <w:pStyle w:val="ASUBodyText"/>
      </w:pPr>
      <w:r w:rsidRPr="00105C7F">
        <w:t>Топологічне</w:t>
      </w:r>
      <w:r w:rsidR="001D28F3">
        <w:t xml:space="preserve"> </w:t>
      </w:r>
      <w:r w:rsidRPr="00105C7F">
        <w:t>обчислення</w:t>
      </w:r>
      <w:r w:rsidR="001D28F3">
        <w:t xml:space="preserve"> </w:t>
      </w:r>
      <w:r w:rsidRPr="00105C7F">
        <w:t>часів</w:t>
      </w:r>
      <w:r w:rsidR="001D28F3">
        <w:t xml:space="preserve"> </w:t>
      </w:r>
      <w:proofErr w:type="spellStart"/>
      <w:r w:rsidRPr="00105C7F">
        <w:t>якнайраніших</w:t>
      </w:r>
      <w:proofErr w:type="spellEnd"/>
      <w:r w:rsidR="001D28F3">
        <w:t xml:space="preserve"> </w:t>
      </w:r>
      <w:r w:rsidRPr="00105C7F">
        <w:t>(ASAP)</w:t>
      </w:r>
      <w:r w:rsidR="001D28F3">
        <w:t xml:space="preserve"> </w:t>
      </w:r>
      <w:r w:rsidRPr="00105C7F">
        <w:t>та</w:t>
      </w:r>
      <w:r w:rsidR="001D28F3">
        <w:t xml:space="preserve"> </w:t>
      </w:r>
      <w:proofErr w:type="spellStart"/>
      <w:r w:rsidRPr="00105C7F">
        <w:t>якнайпізніших</w:t>
      </w:r>
      <w:proofErr w:type="spellEnd"/>
      <w:r w:rsidR="001D28F3">
        <w:t xml:space="preserve"> </w:t>
      </w:r>
      <w:r w:rsidRPr="00105C7F">
        <w:t>(ALAP)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алгоритмом</w:t>
      </w:r>
      <w:r w:rsidR="001D28F3">
        <w:t xml:space="preserve"> </w:t>
      </w:r>
      <w:r w:rsidRPr="00105C7F">
        <w:t>Кана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урахуванням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node</w:t>
      </w:r>
      <w:r w:rsidRPr="00CA549B">
        <w:rPr>
          <w:rStyle w:val="VerbatimChar"/>
          <w:rFonts w:ascii="Times New Roman" w:hAnsi="Times New Roman"/>
          <w:lang w:val="uk-UA"/>
          <w:rPrChange w:id="359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latency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edge</w:t>
      </w:r>
      <w:r w:rsidRPr="00CA549B">
        <w:rPr>
          <w:rStyle w:val="VerbatimChar"/>
          <w:rFonts w:ascii="Times New Roman" w:hAnsi="Times New Roman"/>
          <w:lang w:val="uk-UA"/>
          <w:rPrChange w:id="359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В.1.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одиницях</w:t>
      </w:r>
      <w:r w:rsidR="001D28F3">
        <w:t xml:space="preserve"> </w:t>
      </w:r>
      <w:proofErr w:type="spellStart"/>
      <w:r w:rsidRPr="00105C7F">
        <w:t>симуляційного</w:t>
      </w:r>
      <w:proofErr w:type="spellEnd"/>
      <w:r w:rsidR="001D28F3">
        <w:t xml:space="preserve"> </w:t>
      </w:r>
      <w:r w:rsidRPr="00105C7F">
        <w:t>часу.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w:r w:rsidRPr="00105C7F">
        <w:rPr>
          <w:i/>
          <w:iCs/>
        </w:rPr>
        <w:t>мобільність</w:t>
      </w:r>
      <w:r w:rsidR="001D28F3">
        <w:t xml:space="preserve"> </w:t>
      </w:r>
      <w:r w:rsidRPr="00105C7F">
        <w:t>=</w:t>
      </w:r>
      <w:r w:rsidR="001D28F3">
        <w:t xml:space="preserve"> </w:t>
      </w:r>
      <w:r w:rsidRPr="00105C7F">
        <w:t>ALAP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ASAP</w:t>
      </w:r>
      <w:r w:rsidR="001D28F3">
        <w:t xml:space="preserve"> </w:t>
      </w:r>
      <w:r w:rsidRPr="00105C7F">
        <w:t>визначає</w:t>
      </w:r>
      <w:r w:rsidR="001D28F3">
        <w:t xml:space="preserve"> </w:t>
      </w:r>
      <w:r w:rsidRPr="00105C7F">
        <w:t>запас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активації</w:t>
      </w:r>
      <w:r w:rsidR="001D28F3">
        <w:t xml:space="preserve"> </w:t>
      </w:r>
      <w:r w:rsidRPr="00105C7F">
        <w:t>вузла.</w:t>
      </w:r>
    </w:p>
    <w:p w14:paraId="48F7FF21" w14:textId="03484216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В.1</w:t>
      </w:r>
    </w:p>
    <w:p w14:paraId="6D03683B" w14:textId="5326DD32" w:rsidR="008D43BA" w:rsidRPr="00105C7F" w:rsidRDefault="008D43BA" w:rsidP="00D336C0">
      <w:pPr>
        <w:pStyle w:val="ASUTableName"/>
      </w:pPr>
      <w:r w:rsidRPr="00105C7F">
        <w:t>Розклад</w:t>
      </w:r>
      <w:r w:rsidR="001D28F3">
        <w:t xml:space="preserve"> </w:t>
      </w:r>
      <w:r w:rsidRPr="00105C7F">
        <w:t>ASAP/ALAP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мобільність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озклад ASAP/ALAP та мобільність вузлів DFG"/>
      </w:tblPr>
      <w:tblGrid>
        <w:gridCol w:w="1305"/>
        <w:gridCol w:w="777"/>
        <w:gridCol w:w="830"/>
        <w:gridCol w:w="843"/>
        <w:gridCol w:w="1484"/>
        <w:gridCol w:w="852"/>
      </w:tblGrid>
      <w:tr w:rsidR="008D43BA" w:rsidRPr="00105C7F" w14:paraId="7BD4C55F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6C29812" w14:textId="56669B6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50AF1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5A33A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ASAP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B7BE11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ALAP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76DF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78BC1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latency</w:t>
            </w:r>
          </w:p>
        </w:tc>
      </w:tr>
      <w:tr w:rsidR="008D43BA" w:rsidRPr="00105C7F" w14:paraId="4EAAAB0B" w14:textId="77777777" w:rsidTr="00D336C0">
        <w:trPr>
          <w:jc w:val="center"/>
        </w:trPr>
        <w:tc>
          <w:tcPr>
            <w:tcW w:w="0" w:type="auto"/>
          </w:tcPr>
          <w:p w14:paraId="2CA4D9D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4B46624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350E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C8262E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197C1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B9F9A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5A6511B" w14:textId="77777777" w:rsidTr="00D336C0">
        <w:trPr>
          <w:jc w:val="center"/>
        </w:trPr>
        <w:tc>
          <w:tcPr>
            <w:tcW w:w="0" w:type="auto"/>
          </w:tcPr>
          <w:p w14:paraId="0470B41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72BAA4A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4CB9D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827F7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5FE22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73AC5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3D2E493" w14:textId="77777777" w:rsidTr="00D336C0">
        <w:trPr>
          <w:jc w:val="center"/>
        </w:trPr>
        <w:tc>
          <w:tcPr>
            <w:tcW w:w="0" w:type="auto"/>
          </w:tcPr>
          <w:p w14:paraId="78823CB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375F41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6ECD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C79D4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EA7D0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BCA1D4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277EC58" w14:textId="77777777" w:rsidTr="00D336C0">
        <w:trPr>
          <w:jc w:val="center"/>
        </w:trPr>
        <w:tc>
          <w:tcPr>
            <w:tcW w:w="0" w:type="auto"/>
          </w:tcPr>
          <w:p w14:paraId="3C979E7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1FA7048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64E1C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36F82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DB782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9CD3D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ED66895" w14:textId="77777777" w:rsidTr="00D336C0">
        <w:trPr>
          <w:jc w:val="center"/>
        </w:trPr>
        <w:tc>
          <w:tcPr>
            <w:tcW w:w="0" w:type="auto"/>
          </w:tcPr>
          <w:p w14:paraId="0DB2D4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209D2DE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F5D36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BCC96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872E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1DA1D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34CBCA1" w14:textId="77777777" w:rsidTr="00D336C0">
        <w:trPr>
          <w:jc w:val="center"/>
        </w:trPr>
        <w:tc>
          <w:tcPr>
            <w:tcW w:w="0" w:type="auto"/>
          </w:tcPr>
          <w:p w14:paraId="2276ED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8DAAD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E0AE8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3A3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EE32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254EC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5BF6E32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Гістограма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мобільності.</w:t>
      </w:r>
      <w:r w:rsidR="001D28F3" w:rsidRPr="0017163C">
        <w:rPr>
          <w:b/>
          <w:bCs/>
        </w:rPr>
        <w:t xml:space="preserve"> </w:t>
      </w:r>
    </w:p>
    <w:p w14:paraId="21ED4222" w14:textId="1CADE1E2" w:rsidR="008D43BA" w:rsidRPr="00105C7F" w:rsidRDefault="008D43BA" w:rsidP="00105C7F">
      <w:pPr>
        <w:pStyle w:val="ASUBodyText"/>
      </w:pPr>
      <w:r w:rsidRPr="00105C7F">
        <w:t>Розподіл</w:t>
      </w:r>
      <w:r w:rsidR="001D28F3">
        <w:t xml:space="preserve"> </w:t>
      </w:r>
      <w:r w:rsidRPr="00105C7F">
        <w:t>мобільності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вузлами</w:t>
      </w:r>
      <w:r w:rsidR="001D28F3">
        <w:t xml:space="preserve"> </w:t>
      </w:r>
      <w:r w:rsidRPr="00105C7F">
        <w:t>графа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mobilityHistogram</w:t>
      </w:r>
      <w:proofErr w:type="spellEnd"/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section</w:t>
      </w:r>
      <w:r w:rsidRPr="00CA549B">
        <w:rPr>
          <w:rStyle w:val="VerbatimChar"/>
          <w:rFonts w:ascii="Times New Roman" w:hAnsi="Times New Roman"/>
          <w:lang w:val="uk-UA"/>
          <w:rPrChange w:id="359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4_</w:t>
      </w:r>
      <w:r w:rsidRPr="00105C7F">
        <w:rPr>
          <w:rStyle w:val="VerbatimChar"/>
          <w:rFonts w:ascii="Times New Roman" w:hAnsi="Times New Roman" w:cs="Times New Roman"/>
        </w:rPr>
        <w:t>data</w:t>
      </w:r>
      <w:r w:rsidRPr="00CA549B">
        <w:rPr>
          <w:rStyle w:val="VerbatimChar"/>
          <w:rFonts w:ascii="Times New Roman" w:hAnsi="Times New Roman"/>
          <w:lang w:val="uk-UA"/>
          <w:rPrChange w:id="359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Pr="00105C7F">
        <w:rPr>
          <w:rStyle w:val="VerbatimChar"/>
          <w:rFonts w:ascii="Times New Roman" w:hAnsi="Times New Roman" w:cs="Times New Roman"/>
        </w:rPr>
        <w:t>json</w:t>
      </w:r>
      <w:proofErr w:type="spellEnd"/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В.2.</w:t>
      </w:r>
    </w:p>
    <w:p w14:paraId="260EDD6E" w14:textId="70FC59EE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В.2</w:t>
      </w:r>
    </w:p>
    <w:p w14:paraId="23519EF4" w14:textId="1BFA2932" w:rsidR="008D43BA" w:rsidRPr="00105C7F" w:rsidRDefault="008D43BA" w:rsidP="00D336C0">
      <w:pPr>
        <w:pStyle w:val="ASUTableName"/>
      </w:pPr>
      <w:r w:rsidRPr="00105C7F">
        <w:t>Гістограма</w:t>
      </w:r>
      <w:r w:rsidR="001D28F3">
        <w:t xml:space="preserve"> </w:t>
      </w:r>
      <w:r w:rsidRPr="00105C7F">
        <w:t>значень</w:t>
      </w:r>
      <w:r w:rsidR="001D28F3">
        <w:t xml:space="preserve"> </w:t>
      </w:r>
      <w:r w:rsidRPr="00105C7F">
        <w:t>мобільності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Гістограма значень мобільності"/>
      </w:tblPr>
      <w:tblGrid>
        <w:gridCol w:w="1484"/>
        <w:gridCol w:w="1349"/>
        <w:gridCol w:w="6511"/>
      </w:tblGrid>
      <w:tr w:rsidR="008D43BA" w:rsidRPr="00105C7F" w14:paraId="523D1DCC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0D4BAFE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A7689D" w14:textId="31E3070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651E0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Інтерпретація</w:t>
            </w:r>
            <w:proofErr w:type="spellEnd"/>
          </w:p>
        </w:tc>
      </w:tr>
      <w:tr w:rsidR="008D43BA" w:rsidRPr="00105C7F" w14:paraId="3B5B66F2" w14:textId="77777777" w:rsidTr="00D336C0">
        <w:trPr>
          <w:jc w:val="center"/>
        </w:trPr>
        <w:tc>
          <w:tcPr>
            <w:tcW w:w="0" w:type="auto"/>
          </w:tcPr>
          <w:p w14:paraId="0DAD0A9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7C9A9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42D112" w14:textId="60AED40E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5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5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Усі</w:t>
            </w:r>
            <w:r w:rsidR="001D28F3" w:rsidRPr="00CA549B">
              <w:rPr>
                <w:rFonts w:ascii="Times New Roman" w:hAnsi="Times New Roman"/>
                <w:lang w:val="ru-RU"/>
                <w:rPrChange w:id="35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вузли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лежать</w:t>
            </w:r>
            <w:r w:rsidR="001D28F3" w:rsidRPr="00CA549B">
              <w:rPr>
                <w:rFonts w:ascii="Times New Roman" w:hAnsi="Times New Roman"/>
                <w:lang w:val="ru-RU"/>
                <w:rPrChange w:id="36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gramStart"/>
            <w:r w:rsidRPr="00CA549B">
              <w:rPr>
                <w:rFonts w:ascii="Times New Roman" w:hAnsi="Times New Roman"/>
                <w:lang w:val="ru-RU"/>
                <w:rPrChange w:id="36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на</w:t>
            </w:r>
            <w:r w:rsidR="001D28F3" w:rsidRPr="00CA549B">
              <w:rPr>
                <w:rFonts w:ascii="Times New Roman" w:hAnsi="Times New Roman"/>
                <w:lang w:val="ru-RU"/>
                <w:rPrChange w:id="36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критичному</w:t>
            </w:r>
            <w:r w:rsidR="001D28F3" w:rsidRPr="00CA549B">
              <w:rPr>
                <w:rFonts w:ascii="Times New Roman" w:hAnsi="Times New Roman"/>
                <w:lang w:val="ru-RU"/>
                <w:rPrChange w:id="36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шляху</w:t>
            </w:r>
            <w:proofErr w:type="gramEnd"/>
            <w:r w:rsidR="001D28F3" w:rsidRPr="00CA549B">
              <w:rPr>
                <w:rFonts w:ascii="Times New Roman" w:hAnsi="Times New Roman"/>
                <w:lang w:val="ru-RU"/>
                <w:rPrChange w:id="36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–</w:t>
            </w:r>
            <w:r w:rsidR="001D28F3" w:rsidRPr="00CA549B">
              <w:rPr>
                <w:rFonts w:ascii="Times New Roman" w:hAnsi="Times New Roman"/>
                <w:lang w:val="ru-RU"/>
                <w:rPrChange w:id="36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граф</w:t>
            </w:r>
            <w:r w:rsidR="001D28F3" w:rsidRPr="00CA549B">
              <w:rPr>
                <w:rFonts w:ascii="Times New Roman" w:hAnsi="Times New Roman"/>
                <w:lang w:val="ru-RU"/>
                <w:rPrChange w:id="36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критично-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збалансований</w:t>
            </w:r>
            <w:proofErr w:type="spellEnd"/>
          </w:p>
        </w:tc>
      </w:tr>
      <w:tr w:rsidR="008D43BA" w:rsidRPr="00105C7F" w14:paraId="79E97943" w14:textId="77777777" w:rsidTr="00D336C0">
        <w:trPr>
          <w:jc w:val="center"/>
        </w:trPr>
        <w:tc>
          <w:tcPr>
            <w:tcW w:w="0" w:type="auto"/>
          </w:tcPr>
          <w:p w14:paraId="3C892FB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&gt;</m:t>
                </m:r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75F8B5E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68509D" w14:textId="6710B261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Вузлів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зі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слабшою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залежністю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</w:t>
            </w:r>
            <w:r w:rsidR="001D28F3" w:rsidRPr="00CA549B">
              <w:rPr>
                <w:rFonts w:ascii="Times New Roman" w:hAnsi="Times New Roman"/>
                <w:lang w:val="ru-RU"/>
                <w:rPrChange w:id="36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часу</w:t>
            </w:r>
            <w:r w:rsidR="001D28F3" w:rsidRPr="00CA549B">
              <w:rPr>
                <w:rFonts w:ascii="Times New Roman" w:hAnsi="Times New Roman"/>
                <w:lang w:val="ru-RU"/>
                <w:rPrChange w:id="36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немає</w:t>
            </w:r>
            <w:proofErr w:type="spellEnd"/>
          </w:p>
        </w:tc>
      </w:tr>
    </w:tbl>
    <w:p w14:paraId="32B83A0F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lastRenderedPageBreak/>
        <w:t>В.3.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Часи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активацій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ярусах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профіль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паралельності.</w:t>
      </w:r>
      <w:r w:rsidR="001D28F3" w:rsidRPr="0017163C">
        <w:rPr>
          <w:b/>
          <w:bCs/>
        </w:rPr>
        <w:t xml:space="preserve"> </w:t>
      </w:r>
    </w:p>
    <w:p w14:paraId="0CDE0491" w14:textId="3A3F8AAF" w:rsidR="008D43BA" w:rsidRPr="00105C7F" w:rsidRDefault="008D43BA" w:rsidP="00105C7F">
      <w:pPr>
        <w:pStyle w:val="ASUBodyText"/>
      </w:pPr>
      <w:r w:rsidRPr="00105C7F">
        <w:t>Реальні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(за</w:t>
      </w:r>
      <w:r w:rsidR="001D28F3">
        <w:t xml:space="preserve"> </w:t>
      </w:r>
      <w:r w:rsidRPr="00105C7F">
        <w:t>подіями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onFire</w:t>
      </w:r>
      <w:proofErr w:type="spellEnd"/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час</w:t>
      </w:r>
      <w:r w:rsidR="001D28F3">
        <w:t xml:space="preserve"> </w:t>
      </w:r>
      <w:r w:rsidRPr="00105C7F">
        <w:t>прогону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В.3.</w:t>
      </w:r>
      <w:r w:rsidR="001D28F3">
        <w:t xml:space="preserve"> </w:t>
      </w:r>
      <w:r w:rsidRPr="00105C7F">
        <w:t>Третій</w:t>
      </w:r>
      <w:r w:rsidR="001D28F3">
        <w:t xml:space="preserve"> </w:t>
      </w:r>
      <w:r w:rsidRPr="00105C7F">
        <w:t>стовпець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пікову</w:t>
      </w:r>
      <w:r w:rsidR="001D28F3">
        <w:t xml:space="preserve"> </w:t>
      </w:r>
      <w:r w:rsidRPr="00105C7F">
        <w:t>паралельність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ярусі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кількість</w:t>
      </w:r>
      <w:r w:rsidR="001D28F3">
        <w:t xml:space="preserve"> </w:t>
      </w:r>
      <w:r w:rsidRPr="00105C7F">
        <w:t>вузлів,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активуються</w:t>
      </w:r>
      <w:r w:rsidR="001D28F3">
        <w:t xml:space="preserve"> </w:t>
      </w:r>
      <w:r w:rsidRPr="00105C7F">
        <w:t>одночасно.</w:t>
      </w:r>
    </w:p>
    <w:p w14:paraId="3C61E0A7" w14:textId="486816C7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В.3</w:t>
      </w:r>
    </w:p>
    <w:p w14:paraId="11F4466E" w14:textId="3AA3AFA8" w:rsidR="008D43BA" w:rsidRPr="00105C7F" w:rsidRDefault="008D43BA" w:rsidP="00D336C0">
      <w:pPr>
        <w:pStyle w:val="ASUTableName"/>
      </w:pPr>
      <w:r w:rsidRPr="00105C7F">
        <w:t>Часи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DFG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симуляцією</w:t>
      </w:r>
      <w:r w:rsidR="001D28F3">
        <w:t xml:space="preserve"> </w:t>
      </w:r>
      <w:r w:rsidRPr="00105C7F">
        <w:t>(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Pr="00105C7F">
        <w:t>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и активацій вузлів DFG за реальною симуляцією (ramp)"/>
      </w:tblPr>
      <w:tblGrid>
        <w:gridCol w:w="974"/>
        <w:gridCol w:w="891"/>
        <w:gridCol w:w="1079"/>
        <w:gridCol w:w="1442"/>
        <w:gridCol w:w="1339"/>
        <w:gridCol w:w="2406"/>
      </w:tblGrid>
      <w:tr w:rsidR="008D43BA" w:rsidRPr="00105C7F" w14:paraId="73044332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33EA2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Ярус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F3DA4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A0ACE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Початок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93BD0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Завершення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C8AAD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Тривалість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4EAB08" w14:textId="0D0A9AA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Пікова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паралельність</w:t>
            </w:r>
            <w:proofErr w:type="spellEnd"/>
          </w:p>
        </w:tc>
      </w:tr>
      <w:tr w:rsidR="008D43BA" w:rsidRPr="00105C7F" w14:paraId="1E76C510" w14:textId="77777777" w:rsidTr="00D336C0">
        <w:trPr>
          <w:jc w:val="center"/>
        </w:trPr>
        <w:tc>
          <w:tcPr>
            <w:tcW w:w="0" w:type="auto"/>
          </w:tcPr>
          <w:p w14:paraId="0592C79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</w:tcPr>
          <w:p w14:paraId="6AFF60B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2D3DA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CA39B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84967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8E19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F5E46B1" w14:textId="77777777" w:rsidTr="00D336C0">
        <w:trPr>
          <w:jc w:val="center"/>
        </w:trPr>
        <w:tc>
          <w:tcPr>
            <w:tcW w:w="0" w:type="auto"/>
          </w:tcPr>
          <w:p w14:paraId="4D72A8F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row-dft4</w:t>
            </w:r>
          </w:p>
        </w:tc>
        <w:tc>
          <w:tcPr>
            <w:tcW w:w="0" w:type="auto"/>
          </w:tcPr>
          <w:p w14:paraId="42C7EC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D770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14BB6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65F6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AD3F3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7EDB37E" w14:textId="77777777" w:rsidTr="00D336C0">
        <w:trPr>
          <w:jc w:val="center"/>
        </w:trPr>
        <w:tc>
          <w:tcPr>
            <w:tcW w:w="0" w:type="auto"/>
          </w:tcPr>
          <w:p w14:paraId="4ECAD2D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560824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710A4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8A31F1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EC16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21B37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9677520" w14:textId="77777777" w:rsidTr="00D336C0">
        <w:trPr>
          <w:jc w:val="center"/>
        </w:trPr>
        <w:tc>
          <w:tcPr>
            <w:tcW w:w="0" w:type="auto"/>
          </w:tcPr>
          <w:p w14:paraId="350BC08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col-dft4</w:t>
            </w:r>
          </w:p>
        </w:tc>
        <w:tc>
          <w:tcPr>
            <w:tcW w:w="0" w:type="auto"/>
          </w:tcPr>
          <w:p w14:paraId="1EE556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2DAE3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80EAF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C3CD8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B11B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CEA3396" w14:textId="77777777" w:rsidTr="00D336C0">
        <w:trPr>
          <w:jc w:val="center"/>
        </w:trPr>
        <w:tc>
          <w:tcPr>
            <w:tcW w:w="0" w:type="auto"/>
          </w:tcPr>
          <w:p w14:paraId="010517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</w:tcPr>
          <w:p w14:paraId="3B5CCF0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7F0D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F31B66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30729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A9533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51C487AB" w14:textId="77777777" w:rsidTr="00D336C0">
        <w:trPr>
          <w:jc w:val="center"/>
        </w:trPr>
        <w:tc>
          <w:tcPr>
            <w:tcW w:w="0" w:type="auto"/>
          </w:tcPr>
          <w:p w14:paraId="0FC9AED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744AA5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48D08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475D3D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4BD8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CD305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7D128F0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Зведені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метрики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розкладу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паралелізму.</w:t>
      </w:r>
      <w:r w:rsidR="001D28F3" w:rsidRPr="0017163C">
        <w:rPr>
          <w:b/>
          <w:bCs/>
        </w:rPr>
        <w:t xml:space="preserve"> </w:t>
      </w:r>
    </w:p>
    <w:p w14:paraId="7B9593F1" w14:textId="34174DDB" w:rsidR="008D43BA" w:rsidRPr="00105C7F" w:rsidRDefault="008D43BA" w:rsidP="00105C7F">
      <w:pPr>
        <w:pStyle w:val="ASUBodyText"/>
      </w:pPr>
      <w:r w:rsidRPr="00105C7F">
        <w:t>Інтегральні</w:t>
      </w:r>
      <w:r w:rsidR="001D28F3">
        <w:t xml:space="preserve"> </w:t>
      </w:r>
      <w:r w:rsidRPr="00105C7F">
        <w:t>показники,</w:t>
      </w:r>
      <w:r w:rsidR="001D28F3">
        <w:t xml:space="preserve"> </w:t>
      </w:r>
      <w:r w:rsidRPr="00105C7F">
        <w:t>отримані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реальною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t>DFG,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В.4.</w:t>
      </w:r>
    </w:p>
    <w:p w14:paraId="3459892D" w14:textId="7C877FA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В.4</w:t>
      </w:r>
    </w:p>
    <w:p w14:paraId="69F04A4D" w14:textId="40B5D6A9" w:rsidR="008D43BA" w:rsidRPr="00105C7F" w:rsidRDefault="008D43BA" w:rsidP="00D336C0">
      <w:pPr>
        <w:pStyle w:val="ASUTableName"/>
      </w:pPr>
      <w:r w:rsidRPr="00105C7F">
        <w:t>Зведені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t>розкладу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паралелізму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Зведені метрики розкладу та паралелізму"/>
      </w:tblPr>
      <w:tblGrid>
        <w:gridCol w:w="3144"/>
        <w:gridCol w:w="1166"/>
        <w:gridCol w:w="5034"/>
      </w:tblGrid>
      <w:tr w:rsidR="008D43BA" w:rsidRPr="00105C7F" w14:paraId="0ABAB1E7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5F6CB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D9EB1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1D9A72" w14:textId="0DB21B8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Джерело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/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формула</w:t>
            </w:r>
            <w:proofErr w:type="spellEnd"/>
          </w:p>
        </w:tc>
      </w:tr>
      <w:tr w:rsidR="008D43BA" w:rsidRPr="00105C7F" w14:paraId="3E193461" w14:textId="77777777" w:rsidTr="00D336C0">
        <w:trPr>
          <w:trHeight w:val="454"/>
        </w:trPr>
        <w:tc>
          <w:tcPr>
            <w:tcW w:w="0" w:type="auto"/>
          </w:tcPr>
          <w:p w14:paraId="37479E05" w14:textId="12F3624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oMath>
          </w:p>
        </w:tc>
        <w:tc>
          <w:tcPr>
            <w:tcW w:w="0" w:type="auto"/>
          </w:tcPr>
          <w:p w14:paraId="5186096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22F4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graph.nodes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.length</w:t>
            </w:r>
            <w:proofErr w:type="spellEnd"/>
          </w:p>
        </w:tc>
      </w:tr>
      <w:tr w:rsidR="008D43BA" w:rsidRPr="00105C7F" w14:paraId="69EA229F" w14:textId="77777777" w:rsidTr="00D336C0">
        <w:trPr>
          <w:trHeight w:val="454"/>
        </w:trPr>
        <w:tc>
          <w:tcPr>
            <w:tcW w:w="0" w:type="auto"/>
          </w:tcPr>
          <w:p w14:paraId="67FB4281" w14:textId="6191C94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дуг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  <m:r>
                <w:rPr>
                  <w:rFonts w:ascii="Cambria Math" w:hAnsi="Cambria Math" w:cs="Times New Roman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|</m:t>
              </m:r>
            </m:oMath>
          </w:p>
        </w:tc>
        <w:tc>
          <w:tcPr>
            <w:tcW w:w="0" w:type="auto"/>
          </w:tcPr>
          <w:p w14:paraId="2D3343D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2BDE4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graph.edges</w:t>
            </w:r>
            <w:proofErr w:type="gramEnd"/>
            <w:r w:rsidRPr="00105C7F">
              <w:rPr>
                <w:rStyle w:val="VerbatimChar"/>
                <w:rFonts w:ascii="Times New Roman" w:hAnsi="Times New Roman" w:cs="Times New Roman"/>
              </w:rPr>
              <w:t>.length</w:t>
            </w:r>
            <w:proofErr w:type="spellEnd"/>
          </w:p>
        </w:tc>
      </w:tr>
      <w:tr w:rsidR="008D43BA" w:rsidRPr="00105C7F" w14:paraId="47BFF9BD" w14:textId="77777777" w:rsidTr="00D336C0">
        <w:trPr>
          <w:trHeight w:val="454"/>
        </w:trPr>
        <w:tc>
          <w:tcPr>
            <w:tcW w:w="0" w:type="auto"/>
          </w:tcPr>
          <w:p w14:paraId="563F1084" w14:textId="401729E2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Критичний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шлях</w:t>
            </w:r>
            <w:r w:rsidR="001D28F3" w:rsidRPr="00CA549B">
              <w:rPr>
                <w:rFonts w:ascii="Times New Roman" w:hAnsi="Times New Roman"/>
                <w:lang w:val="ru-RU"/>
                <w:rPrChange w:id="36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Pr="00CA549B">
              <w:rPr>
                <w:rFonts w:ascii="Times New Roman" w:hAnsi="Times New Roman"/>
                <w:lang w:val="ru-RU"/>
                <w:rPrChange w:id="36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CA549B">
              <w:rPr>
                <w:rFonts w:ascii="Times New Roman" w:hAnsi="Times New Roman"/>
                <w:lang w:val="ru-RU"/>
                <w:rPrChange w:id="36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у.о</w:t>
            </w:r>
            <w:proofErr w:type="spellEnd"/>
            <w:r w:rsidRPr="00CA549B">
              <w:rPr>
                <w:rFonts w:ascii="Times New Roman" w:hAnsi="Times New Roman"/>
                <w:lang w:val="ru-RU"/>
                <w:rPrChange w:id="36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.</w:t>
            </w:r>
          </w:p>
        </w:tc>
        <w:tc>
          <w:tcPr>
            <w:tcW w:w="0" w:type="auto"/>
          </w:tcPr>
          <w:p w14:paraId="4C69813A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068F6FC8" w14:textId="69F33BC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ASAP/ALAP-DP,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600</m:t>
              </m:r>
            </m:oMath>
          </w:p>
        </w:tc>
      </w:tr>
      <w:tr w:rsidR="008D43BA" w:rsidRPr="00105C7F" w14:paraId="3BBDB4E3" w14:textId="77777777" w:rsidTr="00D336C0">
        <w:trPr>
          <w:trHeight w:val="454"/>
        </w:trPr>
        <w:tc>
          <w:tcPr>
            <w:tcW w:w="0" w:type="auto"/>
          </w:tcPr>
          <w:p w14:paraId="2ADC9656" w14:textId="47C3338E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Послідовна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робота</w:t>
            </w:r>
            <w:r w:rsidR="001D28F3" w:rsidRPr="00CA549B">
              <w:rPr>
                <w:rFonts w:ascii="Times New Roman" w:hAnsi="Times New Roman"/>
                <w:lang w:val="ru-RU"/>
                <w:rPrChange w:id="36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ps</m:t>
                  </m:r>
                </m:sub>
              </m:sSub>
            </m:oMath>
            <w:r w:rsidRPr="00CA549B">
              <w:rPr>
                <w:rFonts w:ascii="Times New Roman" w:hAnsi="Times New Roman"/>
                <w:lang w:val="ru-RU"/>
                <w:rPrChange w:id="36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CA549B">
              <w:rPr>
                <w:rFonts w:ascii="Times New Roman" w:hAnsi="Times New Roman"/>
                <w:lang w:val="ru-RU"/>
                <w:rPrChange w:id="36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у.о</w:t>
            </w:r>
            <w:proofErr w:type="spellEnd"/>
            <w:r w:rsidRPr="00CA549B">
              <w:rPr>
                <w:rFonts w:ascii="Times New Roman" w:hAnsi="Times New Roman"/>
                <w:lang w:val="ru-RU"/>
                <w:rPrChange w:id="36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.</w:t>
            </w:r>
          </w:p>
        </w:tc>
        <w:tc>
          <w:tcPr>
            <w:tcW w:w="0" w:type="auto"/>
          </w:tcPr>
          <w:p w14:paraId="6B803070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2FCF38AB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​</m:t>
                    </m:r>
                  </m:sup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latency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)=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r>
                  <w:rPr>
                    <w:rFonts w:ascii="Cambria Math" w:hAnsi="Cambria Math" w:cs="Times New Roman"/>
                  </w:rPr>
                  <m:t>200</m:t>
                </m:r>
              </m:oMath>
            </m:oMathPara>
          </w:p>
        </w:tc>
      </w:tr>
      <w:tr w:rsidR="008D43BA" w:rsidRPr="00105C7F" w14:paraId="03C3273D" w14:textId="77777777" w:rsidTr="00D336C0">
        <w:trPr>
          <w:trHeight w:val="454"/>
        </w:trPr>
        <w:tc>
          <w:tcPr>
            <w:tcW w:w="0" w:type="auto"/>
          </w:tcPr>
          <w:p w14:paraId="77D14E37" w14:textId="5F05493B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паралелізму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</w:tcPr>
          <w:p w14:paraId="33B2877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882</m:t>
                </m:r>
              </m:oMath>
            </m:oMathPara>
          </w:p>
        </w:tc>
        <w:tc>
          <w:tcPr>
            <w:tcW w:w="0" w:type="auto"/>
          </w:tcPr>
          <w:p w14:paraId="6302F6CE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6400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4DB9193A" w14:textId="77777777" w:rsidTr="00D336C0">
        <w:trPr>
          <w:trHeight w:val="454"/>
        </w:trPr>
        <w:tc>
          <w:tcPr>
            <w:tcW w:w="0" w:type="auto"/>
          </w:tcPr>
          <w:p w14:paraId="70C4FFF0" w14:textId="2B3D44FF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5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Теоретичний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5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/>
                      <w:lang w:val="ru-RU"/>
                      <w:rPrChange w:id="3653" w:author="Учетная запись Майкрософт" w:date="2026-05-24T17:35:00Z">
                        <w:rPr>
                          <w:rFonts w:ascii="Times New Roman" w:hAnsi="Times New Roman"/>
                        </w:rPr>
                      </w:rPrChange>
                    </w:rPr>
                    <m:t>теор</m:t>
                  </m:r>
                </m:sup>
              </m:sSubSup>
            </m:oMath>
            <w:r w:rsidR="001D28F3" w:rsidRPr="00CA549B">
              <w:rPr>
                <w:rFonts w:ascii="Times New Roman" w:hAnsi="Times New Roman"/>
                <w:lang w:val="ru-RU"/>
                <w:rPrChange w:id="365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5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(без</w:t>
            </w:r>
            <w:r w:rsidR="001D28F3" w:rsidRPr="00CA549B">
              <w:rPr>
                <w:rFonts w:ascii="Times New Roman" w:hAnsi="Times New Roman"/>
                <w:lang w:val="ru-RU"/>
                <w:rPrChange w:id="365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зовнішніх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5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дуг)</w:t>
            </w:r>
          </w:p>
        </w:tc>
        <w:tc>
          <w:tcPr>
            <w:tcW w:w="0" w:type="auto"/>
          </w:tcPr>
          <w:p w14:paraId="509B7D8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909</m:t>
                </m:r>
              </m:oMath>
            </m:oMathPara>
          </w:p>
        </w:tc>
        <w:tc>
          <w:tcPr>
            <w:tcW w:w="0" w:type="auto"/>
          </w:tcPr>
          <w:p w14:paraId="782C11F0" w14:textId="5221E6EC" w:rsidR="008D43BA" w:rsidRPr="00CA549B" w:rsidRDefault="00000000" w:rsidP="00F627B1">
            <w:pPr>
              <w:pStyle w:val="Compact"/>
              <w:rPr>
                <w:rFonts w:ascii="Times New Roman" w:hAnsi="Times New Roman"/>
                <w:lang w:val="ru-RU"/>
                <w:rPrChange w:id="36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6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/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/>
                      <w:lang w:val="ru-RU"/>
                      <w:rPrChange w:id="3662" w:author="Учетная запись Майкрософт" w:date="2026-05-24T17:35:00Z">
                        <w:rPr>
                          <w:rFonts w:ascii="Times New Roman" w:hAnsi="Times New Roman"/>
                        </w:rPr>
                      </w:rPrChange>
                    </w:rPr>
                    <m:t>вн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6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r>
                <w:rPr>
                  <w:rFonts w:ascii="Cambria Math" w:hAnsi="Cambria Math"/>
                  <w:lang w:val="ru-RU"/>
                  <w:rPrChange w:id="366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6400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6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/</m:t>
              </m:r>
              <m:r>
                <w:rPr>
                  <w:rFonts w:ascii="Cambria Math" w:hAnsi="Cambria Math"/>
                  <w:lang w:val="ru-RU"/>
                  <w:rPrChange w:id="366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2200</m:t>
              </m:r>
            </m:oMath>
            <w:r w:rsidR="008D43BA" w:rsidRPr="00CA549B">
              <w:rPr>
                <w:rFonts w:ascii="Times New Roman" w:hAnsi="Times New Roman"/>
                <w:lang w:val="ru-RU"/>
                <w:rPrChange w:id="36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CA549B">
              <w:rPr>
                <w:rFonts w:ascii="Times New Roman" w:hAnsi="Times New Roman"/>
                <w:lang w:val="ru-RU"/>
                <w:rPrChange w:id="36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="008D43BA" w:rsidRPr="00CA549B">
              <w:rPr>
                <w:rFonts w:ascii="Times New Roman" w:hAnsi="Times New Roman"/>
                <w:lang w:val="ru-RU"/>
                <w:rPrChange w:id="36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де</w:t>
            </w:r>
            <w:r w:rsidR="001D28F3" w:rsidRPr="00CA549B">
              <w:rPr>
                <w:rFonts w:ascii="Times New Roman" w:hAnsi="Times New Roman"/>
                <w:lang w:val="ru-RU"/>
                <w:rPrChange w:id="36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/>
                      <w:lang w:val="ru-RU"/>
                      <w:rPrChange w:id="3671" w:author="Учетная запись Майкрософт" w:date="2026-05-24T17:35:00Z">
                        <w:rPr>
                          <w:rFonts w:ascii="Times New Roman" w:hAnsi="Times New Roman"/>
                        </w:rPr>
                      </w:rPrChange>
                    </w:rPr>
                    <m:t>вн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72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r>
                <w:rPr>
                  <w:rFonts w:ascii="Cambria Math" w:hAnsi="Cambria Math"/>
                  <w:lang w:val="ru-RU"/>
                  <w:rPrChange w:id="367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7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+</m:t>
              </m:r>
              <m:r>
                <w:rPr>
                  <w:rFonts w:ascii="Cambria Math" w:hAnsi="Cambria Math"/>
                  <w:lang w:val="ru-RU"/>
                  <w:rPrChange w:id="367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76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+</m:t>
              </m:r>
              <m:r>
                <w:rPr>
                  <w:rFonts w:ascii="Cambria Math" w:hAnsi="Cambria Math"/>
                  <w:lang w:val="ru-RU"/>
                  <w:rPrChange w:id="3677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200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78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+</m:t>
              </m:r>
              <m:r>
                <w:rPr>
                  <w:rFonts w:ascii="Cambria Math" w:hAnsi="Cambria Math"/>
                  <w:lang w:val="ru-RU"/>
                  <w:rPrChange w:id="3679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68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+</m:t>
              </m:r>
              <m:r>
                <w:rPr>
                  <w:rFonts w:ascii="Cambria Math" w:hAnsi="Cambria Math"/>
                  <w:lang w:val="ru-RU"/>
                  <w:rPrChange w:id="368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400</m:t>
              </m:r>
            </m:oMath>
          </w:p>
        </w:tc>
      </w:tr>
      <w:tr w:rsidR="008D43BA" w:rsidRPr="00105C7F" w14:paraId="5B9A86D6" w14:textId="77777777" w:rsidTr="00D336C0">
        <w:trPr>
          <w:trHeight w:val="454"/>
        </w:trPr>
        <w:tc>
          <w:tcPr>
            <w:tcW w:w="0" w:type="auto"/>
          </w:tcPr>
          <w:p w14:paraId="5109956B" w14:textId="3539DEC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Пікова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паралельність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7B6116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C7372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schedule.peakConcurrency</w:t>
            </w:r>
            <w:proofErr w:type="spellEnd"/>
            <w:proofErr w:type="gramEnd"/>
          </w:p>
        </w:tc>
      </w:tr>
      <w:tr w:rsidR="008D43BA" w:rsidRPr="00105C7F" w14:paraId="37A178A8" w14:textId="77777777" w:rsidTr="00D336C0">
        <w:trPr>
          <w:trHeight w:val="454"/>
        </w:trPr>
        <w:tc>
          <w:tcPr>
            <w:tcW w:w="0" w:type="auto"/>
          </w:tcPr>
          <w:p w14:paraId="5233B322" w14:textId="213CF00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Максимальна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мобільність</w:t>
            </w:r>
            <w:proofErr w:type="spellEnd"/>
          </w:p>
        </w:tc>
        <w:tc>
          <w:tcPr>
            <w:tcW w:w="0" w:type="auto"/>
          </w:tcPr>
          <w:p w14:paraId="246BEEB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BB13094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∈</m:t>
                    </m:r>
                    <m:r>
                      <w:rPr>
                        <w:rFonts w:ascii="Cambria Math" w:hAnsi="Cambria Math" w:cs="Times New Roman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ALAP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ASAP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27F21869" w14:textId="77777777" w:rsidTr="00D336C0">
        <w:trPr>
          <w:trHeight w:val="454"/>
        </w:trPr>
        <w:tc>
          <w:tcPr>
            <w:tcW w:w="0" w:type="auto"/>
          </w:tcPr>
          <w:p w14:paraId="489E852B" w14:textId="723FC32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К-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сть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критичних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</w:p>
        </w:tc>
        <w:tc>
          <w:tcPr>
            <w:tcW w:w="0" w:type="auto"/>
          </w:tcPr>
          <w:p w14:paraId="0467AF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B30C78" w14:textId="70C40A1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Усі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мобільністю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=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0</w:t>
            </w:r>
          </w:p>
        </w:tc>
      </w:tr>
      <w:tr w:rsidR="008D43BA" w:rsidRPr="00105C7F" w14:paraId="56795613" w14:textId="77777777" w:rsidTr="00D336C0">
        <w:trPr>
          <w:trHeight w:val="454"/>
        </w:trPr>
        <w:tc>
          <w:tcPr>
            <w:tcW w:w="0" w:type="auto"/>
          </w:tcPr>
          <w:p w14:paraId="0D9F2C32" w14:textId="43058C08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Частка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часу</w:t>
            </w:r>
            <w:r w:rsidR="001D28F3" w:rsidRPr="00CA549B">
              <w:rPr>
                <w:rFonts w:ascii="Times New Roman" w:hAnsi="Times New Roman"/>
                <w:lang w:val="ru-RU"/>
                <w:rPrChange w:id="36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обчислень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CA549B">
              <w:rPr>
                <w:rFonts w:ascii="Times New Roman" w:hAnsi="Times New Roman"/>
                <w:lang w:val="ru-RU"/>
                <w:rPrChange w:id="36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</w:p>
        </w:tc>
        <w:tc>
          <w:tcPr>
            <w:tcW w:w="0" w:type="auto"/>
          </w:tcPr>
          <w:p w14:paraId="2E6F28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797347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41C102F6" w14:textId="77777777" w:rsidTr="00D336C0">
        <w:trPr>
          <w:trHeight w:val="454"/>
        </w:trPr>
        <w:tc>
          <w:tcPr>
            <w:tcW w:w="0" w:type="auto"/>
          </w:tcPr>
          <w:p w14:paraId="07E7F218" w14:textId="14DA1FEC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6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6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lastRenderedPageBreak/>
              <w:t>Частка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часу</w:t>
            </w:r>
            <w:r w:rsidR="001D28F3" w:rsidRPr="00CA549B">
              <w:rPr>
                <w:rFonts w:ascii="Times New Roman" w:hAnsi="Times New Roman"/>
                <w:lang w:val="ru-RU"/>
                <w:rPrChange w:id="36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6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передавання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6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6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</w:t>
            </w:r>
            <w:r w:rsidR="001D28F3" w:rsidRPr="00CA549B">
              <w:rPr>
                <w:rFonts w:ascii="Times New Roman" w:hAnsi="Times New Roman"/>
                <w:lang w:val="ru-RU"/>
                <w:rPrChange w:id="36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</w:p>
        </w:tc>
        <w:tc>
          <w:tcPr>
            <w:tcW w:w="0" w:type="auto"/>
          </w:tcPr>
          <w:p w14:paraId="683F385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70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5C624A1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2400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3400</m:t>
                </m:r>
              </m:oMath>
            </m:oMathPara>
          </w:p>
        </w:tc>
      </w:tr>
      <w:tr w:rsidR="008D43BA" w:rsidRPr="00105C7F" w14:paraId="275BB7AF" w14:textId="77777777" w:rsidTr="00D336C0">
        <w:trPr>
          <w:trHeight w:val="454"/>
        </w:trPr>
        <w:tc>
          <w:tcPr>
            <w:tcW w:w="0" w:type="auto"/>
          </w:tcPr>
          <w:p w14:paraId="249B7075" w14:textId="2B35BF4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Середнє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завантаження</w:t>
            </w:r>
            <w:proofErr w:type="spellEnd"/>
          </w:p>
        </w:tc>
        <w:tc>
          <w:tcPr>
            <w:tcW w:w="0" w:type="auto"/>
          </w:tcPr>
          <w:p w14:paraId="7A36113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11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%</m:t>
                </m:r>
              </m:oMath>
            </m:oMathPara>
          </w:p>
        </w:tc>
        <w:tc>
          <w:tcPr>
            <w:tcW w:w="0" w:type="auto"/>
          </w:tcPr>
          <w:p w14:paraId="073F6D96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ps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0223E7E5" w14:textId="77777777" w:rsidTr="00D336C0">
        <w:trPr>
          <w:trHeight w:val="454"/>
        </w:trPr>
        <w:tc>
          <w:tcPr>
            <w:tcW w:w="0" w:type="auto"/>
          </w:tcPr>
          <w:p w14:paraId="04A28427" w14:textId="49E59DB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Час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завершення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симуляції</w:t>
            </w:r>
            <w:proofErr w:type="spellEnd"/>
          </w:p>
        </w:tc>
        <w:tc>
          <w:tcPr>
            <w:tcW w:w="0" w:type="auto"/>
          </w:tcPr>
          <w:p w14:paraId="69B47BE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01F51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schedule.simFinishTime</w:t>
            </w:r>
            <w:proofErr w:type="spellEnd"/>
            <w:proofErr w:type="gramEnd"/>
          </w:p>
        </w:tc>
      </w:tr>
    </w:tbl>
    <w:p w14:paraId="7EB13FEA" w14:textId="77777777" w:rsidR="00D2071F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Обчислювальна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складність.</w:t>
      </w:r>
      <w:r w:rsidR="001D28F3" w:rsidRPr="0017163C">
        <w:rPr>
          <w:b/>
          <w:bCs/>
        </w:rPr>
        <w:t xml:space="preserve"> </w:t>
      </w:r>
    </w:p>
    <w:p w14:paraId="3683F7AF" w14:textId="3F60C6A3" w:rsidR="008D43BA" w:rsidRPr="00105C7F" w:rsidRDefault="008D43BA" w:rsidP="00105C7F">
      <w:pPr>
        <w:pStyle w:val="ASUBodyText"/>
      </w:pPr>
      <w:r w:rsidRPr="00105C7F">
        <w:t>Підрахунок</w:t>
      </w:r>
      <w:r w:rsidR="001D28F3">
        <w:t xml:space="preserve"> </w:t>
      </w:r>
      <w:r w:rsidRPr="00105C7F">
        <w:t>арифметичних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топологією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Graph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complexity</w:t>
      </w:r>
      <w:r w:rsidRPr="00105C7F">
        <w:t>)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В.5.</w:t>
      </w:r>
    </w:p>
    <w:p w14:paraId="7FC1D6F4" w14:textId="637590BF" w:rsidR="008D43BA" w:rsidRPr="00105C7F" w:rsidRDefault="008D43BA" w:rsidP="00D336C0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В.5</w:t>
      </w:r>
    </w:p>
    <w:p w14:paraId="4A605270" w14:textId="3CFF666B" w:rsidR="008D43BA" w:rsidRPr="00105C7F" w:rsidRDefault="008D43BA" w:rsidP="00D336C0">
      <w:pPr>
        <w:pStyle w:val="ASUTableName"/>
      </w:pPr>
      <w:r w:rsidRPr="00105C7F">
        <w:t>Підрахунок</w:t>
      </w:r>
      <w:r w:rsidR="001D28F3">
        <w:t xml:space="preserve"> </w:t>
      </w:r>
      <w:r w:rsidRPr="00105C7F">
        <w:t>операцій</w:t>
      </w:r>
      <w:r w:rsidR="001D28F3">
        <w:t xml:space="preserve"> </w:t>
      </w:r>
      <w:r w:rsidRPr="00105C7F">
        <w:t>(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16</m:t>
        </m:r>
      </m:oMath>
      <w:r w:rsidRPr="00105C7F">
        <w:t>)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ідрахунок операцій (N = 16)"/>
      </w:tblPr>
      <w:tblGrid>
        <w:gridCol w:w="4325"/>
        <w:gridCol w:w="1173"/>
        <w:gridCol w:w="2827"/>
      </w:tblGrid>
      <w:tr w:rsidR="008D43BA" w:rsidRPr="00105C7F" w14:paraId="612806B2" w14:textId="77777777" w:rsidTr="00D336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C47800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Метрика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E06A71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44F99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Джерело</w:t>
            </w:r>
            <w:proofErr w:type="spellEnd"/>
          </w:p>
        </w:tc>
      </w:tr>
      <w:tr w:rsidR="008D43BA" w:rsidRPr="00105C7F" w14:paraId="7581E34C" w14:textId="77777777" w:rsidTr="00D336C0">
        <w:trPr>
          <w:jc w:val="center"/>
        </w:trPr>
        <w:tc>
          <w:tcPr>
            <w:tcW w:w="0" w:type="auto"/>
          </w:tcPr>
          <w:p w14:paraId="5795C9A2" w14:textId="4B3A5E9C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2865261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722853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D43BA" w:rsidRPr="00105C7F" w14:paraId="42F6B132" w14:textId="77777777" w:rsidTr="00D336C0">
        <w:trPr>
          <w:jc w:val="center"/>
        </w:trPr>
        <w:tc>
          <w:tcPr>
            <w:tcW w:w="0" w:type="auto"/>
          </w:tcPr>
          <w:p w14:paraId="12F9D113" w14:textId="0D6DBBB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14D6802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FE044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8D43BA" w:rsidRPr="00105C7F" w14:paraId="1814409F" w14:textId="77777777" w:rsidTr="00D336C0">
        <w:trPr>
          <w:jc w:val="center"/>
        </w:trPr>
        <w:tc>
          <w:tcPr>
            <w:tcW w:w="0" w:type="auto"/>
          </w:tcPr>
          <w:p w14:paraId="0CF894BF" w14:textId="720F476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Прямий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ДПФ: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376F251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EF156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8D43BA" w:rsidRPr="00105C7F" w14:paraId="2E77712E" w14:textId="77777777" w:rsidTr="00D336C0">
        <w:trPr>
          <w:jc w:val="center"/>
        </w:trPr>
        <w:tc>
          <w:tcPr>
            <w:tcW w:w="0" w:type="auto"/>
          </w:tcPr>
          <w:p w14:paraId="5BFFDC71" w14:textId="1D1427C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нетривіальних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01B8BC3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1A13D4" w14:textId="2C1B65B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Pr="00105C7F">
              <w:rPr>
                <w:rFonts w:ascii="Times New Roman" w:hAnsi="Times New Roman" w:cs="Times New Roman"/>
              </w:rPr>
              <w:t>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≢</m:t>
              </m:r>
              <m:r>
                <w:rPr>
                  <w:rFonts w:ascii="Cambria Math" w:hAnsi="Cambria Math" w:cs="Times New Roman"/>
                </w:rPr>
                <m:t>0</m:t>
              </m:r>
            </m:oMath>
          </w:p>
        </w:tc>
      </w:tr>
      <w:tr w:rsidR="008D43BA" w:rsidRPr="00105C7F" w14:paraId="26BFAFE6" w14:textId="77777777" w:rsidTr="00D336C0">
        <w:trPr>
          <w:jc w:val="center"/>
        </w:trPr>
        <w:tc>
          <w:tcPr>
            <w:tcW w:w="0" w:type="auto"/>
          </w:tcPr>
          <w:p w14:paraId="373DAEEE" w14:textId="795DD81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дійсних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множень</w:t>
            </w:r>
            <w:proofErr w:type="spellEnd"/>
          </w:p>
        </w:tc>
        <w:tc>
          <w:tcPr>
            <w:tcW w:w="0" w:type="auto"/>
          </w:tcPr>
          <w:p w14:paraId="546CA34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C17558" w14:textId="11E82F0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нетривіальних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4</m:t>
              </m:r>
            </m:oMath>
          </w:p>
        </w:tc>
      </w:tr>
      <w:tr w:rsidR="008D43BA" w:rsidRPr="00105C7F" w14:paraId="4DEE5A59" w14:textId="77777777" w:rsidTr="00D336C0">
        <w:trPr>
          <w:jc w:val="center"/>
        </w:trPr>
        <w:tc>
          <w:tcPr>
            <w:tcW w:w="0" w:type="auto"/>
          </w:tcPr>
          <w:p w14:paraId="22CBD8DB" w14:textId="319519A6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Radix-4: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компл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додавань</w:t>
            </w:r>
            <w:proofErr w:type="spellEnd"/>
          </w:p>
        </w:tc>
        <w:tc>
          <w:tcPr>
            <w:tcW w:w="0" w:type="auto"/>
          </w:tcPr>
          <w:p w14:paraId="014B1C4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88BE03" w14:textId="1E98F77C" w:rsidR="008D43BA" w:rsidRPr="00105C7F" w:rsidRDefault="001D28F3" w:rsidP="00F627B1">
            <w:pPr>
              <w:pStyle w:val="Comp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8D43BA"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D43BA" w:rsidRPr="00105C7F">
              <w:rPr>
                <w:rFonts w:ascii="Times New Roman" w:hAnsi="Times New Roman" w:cs="Times New Roman"/>
              </w:rPr>
              <w:t>вузлів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×</m:t>
              </m:r>
              <m:r>
                <w:rPr>
                  <w:rFonts w:ascii="Cambria Math" w:hAnsi="Cambria Math" w:cs="Times New Roman"/>
                </w:rPr>
                <m:t>8</m:t>
              </m:r>
            </m:oMath>
          </w:p>
        </w:tc>
      </w:tr>
      <w:tr w:rsidR="008D43BA" w:rsidRPr="00105C7F" w14:paraId="50D2FD8E" w14:textId="77777777" w:rsidTr="00D336C0">
        <w:trPr>
          <w:jc w:val="center"/>
        </w:trPr>
        <w:tc>
          <w:tcPr>
            <w:tcW w:w="0" w:type="auto"/>
          </w:tcPr>
          <w:p w14:paraId="4C0CE4CB" w14:textId="57863EA5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Тривіальних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</w:p>
        </w:tc>
        <w:tc>
          <w:tcPr>
            <w:tcW w:w="0" w:type="auto"/>
          </w:tcPr>
          <w:p w14:paraId="25B21F2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611798" w14:textId="5852A05A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вузли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з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≡</m:t>
              </m:r>
              <m:r>
                <w:rPr>
                  <w:rFonts w:ascii="Cambria Math" w:hAnsi="Cambria Math" w:cs="Times New Roman"/>
                </w:rPr>
                <m:t xml:space="preserve">0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(mod</m:t>
              </m:r>
              <m:r>
                <w:rPr>
                  <w:rFonts w:ascii="Cambria Math" w:hAnsi="Cambria Math" w:cs="Times New Roman"/>
                </w:rPr>
                <m:t xml:space="preserve"> 16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oMath>
          </w:p>
        </w:tc>
      </w:tr>
      <w:tr w:rsidR="008D43BA" w:rsidRPr="00105C7F" w14:paraId="75EEF352" w14:textId="77777777" w:rsidTr="00D336C0">
        <w:trPr>
          <w:jc w:val="center"/>
        </w:trPr>
        <w:tc>
          <w:tcPr>
            <w:tcW w:w="0" w:type="auto"/>
          </w:tcPr>
          <w:p w14:paraId="49561A89" w14:textId="3AE9CF2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Коефіцієнт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прискорення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</m:t>
                  </m:r>
                </m:sub>
              </m:sSub>
            </m:oMath>
          </w:p>
        </w:tc>
        <w:tc>
          <w:tcPr>
            <w:tcW w:w="0" w:type="auto"/>
          </w:tcPr>
          <w:p w14:paraId="0744CD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≈</m:t>
                </m:r>
                <m:r>
                  <w:rPr>
                    <w:rFonts w:ascii="Cambria Math" w:hAnsi="Cambria Math" w:cs="Times New Roman"/>
                  </w:rPr>
                  <m:t>28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444</m:t>
                </m:r>
              </m:oMath>
            </m:oMathPara>
          </w:p>
        </w:tc>
        <w:tc>
          <w:tcPr>
            <w:tcW w:w="0" w:type="auto"/>
          </w:tcPr>
          <w:p w14:paraId="758B23F2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/>
                  </w:rPr>
                  <m:t>256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r>
                  <w:rPr>
                    <w:rFonts w:ascii="Cambria Math" w:hAnsi="Cambria Math" w:cs="Times New Roman"/>
                  </w:rPr>
                  <m:t>9</m:t>
                </m:r>
              </m:oMath>
            </m:oMathPara>
          </w:p>
        </w:tc>
      </w:tr>
    </w:tbl>
    <w:p w14:paraId="2D0CF060" w14:textId="77777777" w:rsidR="00D2071F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В.6.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Функціональна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верифікація: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похибки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за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сценаріями.</w:t>
      </w:r>
    </w:p>
    <w:p w14:paraId="6AF98D18" w14:textId="33DFD576" w:rsidR="008D43BA" w:rsidRPr="00105C7F" w:rsidRDefault="001D28F3" w:rsidP="00105C7F">
      <w:pPr>
        <w:pStyle w:val="ASUBodyText"/>
      </w:pPr>
      <w:r>
        <w:t xml:space="preserve"> </w:t>
      </w:r>
      <w:r w:rsidR="008D43BA" w:rsidRPr="00105C7F">
        <w:t>Експериментальні</w:t>
      </w:r>
      <w:r>
        <w:t xml:space="preserve"> </w:t>
      </w:r>
      <w:r w:rsidR="008D43BA" w:rsidRPr="00105C7F">
        <w:t>значення</w:t>
      </w:r>
      <w:r>
        <w:t xml:space="preserve"> </w:t>
      </w:r>
      <w:r w:rsidR="008D43BA" w:rsidRPr="00105C7F">
        <w:t>максимальної</w:t>
      </w:r>
      <w:r>
        <w:t xml:space="preserve"> </w:t>
      </w:r>
      <w:r w:rsidR="008D43BA" w:rsidRPr="00105C7F">
        <w:t>абсолютної</w:t>
      </w:r>
      <w:r>
        <w:t xml:space="preserve"> </w:t>
      </w:r>
      <w:r w:rsidR="008D43BA" w:rsidRPr="00105C7F">
        <w:t>та</w:t>
      </w:r>
      <w:r>
        <w:t xml:space="preserve"> </w:t>
      </w:r>
      <w:r w:rsidR="008D43BA" w:rsidRPr="00105C7F">
        <w:t>RMS-похибок</w:t>
      </w:r>
      <w:r>
        <w:t xml:space="preserve"> </w:t>
      </w:r>
      <w:r w:rsidR="008D43BA" w:rsidRPr="00105C7F">
        <w:t>між</w:t>
      </w:r>
      <w:r>
        <w:t xml:space="preserve"> </w:t>
      </w:r>
      <w:r w:rsidR="008D43BA" w:rsidRPr="00105C7F">
        <w:t>вихідним</w:t>
      </w:r>
      <w:r>
        <w:t xml:space="preserve"> </w:t>
      </w:r>
      <w:r w:rsidR="008D43BA" w:rsidRPr="00105C7F">
        <w:t>спектром</w:t>
      </w:r>
      <w:r>
        <w:t xml:space="preserve"> </w:t>
      </w:r>
      <w:r w:rsidR="008D43BA" w:rsidRPr="00105C7F">
        <w:t>симулятора</w:t>
      </w:r>
      <w:r>
        <w:t xml:space="preserve"> </w:t>
      </w:r>
      <w:r w:rsidR="008D43BA" w:rsidRPr="00105C7F">
        <w:t>і</w:t>
      </w:r>
      <w:r>
        <w:t xml:space="preserve"> </w:t>
      </w:r>
      <w:r w:rsidR="008D43BA" w:rsidRPr="00105C7F">
        <w:t>еталоном</w:t>
      </w:r>
      <w:r>
        <w:t xml:space="preserve"> 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fft</w:t>
      </w:r>
      <w:proofErr w:type="spellEnd"/>
      <w:r w:rsidR="008D43BA" w:rsidRPr="00CA549B">
        <w:rPr>
          <w:rStyle w:val="VerbatimChar"/>
          <w:rFonts w:ascii="Times New Roman" w:hAnsi="Times New Roman"/>
          <w:lang w:val="ru-RU"/>
          <w:rPrChange w:id="3700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proofErr w:type="spellStart"/>
      <w:r w:rsidR="008D43BA" w:rsidRPr="00105C7F">
        <w:rPr>
          <w:rStyle w:val="VerbatimChar"/>
          <w:rFonts w:ascii="Times New Roman" w:hAnsi="Times New Roman" w:cs="Times New Roman"/>
        </w:rPr>
        <w:t>js</w:t>
      </w:r>
      <w:proofErr w:type="spellEnd"/>
      <w:r>
        <w:t xml:space="preserve"> </w:t>
      </w:r>
      <w:r w:rsidR="008D43BA" w:rsidRPr="00105C7F">
        <w:t>для</w:t>
      </w:r>
      <w:r>
        <w:t xml:space="preserve"> </w:t>
      </w:r>
      <w:r w:rsidR="008D43BA" w:rsidRPr="00105C7F">
        <w:t>шести</w:t>
      </w:r>
      <w:r>
        <w:t xml:space="preserve"> </w:t>
      </w:r>
      <w:r w:rsidR="008D43BA" w:rsidRPr="00105C7F">
        <w:t>сценаріїв</w:t>
      </w:r>
      <w:r>
        <w:t xml:space="preserve"> </w:t>
      </w:r>
      <w:r w:rsidR="008D43BA" w:rsidRPr="00105C7F">
        <w:t>(поле</w:t>
      </w:r>
      <w:r>
        <w:t xml:space="preserve"> </w:t>
      </w:r>
      <w:r w:rsidR="008D43BA" w:rsidRPr="00105C7F">
        <w:rPr>
          <w:rStyle w:val="VerbatimChar"/>
          <w:rFonts w:ascii="Times New Roman" w:hAnsi="Times New Roman" w:cs="Times New Roman"/>
        </w:rPr>
        <w:t>verify</w:t>
      </w:r>
      <w:r w:rsidR="008D43BA" w:rsidRPr="00105C7F">
        <w:t>)</w:t>
      </w:r>
      <w:r>
        <w:t xml:space="preserve"> </w:t>
      </w:r>
      <w:r w:rsidR="008D43BA" w:rsidRPr="00105C7F">
        <w:t>подано</w:t>
      </w:r>
      <w:r>
        <w:t xml:space="preserve"> </w:t>
      </w:r>
      <w:r w:rsidR="008D43BA" w:rsidRPr="00105C7F">
        <w:t>у</w:t>
      </w:r>
      <w:r>
        <w:t xml:space="preserve"> </w:t>
      </w:r>
      <w:r w:rsidR="008D43BA" w:rsidRPr="00105C7F">
        <w:t>табл.</w:t>
      </w:r>
      <w:r>
        <w:t xml:space="preserve"> </w:t>
      </w:r>
      <w:r w:rsidR="008D43BA" w:rsidRPr="00105C7F">
        <w:t>В.6.</w:t>
      </w:r>
    </w:p>
    <w:p w14:paraId="02A6B8C0" w14:textId="4499C85B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В.6</w:t>
      </w:r>
    </w:p>
    <w:p w14:paraId="510A47EF" w14:textId="41AD81C6" w:rsidR="008D43BA" w:rsidRPr="00105C7F" w:rsidRDefault="008D43BA" w:rsidP="000055EA">
      <w:pPr>
        <w:pStyle w:val="ASUTableName"/>
      </w:pPr>
      <w:r w:rsidRPr="00105C7F">
        <w:t>Функціональна</w:t>
      </w:r>
      <w:r w:rsidR="001D28F3">
        <w:t xml:space="preserve"> </w:t>
      </w:r>
      <w:r w:rsidRPr="00105C7F">
        <w:t>верифікація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6</w:t>
      </w:r>
      <w:r w:rsidR="001D28F3">
        <w:t xml:space="preserve"> </w:t>
      </w:r>
      <w:r w:rsidRPr="00105C7F">
        <w:t>сценаріях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Функціональна верифікація на 6 сценаріях"/>
      </w:tblPr>
      <w:tblGrid>
        <w:gridCol w:w="1378"/>
        <w:gridCol w:w="1405"/>
        <w:gridCol w:w="1645"/>
        <w:gridCol w:w="1951"/>
      </w:tblGrid>
      <w:tr w:rsidR="008D43BA" w:rsidRPr="00105C7F" w14:paraId="49F7858D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2767FC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Сценарій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10F1F9" w14:textId="77777777" w:rsidR="008D43BA" w:rsidRPr="00105C7F" w:rsidRDefault="00000000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|Δ(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)|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1FC0E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RMS-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похибка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79FBB" w14:textId="32AF4748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Критерій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</m:sup>
              </m:sSup>
            </m:oMath>
          </w:p>
        </w:tc>
      </w:tr>
      <w:tr w:rsidR="008D43BA" w:rsidRPr="00105C7F" w14:paraId="4FF120CC" w14:textId="77777777" w:rsidTr="000055EA">
        <w:trPr>
          <w:jc w:val="center"/>
        </w:trPr>
        <w:tc>
          <w:tcPr>
            <w:tcW w:w="0" w:type="auto"/>
          </w:tcPr>
          <w:p w14:paraId="37CB4A0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ramp</w:t>
            </w:r>
          </w:p>
        </w:tc>
        <w:tc>
          <w:tcPr>
            <w:tcW w:w="0" w:type="auto"/>
          </w:tcPr>
          <w:p w14:paraId="0CE436F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1DEA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B5C27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169A3B70" w14:textId="77777777" w:rsidTr="000055EA">
        <w:trPr>
          <w:jc w:val="center"/>
        </w:trPr>
        <w:tc>
          <w:tcPr>
            <w:tcW w:w="0" w:type="auto"/>
          </w:tcPr>
          <w:p w14:paraId="708411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impulse</w:t>
            </w:r>
          </w:p>
        </w:tc>
        <w:tc>
          <w:tcPr>
            <w:tcW w:w="0" w:type="auto"/>
          </w:tcPr>
          <w:p w14:paraId="159A31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6F1DF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DC9DA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46580E25" w14:textId="77777777" w:rsidTr="000055EA">
        <w:trPr>
          <w:jc w:val="center"/>
        </w:trPr>
        <w:tc>
          <w:tcPr>
            <w:tcW w:w="0" w:type="auto"/>
          </w:tcPr>
          <w:p w14:paraId="35E6EA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</w:t>
            </w:r>
          </w:p>
        </w:tc>
        <w:tc>
          <w:tcPr>
            <w:tcW w:w="0" w:type="auto"/>
          </w:tcPr>
          <w:p w14:paraId="76C45CD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2A4D9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FF0722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836AFE6" w14:textId="77777777" w:rsidTr="000055EA">
        <w:trPr>
          <w:jc w:val="center"/>
        </w:trPr>
        <w:tc>
          <w:tcPr>
            <w:tcW w:w="0" w:type="auto"/>
          </w:tcPr>
          <w:p w14:paraId="3B2382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sin3</w:t>
            </w:r>
          </w:p>
        </w:tc>
        <w:tc>
          <w:tcPr>
            <w:tcW w:w="0" w:type="auto"/>
          </w:tcPr>
          <w:p w14:paraId="5C513E6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D435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24F77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66161C0B" w14:textId="77777777" w:rsidTr="000055EA">
        <w:trPr>
          <w:jc w:val="center"/>
        </w:trPr>
        <w:tc>
          <w:tcPr>
            <w:tcW w:w="0" w:type="auto"/>
          </w:tcPr>
          <w:p w14:paraId="65070DC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sin1+3</w:t>
            </w:r>
          </w:p>
        </w:tc>
        <w:tc>
          <w:tcPr>
            <w:tcW w:w="0" w:type="auto"/>
          </w:tcPr>
          <w:p w14:paraId="5AA7810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0EA4B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D0F36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  <w:tr w:rsidR="008D43BA" w:rsidRPr="00105C7F" w14:paraId="7A0C51F1" w14:textId="77777777" w:rsidTr="000055EA">
        <w:trPr>
          <w:jc w:val="center"/>
        </w:trPr>
        <w:tc>
          <w:tcPr>
            <w:tcW w:w="0" w:type="auto"/>
          </w:tcPr>
          <w:p w14:paraId="793EAE3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two-impulses</w:t>
            </w:r>
          </w:p>
        </w:tc>
        <w:tc>
          <w:tcPr>
            <w:tcW w:w="0" w:type="auto"/>
          </w:tcPr>
          <w:p w14:paraId="74AEFE4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5DB28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D978D1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</w:tbl>
    <w:p w14:paraId="095EED92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В.7.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Перелік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нетривіальних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поворотних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множників</w:t>
      </w:r>
      <w:r w:rsidR="001D28F3" w:rsidRPr="0017163C">
        <w:rPr>
          <w:b/>
          <w:bCs/>
        </w:rPr>
        <w:t xml:space="preserve"> </w:t>
      </w:r>
    </w:p>
    <w:p w14:paraId="45B0794B" w14:textId="32B29DDD" w:rsidR="008D43BA" w:rsidRPr="00105C7F" w:rsidRDefault="008D43BA" w:rsidP="00105C7F">
      <w:pPr>
        <w:pStyle w:val="ASUBodyText"/>
      </w:pPr>
      <w:r w:rsidRPr="00105C7F">
        <w:lastRenderedPageBreak/>
        <w:t>(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 xml:space="preserve"> 16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05C7F">
        <w:t>),</w:t>
      </w:r>
      <w:r w:rsidR="001D28F3">
        <w:t xml:space="preserve"> </w:t>
      </w:r>
      <w:r w:rsidRPr="00105C7F">
        <w:t>використаних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радикс-4-розкладі</w:t>
      </w:r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nontrivialTwiddles</w:t>
      </w:r>
      <w:proofErr w:type="spellEnd"/>
      <w:r w:rsidRPr="00105C7F">
        <w:t>),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В.7.</w:t>
      </w:r>
    </w:p>
    <w:p w14:paraId="1E2A1E12" w14:textId="777F4C41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В.7</w:t>
      </w:r>
    </w:p>
    <w:p w14:paraId="50D05AA0" w14:textId="4418ED02" w:rsidR="008D43BA" w:rsidRPr="00105C7F" w:rsidRDefault="008D43BA" w:rsidP="000055EA">
      <w:pPr>
        <w:pStyle w:val="ASUTableName"/>
      </w:pPr>
      <w:r w:rsidRPr="00105C7F">
        <w:t>9</w:t>
      </w:r>
      <w:r w:rsidR="001D28F3">
        <w:t xml:space="preserve"> </w:t>
      </w:r>
      <w:r w:rsidRPr="00105C7F">
        <w:t>нетривіальних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twiddle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9 нетривіальних вузлів twiddle"/>
      </w:tblPr>
      <w:tblGrid>
        <w:gridCol w:w="445"/>
        <w:gridCol w:w="1677"/>
        <w:gridCol w:w="356"/>
        <w:gridCol w:w="3052"/>
      </w:tblGrid>
      <w:tr w:rsidR="008D43BA" w:rsidRPr="00105C7F" w14:paraId="7AA23B76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4318D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1DD8B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Ідентифікатор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0EEF3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7FC06EB" w14:textId="2FD622AE" w:rsidR="008D43BA" w:rsidRPr="00CA549B" w:rsidRDefault="00000000" w:rsidP="00F627B1">
            <w:pPr>
              <w:pStyle w:val="Compact"/>
              <w:rPr>
                <w:rFonts w:ascii="Times New Roman" w:hAnsi="Times New Roman"/>
                <w:lang w:val="ru-RU"/>
                <w:rPrChange w:id="37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ru-RU"/>
                      <w:rPrChange w:id="3702" w:author="Учетная запись Майкрософт" w:date="2026-05-24T17:35:00Z">
                        <w:rPr>
                          <w:rFonts w:ascii="Cambria Math" w:hAnsi="Cambria Math"/>
                        </w:rPr>
                      </w:rPrChange>
                    </w:rPr>
                    <m:t>16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</m:sSubSup>
            </m:oMath>
            <w:r w:rsidR="001D28F3" w:rsidRPr="00CA549B">
              <w:rPr>
                <w:rFonts w:ascii="Times New Roman" w:hAnsi="Times New Roman"/>
                <w:lang w:val="ru-RU"/>
                <w:rPrChange w:id="37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="008D43BA" w:rsidRPr="00CA549B">
              <w:rPr>
                <w:rFonts w:ascii="Times New Roman" w:hAnsi="Times New Roman"/>
                <w:lang w:val="ru-RU"/>
                <w:rPrChange w:id="37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(округлено</w:t>
            </w:r>
            <w:r w:rsidR="001D28F3" w:rsidRPr="00CA549B">
              <w:rPr>
                <w:rFonts w:ascii="Times New Roman" w:hAnsi="Times New Roman"/>
                <w:lang w:val="ru-RU"/>
                <w:rPrChange w:id="37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="008D43BA" w:rsidRPr="00CA549B">
              <w:rPr>
                <w:rFonts w:ascii="Times New Roman" w:hAnsi="Times New Roman"/>
                <w:lang w:val="ru-RU"/>
                <w:rPrChange w:id="37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до</w:t>
            </w:r>
            <w:r w:rsidR="001D28F3" w:rsidRPr="00CA549B">
              <w:rPr>
                <w:rFonts w:ascii="Times New Roman" w:hAnsi="Times New Roman"/>
                <w:lang w:val="ru-RU"/>
                <w:rPrChange w:id="37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="008D43BA" w:rsidRPr="00CA549B">
              <w:rPr>
                <w:rFonts w:ascii="Times New Roman" w:hAnsi="Times New Roman"/>
                <w:lang w:val="ru-RU"/>
                <w:rPrChange w:id="37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4</w:t>
            </w:r>
            <w:r w:rsidR="001D28F3" w:rsidRPr="00CA549B">
              <w:rPr>
                <w:rFonts w:ascii="Times New Roman" w:hAnsi="Times New Roman"/>
                <w:lang w:val="ru-RU"/>
                <w:rPrChange w:id="37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="008D43BA" w:rsidRPr="00CA549B">
              <w:rPr>
                <w:rFonts w:ascii="Times New Roman" w:hAnsi="Times New Roman"/>
                <w:lang w:val="ru-RU"/>
                <w:rPrChange w:id="37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знаків</w:t>
            </w:r>
            <w:proofErr w:type="spellEnd"/>
            <w:r w:rsidR="008D43BA" w:rsidRPr="00CA549B">
              <w:rPr>
                <w:rFonts w:ascii="Times New Roman" w:hAnsi="Times New Roman"/>
                <w:lang w:val="ru-RU"/>
                <w:rPrChange w:id="37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)</w:t>
            </w:r>
          </w:p>
        </w:tc>
      </w:tr>
      <w:tr w:rsidR="008D43BA" w:rsidRPr="00105C7F" w14:paraId="51A8CE3D" w14:textId="77777777" w:rsidTr="000055EA">
        <w:trPr>
          <w:jc w:val="center"/>
        </w:trPr>
        <w:tc>
          <w:tcPr>
            <w:tcW w:w="0" w:type="auto"/>
          </w:tcPr>
          <w:p w14:paraId="3CD02065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177786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tw-1-1</w:t>
            </w:r>
          </w:p>
        </w:tc>
        <w:tc>
          <w:tcPr>
            <w:tcW w:w="0" w:type="auto"/>
          </w:tcPr>
          <w:p w14:paraId="5F6A055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15C6C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3827j</m:t>
                </m:r>
              </m:oMath>
            </m:oMathPara>
          </w:p>
        </w:tc>
      </w:tr>
      <w:tr w:rsidR="008D43BA" w:rsidRPr="00105C7F" w14:paraId="4CD130D2" w14:textId="77777777" w:rsidTr="000055EA">
        <w:trPr>
          <w:jc w:val="center"/>
        </w:trPr>
        <w:tc>
          <w:tcPr>
            <w:tcW w:w="0" w:type="auto"/>
          </w:tcPr>
          <w:p w14:paraId="53FCCC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3E6E1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tw-1-2</w:t>
            </w:r>
          </w:p>
        </w:tc>
        <w:tc>
          <w:tcPr>
            <w:tcW w:w="0" w:type="auto"/>
          </w:tcPr>
          <w:p w14:paraId="0A1170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03549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781B5033" w14:textId="77777777" w:rsidTr="000055EA">
        <w:trPr>
          <w:jc w:val="center"/>
        </w:trPr>
        <w:tc>
          <w:tcPr>
            <w:tcW w:w="0" w:type="auto"/>
          </w:tcPr>
          <w:p w14:paraId="104ACDD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C6A97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tw-1-3</w:t>
            </w:r>
          </w:p>
        </w:tc>
        <w:tc>
          <w:tcPr>
            <w:tcW w:w="0" w:type="auto"/>
          </w:tcPr>
          <w:p w14:paraId="0060DCB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00ADE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9239j</m:t>
                </m:r>
              </m:oMath>
            </m:oMathPara>
          </w:p>
        </w:tc>
      </w:tr>
      <w:tr w:rsidR="008D43BA" w:rsidRPr="00105C7F" w14:paraId="28387835" w14:textId="77777777" w:rsidTr="000055EA">
        <w:trPr>
          <w:jc w:val="center"/>
        </w:trPr>
        <w:tc>
          <w:tcPr>
            <w:tcW w:w="0" w:type="auto"/>
          </w:tcPr>
          <w:p w14:paraId="4AE0BD5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CCCC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tw-2-1</w:t>
            </w:r>
          </w:p>
        </w:tc>
        <w:tc>
          <w:tcPr>
            <w:tcW w:w="0" w:type="auto"/>
          </w:tcPr>
          <w:p w14:paraId="0DDCD3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BB8B65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68E54240" w14:textId="77777777" w:rsidTr="000055EA">
        <w:trPr>
          <w:jc w:val="center"/>
        </w:trPr>
        <w:tc>
          <w:tcPr>
            <w:tcW w:w="0" w:type="auto"/>
          </w:tcPr>
          <w:p w14:paraId="196857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E276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tw-2-2</w:t>
            </w:r>
          </w:p>
        </w:tc>
        <w:tc>
          <w:tcPr>
            <w:tcW w:w="0" w:type="auto"/>
          </w:tcPr>
          <w:p w14:paraId="54D8E43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B7CAA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0000j</m:t>
                </m:r>
              </m:oMath>
            </m:oMathPara>
          </w:p>
        </w:tc>
      </w:tr>
      <w:tr w:rsidR="008D43BA" w:rsidRPr="00105C7F" w14:paraId="13952B55" w14:textId="77777777" w:rsidTr="000055EA">
        <w:trPr>
          <w:jc w:val="center"/>
        </w:trPr>
        <w:tc>
          <w:tcPr>
            <w:tcW w:w="0" w:type="auto"/>
          </w:tcPr>
          <w:p w14:paraId="3E2B813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081CE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tw-2-3</w:t>
            </w:r>
          </w:p>
        </w:tc>
        <w:tc>
          <w:tcPr>
            <w:tcW w:w="0" w:type="auto"/>
          </w:tcPr>
          <w:p w14:paraId="2048A2A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95B6D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2D6CE727" w14:textId="77777777" w:rsidTr="000055EA">
        <w:trPr>
          <w:jc w:val="center"/>
        </w:trPr>
        <w:tc>
          <w:tcPr>
            <w:tcW w:w="0" w:type="auto"/>
          </w:tcPr>
          <w:p w14:paraId="5CAC16B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EF9B0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tw-3-1</w:t>
            </w:r>
          </w:p>
        </w:tc>
        <w:tc>
          <w:tcPr>
            <w:tcW w:w="0" w:type="auto"/>
          </w:tcPr>
          <w:p w14:paraId="131C539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C054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+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9239j</m:t>
                </m:r>
              </m:oMath>
            </m:oMathPara>
          </w:p>
        </w:tc>
      </w:tr>
      <w:tr w:rsidR="008D43BA" w:rsidRPr="00105C7F" w14:paraId="418D22B3" w14:textId="77777777" w:rsidTr="000055EA">
        <w:trPr>
          <w:jc w:val="center"/>
        </w:trPr>
        <w:tc>
          <w:tcPr>
            <w:tcW w:w="0" w:type="auto"/>
          </w:tcPr>
          <w:p w14:paraId="45EC9D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53074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tw-3-2</w:t>
            </w:r>
          </w:p>
        </w:tc>
        <w:tc>
          <w:tcPr>
            <w:tcW w:w="0" w:type="auto"/>
          </w:tcPr>
          <w:p w14:paraId="094AB7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682CD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7071j</m:t>
                </m:r>
              </m:oMath>
            </m:oMathPara>
          </w:p>
        </w:tc>
      </w:tr>
      <w:tr w:rsidR="008D43BA" w:rsidRPr="00105C7F" w14:paraId="6651FB20" w14:textId="77777777" w:rsidTr="000055EA">
        <w:trPr>
          <w:jc w:val="center"/>
        </w:trPr>
        <w:tc>
          <w:tcPr>
            <w:tcW w:w="0" w:type="auto"/>
          </w:tcPr>
          <w:p w14:paraId="5E790AC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9EBD9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tw-3-3</w:t>
            </w:r>
          </w:p>
        </w:tc>
        <w:tc>
          <w:tcPr>
            <w:tcW w:w="0" w:type="auto"/>
          </w:tcPr>
          <w:p w14:paraId="38DC597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6218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9239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-</m:t>
                </m:r>
                <m:r>
                  <w:rPr>
                    <w:rFonts w:ascii="Cambria Math" w:hAnsi="Cambria Math" w:cs="Times New Roma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</w:rPr>
                  <m:t>3827j</m:t>
                </m:r>
              </m:oMath>
            </m:oMathPara>
          </w:p>
        </w:tc>
      </w:tr>
    </w:tbl>
    <w:p w14:paraId="2C19F6FF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В.8.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Перевірка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детермінізму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(NF5).</w:t>
      </w:r>
      <w:r w:rsidR="001D28F3" w:rsidRPr="0017163C">
        <w:rPr>
          <w:b/>
          <w:bCs/>
        </w:rPr>
        <w:t xml:space="preserve"> </w:t>
      </w:r>
    </w:p>
    <w:p w14:paraId="721BEFBC" w14:textId="4600E9E6" w:rsidR="008D43BA" w:rsidRPr="00105C7F" w:rsidRDefault="008D43BA" w:rsidP="00105C7F">
      <w:pPr>
        <w:pStyle w:val="ASUBodyText"/>
      </w:pPr>
      <w:r w:rsidRPr="00105C7F">
        <w:t>Результати</w:t>
      </w:r>
      <w:r w:rsidR="001D28F3">
        <w:t xml:space="preserve"> </w:t>
      </w:r>
      <w:r w:rsidRPr="00105C7F">
        <w:t>дворазового</w:t>
      </w:r>
      <w:r w:rsidR="001D28F3">
        <w:t xml:space="preserve"> </w:t>
      </w:r>
      <w:r w:rsidRPr="00105C7F">
        <w:t>прогону</w:t>
      </w:r>
      <w:r w:rsidR="001D28F3">
        <w:t xml:space="preserve"> </w:t>
      </w:r>
      <w:r w:rsidRPr="00105C7F">
        <w:t>сценарію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ramp</w:t>
      </w:r>
      <w:r w:rsidR="001D28F3">
        <w:t xml:space="preserve"> </w:t>
      </w:r>
      <w:r w:rsidRPr="00105C7F">
        <w:t>(поле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determinism</w:t>
      </w:r>
      <w:r w:rsidRPr="00105C7F">
        <w:t>)</w:t>
      </w:r>
      <w:r w:rsidR="001D28F3">
        <w:t xml:space="preserve"> </w:t>
      </w:r>
      <w:r w:rsidRPr="00105C7F">
        <w:t>наведено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В.8.</w:t>
      </w:r>
    </w:p>
    <w:p w14:paraId="34C8FBD4" w14:textId="37DD50DA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В.8</w:t>
      </w:r>
    </w:p>
    <w:p w14:paraId="1D71C9A9" w14:textId="57AC32DE" w:rsidR="008D43BA" w:rsidRPr="00105C7F" w:rsidRDefault="008D43BA" w:rsidP="000055EA">
      <w:pPr>
        <w:pStyle w:val="ASUTableName"/>
      </w:pPr>
      <w:r w:rsidRPr="00105C7F">
        <w:t>Перевірка</w:t>
      </w:r>
      <w:r w:rsidR="001D28F3">
        <w:t xml:space="preserve"> </w:t>
      </w:r>
      <w:r w:rsidRPr="00105C7F">
        <w:t>детермінізму</w:t>
      </w:r>
      <w:r w:rsidR="001D28F3">
        <w:t xml:space="preserve"> </w:t>
      </w:r>
      <w:r w:rsidRPr="00105C7F">
        <w:t>ядра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DataflowRuntime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Перевірка детермінізму ядра DataflowRuntime"/>
      </w:tblPr>
      <w:tblGrid>
        <w:gridCol w:w="4541"/>
        <w:gridCol w:w="3011"/>
      </w:tblGrid>
      <w:tr w:rsidR="008D43BA" w:rsidRPr="00105C7F" w14:paraId="0908CD87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152237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Показник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27B2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Значення</w:t>
            </w:r>
          </w:p>
        </w:tc>
      </w:tr>
      <w:tr w:rsidR="008D43BA" w:rsidRPr="00105C7F" w14:paraId="0D6F09FC" w14:textId="77777777" w:rsidTr="000055EA">
        <w:trPr>
          <w:jc w:val="center"/>
        </w:trPr>
        <w:tc>
          <w:tcPr>
            <w:tcW w:w="0" w:type="auto"/>
          </w:tcPr>
          <w:p w14:paraId="31C15ED4" w14:textId="48F3420C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7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К-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сть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подій</w:t>
            </w:r>
            <w:r w:rsidR="001D28F3" w:rsidRPr="00CA549B">
              <w:rPr>
                <w:rFonts w:ascii="Times New Roman" w:hAnsi="Times New Roman"/>
                <w:lang w:val="ru-RU"/>
                <w:rPrChange w:id="37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</w:t>
            </w:r>
            <w:r w:rsidR="001D28F3" w:rsidRPr="00CA549B">
              <w:rPr>
                <w:rFonts w:ascii="Times New Roman" w:hAnsi="Times New Roman"/>
                <w:lang w:val="ru-RU"/>
                <w:rPrChange w:id="37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прогін</w:t>
            </w:r>
            <w:proofErr w:type="spellEnd"/>
          </w:p>
        </w:tc>
        <w:tc>
          <w:tcPr>
            <w:tcW w:w="0" w:type="auto"/>
          </w:tcPr>
          <w:p w14:paraId="625FB9FD" w14:textId="7CDBD97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(8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dft4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twiddle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+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16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Style w:val="VerbatimChar"/>
                <w:rFonts w:ascii="Times New Roman" w:hAnsi="Times New Roman" w:cs="Times New Roman"/>
              </w:rPr>
              <w:t>sink</w:t>
            </w:r>
            <w:r w:rsidRPr="00105C7F">
              <w:rPr>
                <w:rFonts w:ascii="Times New Roman" w:hAnsi="Times New Roman" w:cs="Times New Roman"/>
              </w:rPr>
              <w:t>)</w:t>
            </w:r>
          </w:p>
        </w:tc>
      </w:tr>
      <w:tr w:rsidR="008D43BA" w:rsidRPr="00105C7F" w14:paraId="487E2610" w14:textId="77777777" w:rsidTr="000055EA">
        <w:trPr>
          <w:jc w:val="center"/>
        </w:trPr>
        <w:tc>
          <w:tcPr>
            <w:tcW w:w="0" w:type="auto"/>
          </w:tcPr>
          <w:p w14:paraId="77DED1AC" w14:textId="400A67FB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2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72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Збіг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2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послідовностей</w:t>
            </w:r>
            <w:r w:rsidR="001D28F3" w:rsidRPr="00CA549B">
              <w:rPr>
                <w:rFonts w:ascii="Times New Roman" w:hAnsi="Times New Roman"/>
                <w:lang w:val="ru-RU"/>
                <w:rPrChange w:id="37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onFire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між</w:t>
            </w:r>
            <w:r w:rsidR="001D28F3" w:rsidRPr="00CA549B">
              <w:rPr>
                <w:rFonts w:ascii="Times New Roman" w:hAnsi="Times New Roman"/>
                <w:lang w:val="ru-RU"/>
                <w:rPrChange w:id="37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прогонами</w:t>
            </w:r>
          </w:p>
        </w:tc>
        <w:tc>
          <w:tcPr>
            <w:tcW w:w="0" w:type="auto"/>
          </w:tcPr>
          <w:p w14:paraId="3A1EBE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</w:p>
        </w:tc>
      </w:tr>
      <w:tr w:rsidR="008D43BA" w:rsidRPr="00105C7F" w14:paraId="797646B8" w14:textId="77777777" w:rsidTr="000055EA">
        <w:trPr>
          <w:jc w:val="center"/>
        </w:trPr>
        <w:tc>
          <w:tcPr>
            <w:tcW w:w="0" w:type="auto"/>
          </w:tcPr>
          <w:p w14:paraId="2A870230" w14:textId="5C3166D0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7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Збіг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бітів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спектра</w:t>
            </w:r>
            <w:r w:rsidR="001D28F3" w:rsidRPr="00CA549B">
              <w:rPr>
                <w:rFonts w:ascii="Times New Roman" w:hAnsi="Times New Roman"/>
                <w:lang w:val="ru-RU"/>
                <w:rPrChange w:id="37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між</w:t>
            </w:r>
            <w:r w:rsidR="001D28F3" w:rsidRPr="00CA549B">
              <w:rPr>
                <w:rFonts w:ascii="Times New Roman" w:hAnsi="Times New Roman"/>
                <w:lang w:val="ru-RU"/>
                <w:rPrChange w:id="37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прогонами</w:t>
            </w:r>
          </w:p>
        </w:tc>
        <w:tc>
          <w:tcPr>
            <w:tcW w:w="0" w:type="auto"/>
          </w:tcPr>
          <w:p w14:paraId="186BC521" w14:textId="7B02C4A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бітово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ідентичні</w:t>
            </w:r>
            <w:proofErr w:type="spellEnd"/>
          </w:p>
        </w:tc>
      </w:tr>
      <w:tr w:rsidR="008D43BA" w:rsidRPr="00105C7F" w14:paraId="53D11FCB" w14:textId="77777777" w:rsidTr="000055EA">
        <w:trPr>
          <w:jc w:val="center"/>
        </w:trPr>
        <w:tc>
          <w:tcPr>
            <w:tcW w:w="0" w:type="auto"/>
          </w:tcPr>
          <w:p w14:paraId="498408D7" w14:textId="398395C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Підсумок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(</w:t>
            </w:r>
            <w:proofErr w:type="spellStart"/>
            <w:r w:rsidRPr="00105C7F">
              <w:rPr>
                <w:rFonts w:ascii="Times New Roman" w:hAnsi="Times New Roman" w:cs="Times New Roman"/>
              </w:rPr>
              <w:t>поле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105C7F">
              <w:rPr>
                <w:rStyle w:val="VerbatimChar"/>
                <w:rFonts w:ascii="Times New Roman" w:hAnsi="Times New Roman" w:cs="Times New Roman"/>
              </w:rPr>
              <w:t>determinism.identical</w:t>
            </w:r>
            <w:proofErr w:type="spellEnd"/>
            <w:proofErr w:type="gramEnd"/>
            <w:r w:rsidRPr="00105C7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953EDA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true</w:t>
            </w:r>
          </w:p>
        </w:tc>
      </w:tr>
      <w:tr w:rsidR="008D43BA" w:rsidRPr="00105C7F" w14:paraId="0FA9C2C2" w14:textId="77777777" w:rsidTr="000055EA">
        <w:trPr>
          <w:jc w:val="center"/>
        </w:trPr>
        <w:tc>
          <w:tcPr>
            <w:tcW w:w="0" w:type="auto"/>
          </w:tcPr>
          <w:p w14:paraId="18BD9FD1" w14:textId="7B2B3F1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Висновок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щодо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NF5</w:t>
            </w:r>
          </w:p>
        </w:tc>
        <w:tc>
          <w:tcPr>
            <w:tcW w:w="0" w:type="auto"/>
          </w:tcPr>
          <w:p w14:paraId="3DA8CC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виконано</w:t>
            </w:r>
            <w:proofErr w:type="spellEnd"/>
          </w:p>
        </w:tc>
      </w:tr>
    </w:tbl>
    <w:p w14:paraId="50A680A2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В.9.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Часи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появи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спектральних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відліків</w:t>
      </w:r>
      <w:proofErr w:type="spellEnd"/>
      <w:r w:rsidR="001D28F3">
        <w:rPr>
          <w:b/>
          <w:bCs/>
        </w:rPr>
        <w:t xml:space="preserve"> </w:t>
      </w:r>
      <w:r w:rsidRPr="00105C7F">
        <w:rPr>
          <w:b/>
          <w:bCs/>
        </w:rPr>
        <w:t>у</w:t>
      </w:r>
      <w:r w:rsidR="001D28F3">
        <w:rPr>
          <w:b/>
          <w:bCs/>
        </w:rPr>
        <w:t xml:space="preserve"> </w:t>
      </w:r>
      <w:proofErr w:type="spellStart"/>
      <w:r w:rsidRPr="00105C7F">
        <w:rPr>
          <w:b/>
          <w:bCs/>
        </w:rPr>
        <w:t>sink</w:t>
      </w:r>
      <w:proofErr w:type="spellEnd"/>
      <w:r w:rsidRPr="00105C7F">
        <w:rPr>
          <w:b/>
          <w:bCs/>
        </w:rPr>
        <w:t>-ах.</w:t>
      </w:r>
      <w:r w:rsidR="001D28F3" w:rsidRPr="0017163C">
        <w:rPr>
          <w:b/>
          <w:bCs/>
        </w:rPr>
        <w:t xml:space="preserve"> </w:t>
      </w:r>
    </w:p>
    <w:p w14:paraId="7EA13562" w14:textId="7AA2BFD6" w:rsidR="008D43BA" w:rsidRPr="00105C7F" w:rsidRDefault="008D43BA" w:rsidP="00105C7F">
      <w:pPr>
        <w:pStyle w:val="ASUBodyText"/>
      </w:pPr>
      <w:r w:rsidRPr="00105C7F">
        <w:t>Реальні</w:t>
      </w:r>
      <w:r w:rsidR="001D28F3">
        <w:t xml:space="preserve"> </w:t>
      </w:r>
      <w:r w:rsidRPr="00105C7F">
        <w:t>часи</w:t>
      </w:r>
      <w:r w:rsidR="001D28F3">
        <w:t xml:space="preserve"> </w:t>
      </w:r>
      <w:r w:rsidRPr="00105C7F">
        <w:t>надходження</w:t>
      </w:r>
      <w:r w:rsidR="001D28F3">
        <w:t xml:space="preserve"> </w:t>
      </w:r>
      <w:r w:rsidRPr="00105C7F">
        <w:t>кожного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16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відповідного</w:t>
      </w:r>
      <w:r w:rsidR="001D28F3">
        <w:t xml:space="preserve"> </w:t>
      </w:r>
      <w:r w:rsidRPr="00105C7F">
        <w:t>вузла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snk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​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1D28F3">
        <w:t xml:space="preserve"> </w:t>
      </w:r>
      <w:r w:rsidRPr="00105C7F">
        <w:t>(поле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sinkArrival</w:t>
      </w:r>
      <w:proofErr w:type="spellEnd"/>
      <w:r w:rsidRPr="00105C7F">
        <w:t>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16</w:t>
      </w:r>
      <w:r w:rsidR="001D28F3">
        <w:t xml:space="preserve"> </w:t>
      </w:r>
      <w:proofErr w:type="spellStart"/>
      <w:r w:rsidRPr="00105C7F">
        <w:t>відліків</w:t>
      </w:r>
      <w:proofErr w:type="spellEnd"/>
      <w:r w:rsidR="001D28F3">
        <w:t xml:space="preserve"> </w:t>
      </w:r>
      <w:r w:rsidRPr="00105C7F">
        <w:t>з’являються</w:t>
      </w:r>
      <w:r w:rsidR="001D28F3">
        <w:t xml:space="preserve"> </w:t>
      </w:r>
      <w:r w:rsidRPr="00105C7F">
        <w:t>одночасно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момент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r w:rsidRPr="00105C7F">
        <w:t>умовних</w:t>
      </w:r>
      <w:r w:rsidR="001D28F3">
        <w:t xml:space="preserve"> </w:t>
      </w:r>
      <w:r w:rsidRPr="00105C7F">
        <w:t>одиниць,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відповідає</w:t>
      </w:r>
      <w:r w:rsidR="001D28F3">
        <w:t xml:space="preserve"> </w:t>
      </w:r>
      <w:r w:rsidRPr="00105C7F">
        <w:t>критичному</w:t>
      </w:r>
      <w:r w:rsidR="001D28F3">
        <w:t xml:space="preserve"> </w:t>
      </w:r>
      <w:r w:rsidRPr="00105C7F">
        <w:t>шляху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</m:oMath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В.9).</w:t>
      </w:r>
    </w:p>
    <w:p w14:paraId="0989F78D" w14:textId="7D097B53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В.9</w:t>
      </w:r>
    </w:p>
    <w:p w14:paraId="0CEA94F2" w14:textId="0304B2C6" w:rsidR="008D43BA" w:rsidRPr="00105C7F" w:rsidRDefault="008D43BA" w:rsidP="000055EA">
      <w:pPr>
        <w:pStyle w:val="ASUTableName"/>
      </w:pPr>
      <w:r w:rsidRPr="00105C7F">
        <w:t>Часи</w:t>
      </w:r>
      <w:r w:rsidR="001D28F3">
        <w:t xml:space="preserve"> </w:t>
      </w:r>
      <w:r w:rsidRPr="00105C7F">
        <w:t>появи</w:t>
      </w:r>
      <w:r w:rsidR="001D28F3">
        <w:t xml:space="preserve"> </w:t>
      </w:r>
      <w:r w:rsidRPr="00105C7F">
        <w:t>спектральних</w:t>
      </w:r>
      <w:r w:rsidR="001D28F3">
        <w:t xml:space="preserve"> </w:t>
      </w:r>
      <w:proofErr w:type="spellStart"/>
      <w:r w:rsidRPr="00105C7F">
        <w:t>відліків</w:t>
      </w:r>
      <w:proofErr w:type="spellEnd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Часи появи спектральних відліків"/>
      </w:tblPr>
      <w:tblGrid>
        <w:gridCol w:w="356"/>
        <w:gridCol w:w="730"/>
        <w:gridCol w:w="797"/>
        <w:gridCol w:w="2364"/>
      </w:tblGrid>
      <w:tr w:rsidR="008D43BA" w:rsidRPr="00105C7F" w14:paraId="7EAAD42B" w14:textId="77777777" w:rsidTr="00005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E60CEA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w:lastRenderedPageBreak/>
                  <m:t>k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E47BC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Sink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6CD04B" w14:textId="64C94E1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t</m:t>
              </m:r>
            </m:oMath>
            <w:r w:rsidRPr="00105C7F">
              <w:rPr>
                <w:rFonts w:ascii="Times New Roman" w:hAnsi="Times New Roman" w:cs="Times New Roman"/>
              </w:rPr>
              <w:t>,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у.о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7F88AA" w14:textId="651444DC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7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Відмітка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74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kr</m:t>
                  </m:r>
                </m:sub>
              </m:sSub>
            </m:oMath>
            <w:r w:rsidRPr="00CA549B">
              <w:rPr>
                <w:rFonts w:ascii="Times New Roman" w:hAnsi="Times New Roman"/>
                <w:lang w:val="ru-RU"/>
                <w:rPrChange w:id="37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,</w:t>
            </w:r>
            <w:r w:rsidR="001D28F3" w:rsidRPr="00CA549B">
              <w:rPr>
                <w:rFonts w:ascii="Times New Roman" w:hAnsi="Times New Roman"/>
                <w:lang w:val="ru-RU"/>
                <w:rPrChange w:id="37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у.о</w:t>
            </w:r>
            <w:proofErr w:type="spellEnd"/>
            <w:r w:rsidRPr="00CA549B">
              <w:rPr>
                <w:rFonts w:ascii="Times New Roman" w:hAnsi="Times New Roman"/>
                <w:lang w:val="ru-RU"/>
                <w:rPrChange w:id="37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.</w:t>
            </w:r>
          </w:p>
        </w:tc>
      </w:tr>
      <w:tr w:rsidR="008D43BA" w:rsidRPr="00105C7F" w14:paraId="1967486D" w14:textId="77777777" w:rsidTr="000055EA">
        <w:trPr>
          <w:jc w:val="center"/>
        </w:trPr>
        <w:tc>
          <w:tcPr>
            <w:tcW w:w="0" w:type="auto"/>
          </w:tcPr>
          <w:p w14:paraId="7A9A83E8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5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14C3591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snk0</w:t>
            </w:r>
          </w:p>
        </w:tc>
        <w:tc>
          <w:tcPr>
            <w:tcW w:w="0" w:type="auto"/>
          </w:tcPr>
          <w:p w14:paraId="253D79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7B909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3A6E0CD" w14:textId="77777777" w:rsidTr="000055EA">
        <w:trPr>
          <w:jc w:val="center"/>
        </w:trPr>
        <w:tc>
          <w:tcPr>
            <w:tcW w:w="0" w:type="auto"/>
          </w:tcPr>
          <w:p w14:paraId="2A52475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187312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</w:t>
            </w:r>
          </w:p>
        </w:tc>
        <w:tc>
          <w:tcPr>
            <w:tcW w:w="0" w:type="auto"/>
          </w:tcPr>
          <w:p w14:paraId="2A75F5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51153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474CC26" w14:textId="77777777" w:rsidTr="000055EA">
        <w:trPr>
          <w:jc w:val="center"/>
        </w:trPr>
        <w:tc>
          <w:tcPr>
            <w:tcW w:w="0" w:type="auto"/>
          </w:tcPr>
          <w:p w14:paraId="140AF6C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AB30F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snk2</w:t>
            </w:r>
          </w:p>
        </w:tc>
        <w:tc>
          <w:tcPr>
            <w:tcW w:w="0" w:type="auto"/>
          </w:tcPr>
          <w:p w14:paraId="5982AF2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85435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290933B" w14:textId="77777777" w:rsidTr="000055EA">
        <w:trPr>
          <w:jc w:val="center"/>
        </w:trPr>
        <w:tc>
          <w:tcPr>
            <w:tcW w:w="0" w:type="auto"/>
          </w:tcPr>
          <w:p w14:paraId="6FC8B77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32BB5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snk3</w:t>
            </w:r>
          </w:p>
        </w:tc>
        <w:tc>
          <w:tcPr>
            <w:tcW w:w="0" w:type="auto"/>
          </w:tcPr>
          <w:p w14:paraId="6F49456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8F964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07BADCAA" w14:textId="77777777" w:rsidTr="000055EA">
        <w:trPr>
          <w:jc w:val="center"/>
        </w:trPr>
        <w:tc>
          <w:tcPr>
            <w:tcW w:w="0" w:type="auto"/>
          </w:tcPr>
          <w:p w14:paraId="3F6D226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CD15A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snk4</w:t>
            </w:r>
          </w:p>
        </w:tc>
        <w:tc>
          <w:tcPr>
            <w:tcW w:w="0" w:type="auto"/>
          </w:tcPr>
          <w:p w14:paraId="4EC4211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35B05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2B37930A" w14:textId="77777777" w:rsidTr="000055EA">
        <w:trPr>
          <w:jc w:val="center"/>
        </w:trPr>
        <w:tc>
          <w:tcPr>
            <w:tcW w:w="0" w:type="auto"/>
          </w:tcPr>
          <w:p w14:paraId="26B01E2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829BE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snk5</w:t>
            </w:r>
          </w:p>
        </w:tc>
        <w:tc>
          <w:tcPr>
            <w:tcW w:w="0" w:type="auto"/>
          </w:tcPr>
          <w:p w14:paraId="26A4F5C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75472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54FE6D" w14:textId="77777777" w:rsidTr="000055EA">
        <w:trPr>
          <w:jc w:val="center"/>
        </w:trPr>
        <w:tc>
          <w:tcPr>
            <w:tcW w:w="0" w:type="auto"/>
          </w:tcPr>
          <w:p w14:paraId="0E10A16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F0BC94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snk6</w:t>
            </w:r>
          </w:p>
        </w:tc>
        <w:tc>
          <w:tcPr>
            <w:tcW w:w="0" w:type="auto"/>
          </w:tcPr>
          <w:p w14:paraId="7236584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9E481D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6A2B11C" w14:textId="77777777" w:rsidTr="000055EA">
        <w:trPr>
          <w:jc w:val="center"/>
        </w:trPr>
        <w:tc>
          <w:tcPr>
            <w:tcW w:w="0" w:type="auto"/>
          </w:tcPr>
          <w:p w14:paraId="5DB16AB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580DD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snk7</w:t>
            </w:r>
          </w:p>
        </w:tc>
        <w:tc>
          <w:tcPr>
            <w:tcW w:w="0" w:type="auto"/>
          </w:tcPr>
          <w:p w14:paraId="1F184B7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1339F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35A2F0" w14:textId="77777777" w:rsidTr="000055EA">
        <w:trPr>
          <w:jc w:val="center"/>
        </w:trPr>
        <w:tc>
          <w:tcPr>
            <w:tcW w:w="0" w:type="auto"/>
          </w:tcPr>
          <w:p w14:paraId="1A7161D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C3E1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snk8</w:t>
            </w:r>
          </w:p>
        </w:tc>
        <w:tc>
          <w:tcPr>
            <w:tcW w:w="0" w:type="auto"/>
          </w:tcPr>
          <w:p w14:paraId="17AEEEA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D05450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369672C" w14:textId="77777777" w:rsidTr="000055EA">
        <w:trPr>
          <w:jc w:val="center"/>
        </w:trPr>
        <w:tc>
          <w:tcPr>
            <w:tcW w:w="0" w:type="auto"/>
          </w:tcPr>
          <w:p w14:paraId="2AB8AE06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F8F80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snk9</w:t>
            </w:r>
          </w:p>
        </w:tc>
        <w:tc>
          <w:tcPr>
            <w:tcW w:w="0" w:type="auto"/>
          </w:tcPr>
          <w:p w14:paraId="2F508BF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1792D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77BAF21B" w14:textId="77777777" w:rsidTr="000055EA">
        <w:trPr>
          <w:jc w:val="center"/>
        </w:trPr>
        <w:tc>
          <w:tcPr>
            <w:tcW w:w="0" w:type="auto"/>
          </w:tcPr>
          <w:p w14:paraId="5DA7E2B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B2721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snk10</w:t>
            </w:r>
          </w:p>
        </w:tc>
        <w:tc>
          <w:tcPr>
            <w:tcW w:w="0" w:type="auto"/>
          </w:tcPr>
          <w:p w14:paraId="34D062E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6F23B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EA3D977" w14:textId="77777777" w:rsidTr="000055EA">
        <w:trPr>
          <w:jc w:val="center"/>
        </w:trPr>
        <w:tc>
          <w:tcPr>
            <w:tcW w:w="0" w:type="auto"/>
          </w:tcPr>
          <w:p w14:paraId="59E6FDF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A9552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snk11</w:t>
            </w:r>
          </w:p>
        </w:tc>
        <w:tc>
          <w:tcPr>
            <w:tcW w:w="0" w:type="auto"/>
          </w:tcPr>
          <w:p w14:paraId="3433A48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3B01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66B6CC54" w14:textId="77777777" w:rsidTr="000055EA">
        <w:trPr>
          <w:jc w:val="center"/>
        </w:trPr>
        <w:tc>
          <w:tcPr>
            <w:tcW w:w="0" w:type="auto"/>
          </w:tcPr>
          <w:p w14:paraId="2EDA753C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D051D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snk12</w:t>
            </w:r>
          </w:p>
        </w:tc>
        <w:tc>
          <w:tcPr>
            <w:tcW w:w="0" w:type="auto"/>
          </w:tcPr>
          <w:p w14:paraId="0BDFA2A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6FD7C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4D815B68" w14:textId="77777777" w:rsidTr="000055EA">
        <w:trPr>
          <w:jc w:val="center"/>
        </w:trPr>
        <w:tc>
          <w:tcPr>
            <w:tcW w:w="0" w:type="auto"/>
          </w:tcPr>
          <w:p w14:paraId="0DC9B23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C5EF6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snk13</w:t>
            </w:r>
          </w:p>
        </w:tc>
        <w:tc>
          <w:tcPr>
            <w:tcW w:w="0" w:type="auto"/>
          </w:tcPr>
          <w:p w14:paraId="7D7ED21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4F47C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174CCDDD" w14:textId="77777777" w:rsidTr="000055EA">
        <w:trPr>
          <w:jc w:val="center"/>
        </w:trPr>
        <w:tc>
          <w:tcPr>
            <w:tcW w:w="0" w:type="auto"/>
          </w:tcPr>
          <w:p w14:paraId="769C94D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08250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snk14</w:t>
            </w:r>
          </w:p>
        </w:tc>
        <w:tc>
          <w:tcPr>
            <w:tcW w:w="0" w:type="auto"/>
          </w:tcPr>
          <w:p w14:paraId="0381345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C0D8E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8D43BA" w:rsidRPr="00105C7F" w14:paraId="32F03697" w14:textId="77777777" w:rsidTr="000055EA">
        <w:trPr>
          <w:jc w:val="center"/>
        </w:trPr>
        <w:tc>
          <w:tcPr>
            <w:tcW w:w="0" w:type="auto"/>
          </w:tcPr>
          <w:p w14:paraId="78824B8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997AB38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Style w:val="VerbatimChar"/>
                <w:rFonts w:ascii="Times New Roman" w:hAnsi="Times New Roman" w:cs="Times New Roman"/>
              </w:rPr>
              <w:t>snk15</w:t>
            </w:r>
          </w:p>
        </w:tc>
        <w:tc>
          <w:tcPr>
            <w:tcW w:w="0" w:type="auto"/>
          </w:tcPr>
          <w:p w14:paraId="0A9059E4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D52B6F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</w:tbl>
    <w:p w14:paraId="5EF520E6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В.10.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Виміри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UI-продуктивності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у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браузерах.</w:t>
      </w:r>
      <w:r w:rsidR="001D28F3" w:rsidRPr="0017163C">
        <w:rPr>
          <w:b/>
          <w:bCs/>
        </w:rPr>
        <w:t xml:space="preserve"> </w:t>
      </w:r>
    </w:p>
    <w:p w14:paraId="446AFC99" w14:textId="6A3DC681" w:rsidR="008D43BA" w:rsidRPr="00105C7F" w:rsidRDefault="008D43BA" w:rsidP="00105C7F">
      <w:pPr>
        <w:pStyle w:val="ASUBodyText"/>
      </w:pPr>
      <w:r w:rsidRPr="00105C7F">
        <w:t>Заплановані</w:t>
      </w:r>
      <w:r w:rsidR="001D28F3">
        <w:t xml:space="preserve"> </w:t>
      </w:r>
      <w:r w:rsidRPr="00105C7F">
        <w:t>виміри</w:t>
      </w:r>
      <w:r w:rsidR="001D28F3">
        <w:t xml:space="preserve"> </w:t>
      </w:r>
      <w:r w:rsidRPr="00105C7F">
        <w:t>метрик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fpsEma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tickTimeMs</w:t>
      </w:r>
      <w:proofErr w:type="spellEnd"/>
      <w:r w:rsidRPr="00105C7F">
        <w:t>,</w:t>
      </w:r>
      <w:r w:rsidR="001D28F3">
        <w:t xml:space="preserve"> </w:t>
      </w:r>
      <w:r w:rsidRPr="00105C7F">
        <w:t>обсягу</w:t>
      </w:r>
      <w:r w:rsidR="001D28F3">
        <w:t xml:space="preserve"> </w:t>
      </w:r>
      <w:proofErr w:type="spellStart"/>
      <w:r w:rsidRPr="00105C7F">
        <w:t>heap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часу</w:t>
      </w:r>
      <w:r w:rsidR="001D28F3">
        <w:t xml:space="preserve"> </w:t>
      </w:r>
      <w:r w:rsidRPr="00105C7F">
        <w:t>старту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Chrome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Edge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t>Firefox</w:t>
      </w:r>
      <w:proofErr w:type="spellEnd"/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Розділі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4.7)</w:t>
      </w:r>
      <w:r w:rsidR="001D28F3">
        <w:t xml:space="preserve"> </w:t>
      </w:r>
      <w:r w:rsidRPr="00105C7F">
        <w:t>та</w:t>
      </w:r>
      <w:r w:rsidR="001D28F3">
        <w:t xml:space="preserve"> </w:t>
      </w:r>
      <w:del w:id="3751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CA549B">
          <w:rPr>
            <w:rStyle w:val="VerbatimChar"/>
            <w:rFonts w:ascii="Times New Roman" w:hAnsi="Times New Roman" w:cs="Times New Roman"/>
            <w:lang w:val="ru-RU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CA549B">
          <w:rPr>
            <w:rStyle w:val="VerbatimChar"/>
            <w:rFonts w:ascii="Times New Roman" w:hAnsi="Times New Roman" w:cs="Times New Roman"/>
            <w:lang w:val="ru-RU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CA549B">
          <w:rPr>
            <w:rStyle w:val="VerbatimChar"/>
            <w:rFonts w:ascii="Times New Roman" w:hAnsi="Times New Roman" w:cs="Times New Roman"/>
            <w:lang w:val="ru-RU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Б1.</w:t>
      </w:r>
      <w:r w:rsidR="001D28F3">
        <w:t xml:space="preserve"> </w:t>
      </w:r>
      <w:r w:rsidRPr="00105C7F">
        <w:t>Фактичні</w:t>
      </w:r>
      <w:r w:rsidR="001D28F3">
        <w:t xml:space="preserve"> </w:t>
      </w:r>
      <w:r w:rsidRPr="00105C7F">
        <w:t>значення</w:t>
      </w:r>
      <w:r w:rsidR="001D28F3">
        <w:t xml:space="preserve"> </w:t>
      </w:r>
      <w:r w:rsidRPr="00105C7F">
        <w:t>вносяться</w:t>
      </w:r>
      <w:r w:rsidR="001D28F3">
        <w:t xml:space="preserve"> </w:t>
      </w:r>
      <w:r w:rsidRPr="00105C7F">
        <w:t>до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4.7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Г.1</w:t>
      </w:r>
      <w:r w:rsidR="001D28F3">
        <w:t xml:space="preserve"> </w:t>
      </w:r>
      <w:r w:rsidRPr="00105C7F">
        <w:t>після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процедури</w:t>
      </w:r>
      <w:r w:rsidR="001D28F3">
        <w:t xml:space="preserve"> </w:t>
      </w:r>
      <w:r w:rsidRPr="00105C7F">
        <w:t>браузерних</w:t>
      </w:r>
      <w:r w:rsidR="001D28F3">
        <w:t xml:space="preserve"> </w:t>
      </w:r>
      <w:r w:rsidRPr="00105C7F">
        <w:t>замірів</w:t>
      </w:r>
      <w:r w:rsidR="001D28F3">
        <w:t xml:space="preserve"> </w:t>
      </w:r>
      <w:r w:rsidRPr="00105C7F">
        <w:t>автором</w:t>
      </w:r>
      <w:r w:rsidR="001D28F3">
        <w:t xml:space="preserve"> </w:t>
      </w:r>
      <w:r w:rsidRPr="00105C7F">
        <w:t>роботи.</w:t>
      </w:r>
      <w:r w:rsidR="001D28F3">
        <w:t xml:space="preserve"> </w:t>
      </w:r>
      <w:r w:rsidRPr="00105C7F">
        <w:t>[ДАНІ</w:t>
      </w:r>
      <w:r w:rsidR="001D28F3">
        <w:t xml:space="preserve"> </w:t>
      </w:r>
      <w:r w:rsidRPr="00105C7F">
        <w:t>КОРИСТУВАЧА:</w:t>
      </w:r>
      <w:r w:rsidR="001D28F3">
        <w:t xml:space="preserve"> </w:t>
      </w:r>
      <w:r w:rsidRPr="00105C7F">
        <w:t>див.</w:t>
      </w:r>
      <w:r w:rsidR="001D28F3">
        <w:t xml:space="preserve"> </w:t>
      </w:r>
      <w:del w:id="3752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Б1.]</w:t>
      </w:r>
    </w:p>
    <w:p w14:paraId="24601879" w14:textId="77777777" w:rsidR="0017163C" w:rsidRDefault="0017163C">
      <w:bookmarkStart w:id="3753" w:name="app:G"/>
      <w:bookmarkEnd w:id="3753"/>
      <w:r>
        <w:br w:type="page"/>
      </w:r>
    </w:p>
    <w:p w14:paraId="576946D5" w14:textId="0F03EB21" w:rsidR="008D43BA" w:rsidRPr="00105C7F" w:rsidRDefault="008D43BA" w:rsidP="0017163C">
      <w:pPr>
        <w:pStyle w:val="ASUChapterHead"/>
      </w:pPr>
      <w:bookmarkStart w:id="3754" w:name="_Toc230636440"/>
      <w:r w:rsidRPr="00105C7F">
        <w:lastRenderedPageBreak/>
        <w:t>ДОДАТОК</w:t>
      </w:r>
      <w:r w:rsidR="001D28F3">
        <w:t xml:space="preserve"> </w:t>
      </w:r>
      <w:r w:rsidRPr="00105C7F">
        <w:t>Г</w:t>
      </w:r>
      <w:bookmarkEnd w:id="3754"/>
    </w:p>
    <w:p w14:paraId="7CCF3DA1" w14:textId="014CFDCA" w:rsidR="008D43BA" w:rsidRPr="00105C7F" w:rsidRDefault="008D43BA" w:rsidP="00105C7F">
      <w:pPr>
        <w:pStyle w:val="ASUBodyText"/>
      </w:pPr>
      <w:r w:rsidRPr="00105C7F">
        <w:t>Перелік</w:t>
      </w:r>
      <w:r w:rsidR="001D28F3">
        <w:t xml:space="preserve"> </w:t>
      </w:r>
      <w:r w:rsidRPr="00105C7F">
        <w:t>UML-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блок-схем</w:t>
      </w:r>
      <w:r w:rsidR="001D28F3">
        <w:t xml:space="preserve"> </w:t>
      </w:r>
      <w:r w:rsidRPr="00105C7F">
        <w:t>роботи</w:t>
      </w:r>
    </w:p>
    <w:p w14:paraId="357C4B0A" w14:textId="2A9584A8" w:rsidR="008D43BA" w:rsidRDefault="008D43BA" w:rsidP="00105C7F">
      <w:pPr>
        <w:pStyle w:val="ASUBodyText"/>
      </w:pPr>
      <w:r w:rsidRPr="00105C7F">
        <w:t>Додаток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зведений</w:t>
      </w:r>
      <w:r w:rsidR="001D28F3">
        <w:t xml:space="preserve"> </w:t>
      </w:r>
      <w:r w:rsidRPr="00105C7F">
        <w:t>реєстр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схем,</w:t>
      </w:r>
      <w:r w:rsidR="001D28F3">
        <w:t xml:space="preserve"> </w:t>
      </w:r>
      <w:r w:rsidRPr="00105C7F">
        <w:t>побудованих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рамках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роботи,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зазначенням</w:t>
      </w:r>
      <w:r w:rsidR="001D28F3">
        <w:t xml:space="preserve"> </w:t>
      </w:r>
      <w:r w:rsidRPr="00105C7F">
        <w:t>їх</w:t>
      </w:r>
      <w:r w:rsidR="001D28F3">
        <w:t xml:space="preserve"> </w:t>
      </w:r>
      <w:r w:rsidRPr="00105C7F">
        <w:t>типу,</w:t>
      </w:r>
      <w:r w:rsidR="001D28F3">
        <w:t xml:space="preserve"> </w:t>
      </w:r>
      <w:r w:rsidRPr="00105C7F">
        <w:t>основного</w:t>
      </w:r>
      <w:r w:rsidR="001D28F3">
        <w:t xml:space="preserve"> </w:t>
      </w:r>
      <w:r w:rsidRPr="00105C7F">
        <w:t>тексту,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якому</w:t>
      </w:r>
      <w:r w:rsidR="001D28F3">
        <w:t xml:space="preserve"> </w:t>
      </w:r>
      <w:r w:rsidRPr="00105C7F">
        <w:t>ці</w:t>
      </w:r>
      <w:r w:rsidR="001D28F3">
        <w:t xml:space="preserve"> </w:t>
      </w:r>
      <w:r w:rsidRPr="00105C7F">
        <w:t>схеми</w:t>
      </w:r>
      <w:r w:rsidR="001D28F3">
        <w:t xml:space="preserve"> </w:t>
      </w:r>
      <w:r w:rsidRPr="00105C7F">
        <w:t>розміщені,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призначення.</w:t>
      </w:r>
      <w:r w:rsidR="001D28F3">
        <w:t xml:space="preserve"> </w:t>
      </w:r>
      <w:r w:rsidRPr="00105C7F">
        <w:t>Усі</w:t>
      </w:r>
      <w:r w:rsidR="001D28F3">
        <w:t xml:space="preserve"> </w:t>
      </w:r>
      <w:r w:rsidRPr="00105C7F">
        <w:t>схеми</w:t>
      </w:r>
      <w:r w:rsidR="001D28F3">
        <w:t xml:space="preserve"> </w:t>
      </w:r>
      <w:r w:rsidRPr="00105C7F">
        <w:t>виконано</w:t>
      </w:r>
      <w:r w:rsidR="001D28F3">
        <w:t xml:space="preserve"> </w:t>
      </w:r>
      <w:r w:rsidRPr="00105C7F">
        <w:t>засобами</w:t>
      </w:r>
      <w:r w:rsidR="001D28F3">
        <w:t xml:space="preserve"> </w:t>
      </w:r>
      <w:proofErr w:type="spellStart"/>
      <w:r w:rsidRPr="00105C7F">
        <w:t>PlantUML</w:t>
      </w:r>
      <w:proofErr w:type="spellEnd"/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збережено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каталозі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diagrams</w:t>
      </w:r>
      <w:r w:rsidRPr="00CA549B">
        <w:rPr>
          <w:rStyle w:val="VerbatimChar"/>
          <w:rFonts w:ascii="Times New Roman" w:hAnsi="Times New Roman"/>
          <w:lang w:val="uk-UA"/>
          <w:rPrChange w:id="37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</w:t>
      </w:r>
      <w:r w:rsidRPr="00105C7F">
        <w:rPr>
          <w:rStyle w:val="VerbatimChar"/>
          <w:rFonts w:ascii="Times New Roman" w:hAnsi="Times New Roman" w:cs="Times New Roman"/>
        </w:rPr>
        <w:t>output</w:t>
      </w:r>
      <w:r w:rsidRPr="00CA549B">
        <w:rPr>
          <w:rStyle w:val="VerbatimChar"/>
          <w:rFonts w:ascii="Times New Roman" w:hAnsi="Times New Roman"/>
          <w:lang w:val="uk-UA"/>
          <w:rPrChange w:id="37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проєкту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форматі</w:t>
      </w:r>
      <w:r w:rsidR="001D28F3">
        <w:t xml:space="preserve"> </w:t>
      </w:r>
      <w:r w:rsidRPr="00105C7F">
        <w:t>вихідних</w:t>
      </w:r>
      <w:r w:rsidR="001D28F3"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757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txt</w:t>
      </w:r>
      <w:r w:rsidRPr="00105C7F">
        <w:t>-описів,</w:t>
      </w:r>
      <w:r w:rsidR="001D28F3">
        <w:t xml:space="preserve"> </w:t>
      </w:r>
      <w:r w:rsidRPr="00105C7F">
        <w:t>які</w:t>
      </w:r>
      <w:r w:rsidR="001D28F3">
        <w:t xml:space="preserve"> </w:t>
      </w:r>
      <w:r w:rsidRPr="00105C7F">
        <w:t>пройшли</w:t>
      </w:r>
      <w:r w:rsidR="001D28F3">
        <w:t xml:space="preserve"> </w:t>
      </w:r>
      <w:proofErr w:type="spellStart"/>
      <w:r w:rsidRPr="00105C7F">
        <w:t>рендеринг</w:t>
      </w:r>
      <w:proofErr w:type="spellEnd"/>
      <w:r w:rsidR="001D28F3">
        <w:t xml:space="preserve"> </w:t>
      </w:r>
      <w:r w:rsidRPr="00105C7F">
        <w:t>через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plantuml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3758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com</w:t>
      </w:r>
      <w:r w:rsidRPr="00105C7F">
        <w:t>.</w:t>
      </w:r>
    </w:p>
    <w:p w14:paraId="2FC2B541" w14:textId="77777777" w:rsidR="00127B97" w:rsidRDefault="00127B97" w:rsidP="00127B97">
      <w:pPr>
        <w:pStyle w:val="ASUFigureCaption"/>
      </w:pPr>
      <w:r>
        <w:rPr>
          <w:noProof/>
        </w:rPr>
        <w:drawing>
          <wp:inline distT="0" distB="0" distL="0" distR="0" wp14:anchorId="14CB8802" wp14:editId="5F2D77C9">
            <wp:extent cx="3257550" cy="4589266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768" cy="4596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481E" w14:textId="273C2E80" w:rsidR="00127B97" w:rsidRPr="00105C7F" w:rsidRDefault="00127B97" w:rsidP="00127B97">
      <w:pPr>
        <w:pStyle w:val="ASUFigureCaption"/>
      </w:pPr>
      <w:r w:rsidRPr="00105C7F">
        <w:t>Рис.</w:t>
      </w:r>
      <w:r>
        <w:t xml:space="preserve"> Г</w:t>
      </w:r>
      <w:r w:rsidRPr="00105C7F">
        <w:t>.</w:t>
      </w:r>
      <w:r>
        <w:t>1</w:t>
      </w:r>
      <w:r w:rsidRPr="00105C7F">
        <w:t>.</w:t>
      </w:r>
      <w:r>
        <w:t xml:space="preserve"> </w:t>
      </w:r>
      <w:r w:rsidRPr="00105C7F">
        <w:t>Схема</w:t>
      </w:r>
      <w:r>
        <w:t xml:space="preserve"> </w:t>
      </w:r>
      <w:proofErr w:type="spellStart"/>
      <w:r w:rsidRPr="00105C7F">
        <w:t>тристадiйної</w:t>
      </w:r>
      <w:proofErr w:type="spellEnd"/>
      <w:r>
        <w:t xml:space="preserve"> </w:t>
      </w:r>
      <w:r w:rsidRPr="00105C7F">
        <w:t>radix-4</w:t>
      </w:r>
      <w:r>
        <w:t xml:space="preserve"> </w:t>
      </w:r>
      <w:proofErr w:type="spellStart"/>
      <w:r w:rsidRPr="00105C7F">
        <w:t>декомпозицiї</w:t>
      </w:r>
      <w:proofErr w:type="spellEnd"/>
      <w:r>
        <w:t xml:space="preserve"> </w:t>
      </w:r>
      <w:r w:rsidRPr="00105C7F">
        <w:t>16-точкового</w:t>
      </w:r>
      <w:r>
        <w:t xml:space="preserve"> </w:t>
      </w:r>
      <w:r w:rsidRPr="00105C7F">
        <w:t>ШПФ.</w:t>
      </w:r>
    </w:p>
    <w:p w14:paraId="122B986D" w14:textId="77777777" w:rsidR="00D336C0" w:rsidRPr="00105C7F" w:rsidRDefault="00D336C0" w:rsidP="00A411A6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3B5B59" wp14:editId="372C2266">
            <wp:extent cx="5939790" cy="70637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5AB3" w14:textId="4537005F" w:rsidR="00D336C0" w:rsidRPr="00105C7F" w:rsidRDefault="00D336C0" w:rsidP="00D336C0">
      <w:pPr>
        <w:pStyle w:val="ASUFigureCaption"/>
      </w:pPr>
      <w:r w:rsidRPr="00105C7F">
        <w:t>Рис.</w:t>
      </w:r>
      <w:r>
        <w:t xml:space="preserve"> Г.2</w:t>
      </w:r>
      <w:r w:rsidRPr="00105C7F">
        <w:t>.</w:t>
      </w:r>
      <w:r>
        <w:t xml:space="preserve"> </w:t>
      </w:r>
      <w:r w:rsidRPr="00105C7F">
        <w:t>Граф</w:t>
      </w:r>
      <w:r>
        <w:t xml:space="preserve"> </w:t>
      </w:r>
      <w:r w:rsidRPr="00105C7F">
        <w:t>потоку</w:t>
      </w:r>
      <w:r>
        <w:t xml:space="preserve"> </w:t>
      </w:r>
      <w:r w:rsidRPr="00105C7F">
        <w:t>даних</w:t>
      </w:r>
      <w:r>
        <w:t xml:space="preserve"> </w:t>
      </w:r>
      <w:r w:rsidRPr="00105C7F">
        <w:t>обчислювача</w:t>
      </w:r>
      <w:r>
        <w:t xml:space="preserve"> </w:t>
      </w:r>
      <w:r w:rsidRPr="00105C7F">
        <w:t>16-точкового</w:t>
      </w:r>
      <w:r>
        <w:t xml:space="preserve"> </w:t>
      </w:r>
      <w:r w:rsidRPr="00105C7F">
        <w:t>ШПФ</w:t>
      </w:r>
      <w:r>
        <w:t xml:space="preserve"> </w:t>
      </w:r>
      <w:r w:rsidRPr="00105C7F">
        <w:t>radix-4</w:t>
      </w:r>
      <w:r>
        <w:t xml:space="preserve"> </w:t>
      </w:r>
      <w:r w:rsidRPr="00105C7F">
        <w:t>4</w:t>
      </w:r>
      <w:r>
        <w:t xml:space="preserve"> </w:t>
      </w:r>
      <w:r w:rsidRPr="00105C7F">
        <w:t>×</w:t>
      </w:r>
      <w:r>
        <w:t xml:space="preserve"> </w:t>
      </w:r>
      <w:r w:rsidRPr="00105C7F">
        <w:t>4.</w:t>
      </w:r>
    </w:p>
    <w:p w14:paraId="7CCCADEC" w14:textId="77777777" w:rsidR="00D336C0" w:rsidRPr="00105C7F" w:rsidRDefault="00D336C0" w:rsidP="00D336C0">
      <w:pPr>
        <w:pStyle w:val="ASUBody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BDFE58" wp14:editId="74D355B9">
            <wp:extent cx="3714750" cy="5146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060" cy="515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3BF5" w14:textId="6DC01CB7" w:rsidR="00D336C0" w:rsidRPr="00105C7F" w:rsidRDefault="00D336C0" w:rsidP="00D336C0">
      <w:pPr>
        <w:pStyle w:val="ASUFigureCaption"/>
      </w:pPr>
      <w:r w:rsidRPr="00105C7F">
        <w:t>Рис.</w:t>
      </w:r>
      <w:r>
        <w:t xml:space="preserve"> Г.3</w:t>
      </w:r>
      <w:r w:rsidRPr="00105C7F">
        <w:t>.</w:t>
      </w:r>
      <w:r>
        <w:t xml:space="preserve"> </w:t>
      </w:r>
      <w:r w:rsidRPr="00105C7F">
        <w:t>Життєвий</w:t>
      </w:r>
      <w:r>
        <w:t xml:space="preserve"> </w:t>
      </w:r>
      <w:r w:rsidRPr="00105C7F">
        <w:t>цикл</w:t>
      </w:r>
      <w:r>
        <w:t xml:space="preserve"> </w:t>
      </w:r>
      <w:r w:rsidRPr="00105C7F">
        <w:t>токена</w:t>
      </w:r>
      <w:r>
        <w:t xml:space="preserve"> </w:t>
      </w:r>
      <w:r w:rsidRPr="00105C7F">
        <w:t>у</w:t>
      </w:r>
      <w:r>
        <w:t xml:space="preserve"> </w:t>
      </w:r>
      <w:proofErr w:type="spellStart"/>
      <w:r w:rsidRPr="00105C7F">
        <w:t>DataflowRuntime</w:t>
      </w:r>
      <w:proofErr w:type="spellEnd"/>
      <w:r w:rsidRPr="00105C7F">
        <w:t>.</w:t>
      </w:r>
    </w:p>
    <w:p w14:paraId="4DC414E9" w14:textId="77777777" w:rsidR="00127B97" w:rsidRPr="00105C7F" w:rsidRDefault="00127B97" w:rsidP="00105C7F">
      <w:pPr>
        <w:pStyle w:val="ASUBodyText"/>
      </w:pPr>
    </w:p>
    <w:p w14:paraId="73BD5A1D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Г.1.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Реєстр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графічних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схем.</w:t>
      </w:r>
      <w:r w:rsidR="001D28F3" w:rsidRPr="0017163C">
        <w:rPr>
          <w:b/>
          <w:bCs/>
        </w:rPr>
        <w:t xml:space="preserve"> </w:t>
      </w:r>
    </w:p>
    <w:p w14:paraId="7C579AB7" w14:textId="15979860" w:rsidR="008D43BA" w:rsidRPr="00105C7F" w:rsidRDefault="008D43BA" w:rsidP="00105C7F">
      <w:pPr>
        <w:pStyle w:val="ASUBodyText"/>
      </w:pPr>
      <w:r w:rsidRPr="00105C7F">
        <w:t>Перелік</w:t>
      </w:r>
      <w:r w:rsidR="001D28F3">
        <w:t xml:space="preserve"> </w:t>
      </w:r>
      <w:r w:rsidRPr="00105C7F">
        <w:t>усіх</w:t>
      </w:r>
      <w:r w:rsidR="001D28F3">
        <w:t xml:space="preserve"> </w:t>
      </w:r>
      <w:r w:rsidRPr="00105C7F">
        <w:t>9</w:t>
      </w:r>
      <w:r w:rsidR="001D28F3">
        <w:t xml:space="preserve"> </w:t>
      </w:r>
      <w:r w:rsidRPr="00105C7F">
        <w:t>схем</w:t>
      </w:r>
      <w:r w:rsidR="001D28F3">
        <w:t xml:space="preserve"> </w:t>
      </w:r>
      <w:r w:rsidRPr="00105C7F">
        <w:t>подано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Г.1.</w:t>
      </w:r>
    </w:p>
    <w:p w14:paraId="47D767C0" w14:textId="0F077EFF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Г.1</w:t>
      </w:r>
    </w:p>
    <w:p w14:paraId="2DB40199" w14:textId="6B092032" w:rsidR="008D43BA" w:rsidRPr="00105C7F" w:rsidRDefault="008D43BA" w:rsidP="000055EA">
      <w:pPr>
        <w:pStyle w:val="ASUTableName"/>
      </w:pPr>
      <w:r w:rsidRPr="00105C7F">
        <w:t>Реєстр</w:t>
      </w:r>
      <w:r w:rsidR="001D28F3">
        <w:t xml:space="preserve"> </w:t>
      </w:r>
      <w:r w:rsidRPr="00105C7F">
        <w:t>графічних</w:t>
      </w:r>
      <w:r w:rsidR="001D28F3">
        <w:t xml:space="preserve"> </w:t>
      </w:r>
      <w:r w:rsidRPr="00105C7F">
        <w:t>схем</w:t>
      </w:r>
      <w:r w:rsidR="001D28F3">
        <w:t xml:space="preserve"> </w:t>
      </w:r>
      <w:r w:rsidRPr="00105C7F">
        <w:t>БКР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Реєстр графічних схем БКР"/>
      </w:tblPr>
      <w:tblGrid>
        <w:gridCol w:w="445"/>
        <w:gridCol w:w="4630"/>
        <w:gridCol w:w="1679"/>
        <w:gridCol w:w="1222"/>
        <w:gridCol w:w="1368"/>
      </w:tblGrid>
      <w:tr w:rsidR="008D43BA" w:rsidRPr="00105C7F" w14:paraId="1107FEAA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DAE240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A9B58D" w14:textId="20504D40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Назва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схеми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A6D04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Тип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91A0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Підрозділ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C9B3E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Інструмент</w:t>
            </w:r>
            <w:proofErr w:type="spellEnd"/>
          </w:p>
        </w:tc>
      </w:tr>
      <w:tr w:rsidR="008D43BA" w:rsidRPr="00105C7F" w14:paraId="2A1E36D0" w14:textId="77777777" w:rsidTr="00127B97">
        <w:trPr>
          <w:trHeight w:val="454"/>
        </w:trPr>
        <w:tc>
          <w:tcPr>
            <w:tcW w:w="0" w:type="auto"/>
          </w:tcPr>
          <w:p w14:paraId="7AC16D8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994204C" w14:textId="71FC6CD2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5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proofErr w:type="spellStart"/>
            <w:r w:rsidRPr="00CA549B">
              <w:rPr>
                <w:rFonts w:ascii="Times New Roman" w:hAnsi="Times New Roman"/>
                <w:lang w:val="ru-RU"/>
                <w:rPrChange w:id="376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Функціональна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6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IDEF</w:t>
            </w:r>
            <w:r w:rsidRPr="00CA549B">
              <w:rPr>
                <w:rFonts w:ascii="Times New Roman" w:hAnsi="Times New Roman"/>
                <w:lang w:val="ru-RU"/>
                <w:rPrChange w:id="376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0-схема</w:t>
            </w:r>
            <w:r w:rsidR="001D28F3" w:rsidRPr="00CA549B">
              <w:rPr>
                <w:rFonts w:ascii="Times New Roman" w:hAnsi="Times New Roman"/>
                <w:lang w:val="ru-RU"/>
                <w:rPrChange w:id="376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6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задачі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6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6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моделювання</w:t>
            </w:r>
            <w:r w:rsidR="001D28F3" w:rsidRPr="00CA549B">
              <w:rPr>
                <w:rFonts w:ascii="Times New Roman" w:hAnsi="Times New Roman"/>
                <w:lang w:val="ru-RU"/>
                <w:rPrChange w:id="376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6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потокового</w:t>
            </w:r>
            <w:r w:rsidR="001D28F3" w:rsidRPr="00CA549B">
              <w:rPr>
                <w:rFonts w:ascii="Times New Roman" w:hAnsi="Times New Roman"/>
                <w:lang w:val="ru-RU"/>
                <w:rPrChange w:id="37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7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7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72A7E37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IDEF0</w:t>
            </w:r>
          </w:p>
        </w:tc>
        <w:tc>
          <w:tcPr>
            <w:tcW w:w="0" w:type="auto"/>
          </w:tcPr>
          <w:p w14:paraId="2DCD4C1B" w14:textId="6BEA8144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</w:tcPr>
          <w:p w14:paraId="37ED6A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5597BD73" w14:textId="77777777" w:rsidTr="00127B97">
        <w:trPr>
          <w:trHeight w:val="454"/>
        </w:trPr>
        <w:tc>
          <w:tcPr>
            <w:tcW w:w="0" w:type="auto"/>
          </w:tcPr>
          <w:p w14:paraId="64297FE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71BF564" w14:textId="16DAFFA4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7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Use</w:t>
            </w:r>
            <w:r w:rsidR="001D28F3" w:rsidRPr="00CA549B">
              <w:rPr>
                <w:rFonts w:ascii="Times New Roman" w:hAnsi="Times New Roman"/>
                <w:lang w:val="ru-RU"/>
                <w:rPrChange w:id="377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Case</w:t>
            </w:r>
            <w:r w:rsidRPr="00CA549B">
              <w:rPr>
                <w:rFonts w:ascii="Times New Roman" w:hAnsi="Times New Roman"/>
                <w:lang w:val="ru-RU"/>
                <w:rPrChange w:id="377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-діаграма</w:t>
            </w:r>
            <w:r w:rsidR="001D28F3" w:rsidRPr="00CA549B">
              <w:rPr>
                <w:rFonts w:ascii="Times New Roman" w:hAnsi="Times New Roman"/>
                <w:lang w:val="ru-RU"/>
                <w:rPrChange w:id="377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симулятора</w:t>
            </w:r>
            <w:r w:rsidR="001D28F3" w:rsidRPr="00CA549B">
              <w:rPr>
                <w:rFonts w:ascii="Times New Roman" w:hAnsi="Times New Roman"/>
                <w:lang w:val="ru-RU"/>
                <w:rPrChange w:id="37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7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потокового</w:t>
            </w:r>
            <w:r w:rsidR="001D28F3" w:rsidRPr="00CA549B">
              <w:rPr>
                <w:rFonts w:ascii="Times New Roman" w:hAnsi="Times New Roman"/>
                <w:lang w:val="ru-RU"/>
                <w:rPrChange w:id="378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8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8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8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76A1D391" w14:textId="3A31632F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UML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Use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Case</w:t>
            </w:r>
          </w:p>
        </w:tc>
        <w:tc>
          <w:tcPr>
            <w:tcW w:w="0" w:type="auto"/>
          </w:tcPr>
          <w:p w14:paraId="393E6480" w14:textId="7ACE406D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</w:tcPr>
          <w:p w14:paraId="29A2620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41E7EFC6" w14:textId="77777777" w:rsidTr="00127B97">
        <w:trPr>
          <w:trHeight w:val="454"/>
        </w:trPr>
        <w:tc>
          <w:tcPr>
            <w:tcW w:w="0" w:type="auto"/>
          </w:tcPr>
          <w:p w14:paraId="394BB7E0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D9D0B6" w14:textId="4CEE5F85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8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105C7F">
              <w:rPr>
                <w:rFonts w:ascii="Times New Roman" w:hAnsi="Times New Roman" w:cs="Times New Roman"/>
              </w:rPr>
              <w:t>C</w:t>
            </w:r>
            <w:r w:rsidRPr="00CA549B">
              <w:rPr>
                <w:rFonts w:ascii="Times New Roman" w:hAnsi="Times New Roman"/>
                <w:lang w:val="ru-RU"/>
                <w:rPrChange w:id="378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4</w:t>
            </w:r>
            <w:r w:rsidR="001D28F3" w:rsidRPr="00CA549B">
              <w:rPr>
                <w:rFonts w:ascii="Times New Roman" w:hAnsi="Times New Roman"/>
                <w:lang w:val="ru-RU"/>
                <w:rPrChange w:id="378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Context</w:t>
            </w:r>
            <w:r w:rsidRPr="00CA549B">
              <w:rPr>
                <w:rFonts w:ascii="Times New Roman" w:hAnsi="Times New Roman"/>
                <w:lang w:val="ru-RU"/>
                <w:rPrChange w:id="378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-діаграма</w:t>
            </w:r>
            <w:r w:rsidR="001D28F3" w:rsidRPr="00CA549B">
              <w:rPr>
                <w:rFonts w:ascii="Times New Roman" w:hAnsi="Times New Roman"/>
                <w:lang w:val="ru-RU"/>
                <w:rPrChange w:id="37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веб-симулятора</w:t>
            </w:r>
            <w:r w:rsidR="001D28F3" w:rsidRPr="00CA549B">
              <w:rPr>
                <w:rFonts w:ascii="Times New Roman" w:hAnsi="Times New Roman"/>
                <w:lang w:val="ru-RU"/>
                <w:rPrChange w:id="379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9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потокового</w:t>
            </w:r>
            <w:r w:rsidR="001D28F3" w:rsidRPr="00CA549B">
              <w:rPr>
                <w:rFonts w:ascii="Times New Roman" w:hAnsi="Times New Roman"/>
                <w:lang w:val="ru-RU"/>
                <w:rPrChange w:id="379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9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79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7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4728A2C5" w14:textId="19F0F87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Context</w:t>
            </w:r>
          </w:p>
        </w:tc>
        <w:tc>
          <w:tcPr>
            <w:tcW w:w="0" w:type="auto"/>
          </w:tcPr>
          <w:p w14:paraId="7CF9326F" w14:textId="41CF7D9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</w:tcPr>
          <w:p w14:paraId="7F10C8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461B26B1" w14:textId="77777777" w:rsidTr="00127B97">
        <w:trPr>
          <w:trHeight w:val="454"/>
        </w:trPr>
        <w:tc>
          <w:tcPr>
            <w:tcW w:w="0" w:type="auto"/>
          </w:tcPr>
          <w:p w14:paraId="79E657B7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C0110D" w14:textId="09BE5F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7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79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Схема</w:t>
            </w:r>
            <w:r w:rsidR="001D28F3" w:rsidRPr="00CA549B">
              <w:rPr>
                <w:rFonts w:ascii="Times New Roman" w:hAnsi="Times New Roman"/>
                <w:lang w:val="ru-RU"/>
                <w:rPrChange w:id="379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79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тристадійної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0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</w:t>
            </w:r>
            <w:r w:rsidRPr="00CA549B">
              <w:rPr>
                <w:rFonts w:ascii="Times New Roman" w:hAnsi="Times New Roman"/>
                <w:lang w:val="ru-RU"/>
                <w:rPrChange w:id="380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-4</w:t>
            </w:r>
            <w:r w:rsidR="001D28F3" w:rsidRPr="00CA549B">
              <w:rPr>
                <w:rFonts w:ascii="Times New Roman" w:hAnsi="Times New Roman"/>
                <w:lang w:val="ru-RU"/>
                <w:rPrChange w:id="380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80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декомпозиції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16-точкового</w:t>
            </w:r>
            <w:r w:rsidR="001D28F3" w:rsidRPr="00CA549B">
              <w:rPr>
                <w:rFonts w:ascii="Times New Roman" w:hAnsi="Times New Roman"/>
                <w:lang w:val="ru-RU"/>
                <w:rPrChange w:id="380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0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275AE615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Алгоритмічна</w:t>
            </w:r>
            <w:proofErr w:type="spellEnd"/>
          </w:p>
        </w:tc>
        <w:tc>
          <w:tcPr>
            <w:tcW w:w="0" w:type="auto"/>
          </w:tcPr>
          <w:p w14:paraId="65397C9B" w14:textId="67D4E8BF" w:rsidR="008D43BA" w:rsidRPr="00127B97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127B97">
              <w:rPr>
                <w:rFonts w:ascii="Times New Roman" w:hAnsi="Times New Roman" w:cs="Times New Roman"/>
                <w:lang w:val="uk-UA"/>
              </w:rPr>
              <w:t>Г</w:t>
            </w:r>
            <w:r w:rsidRPr="00105C7F">
              <w:rPr>
                <w:rFonts w:ascii="Times New Roman" w:hAnsi="Times New Roman" w:cs="Times New Roman"/>
              </w:rPr>
              <w:t>.</w:t>
            </w:r>
            <w:r w:rsidR="00127B97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0" w:type="auto"/>
          </w:tcPr>
          <w:p w14:paraId="696E435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73AC0461" w14:textId="77777777" w:rsidTr="00127B97">
        <w:trPr>
          <w:trHeight w:val="454"/>
        </w:trPr>
        <w:tc>
          <w:tcPr>
            <w:tcW w:w="0" w:type="auto"/>
          </w:tcPr>
          <w:p w14:paraId="1AA8415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DECBA5" w14:textId="75AF499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Container-діаграма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архітектури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веб-симулятора</w:t>
            </w:r>
            <w:proofErr w:type="spellEnd"/>
          </w:p>
        </w:tc>
        <w:tc>
          <w:tcPr>
            <w:tcW w:w="0" w:type="auto"/>
          </w:tcPr>
          <w:p w14:paraId="55373F26" w14:textId="1141EDE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C4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Container</w:t>
            </w:r>
          </w:p>
        </w:tc>
        <w:tc>
          <w:tcPr>
            <w:tcW w:w="0" w:type="auto"/>
          </w:tcPr>
          <w:p w14:paraId="437E7636" w14:textId="64F2A0F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</w:tcPr>
          <w:p w14:paraId="6589D48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38E134C" w14:textId="77777777" w:rsidTr="00127B97">
        <w:trPr>
          <w:trHeight w:val="454"/>
        </w:trPr>
        <w:tc>
          <w:tcPr>
            <w:tcW w:w="0" w:type="auto"/>
          </w:tcPr>
          <w:p w14:paraId="2930F14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A5FEBF" w14:textId="7CE820CD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0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80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Граф</w:t>
            </w:r>
            <w:r w:rsidR="001D28F3" w:rsidRPr="00CA549B">
              <w:rPr>
                <w:rFonts w:ascii="Times New Roman" w:hAnsi="Times New Roman"/>
                <w:lang w:val="ru-RU"/>
                <w:rPrChange w:id="381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1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потоку</w:t>
            </w:r>
            <w:r w:rsidR="001D28F3" w:rsidRPr="00CA549B">
              <w:rPr>
                <w:rFonts w:ascii="Times New Roman" w:hAnsi="Times New Roman"/>
                <w:lang w:val="ru-RU"/>
                <w:rPrChange w:id="381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1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даних</w:t>
            </w:r>
            <w:r w:rsidR="001D28F3" w:rsidRPr="00CA549B">
              <w:rPr>
                <w:rFonts w:ascii="Times New Roman" w:hAnsi="Times New Roman"/>
                <w:lang w:val="ru-RU"/>
                <w:rPrChange w:id="38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8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1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1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16-точкового</w:t>
            </w:r>
            <w:r w:rsidR="001D28F3" w:rsidRPr="00CA549B">
              <w:rPr>
                <w:rFonts w:ascii="Times New Roman" w:hAnsi="Times New Roman"/>
                <w:lang w:val="ru-RU"/>
                <w:rPrChange w:id="381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1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  <w:r w:rsidR="001D28F3" w:rsidRPr="00CA549B">
              <w:rPr>
                <w:rFonts w:ascii="Times New Roman" w:hAnsi="Times New Roman"/>
                <w:lang w:val="ru-RU"/>
                <w:rPrChange w:id="382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radix</w:t>
            </w:r>
            <w:r w:rsidRPr="00CA549B">
              <w:rPr>
                <w:rFonts w:ascii="Times New Roman" w:hAnsi="Times New Roman"/>
                <w:lang w:val="ru-RU"/>
                <w:rPrChange w:id="382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-4</w:t>
            </w:r>
            <w:r w:rsidR="001D28F3" w:rsidRPr="00CA549B">
              <w:rPr>
                <w:rFonts w:ascii="Times New Roman" w:hAnsi="Times New Roman"/>
                <w:lang w:val="ru-RU"/>
                <w:rPrChange w:id="382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/>
                  <w:lang w:val="ru-RU"/>
                  <w:rPrChange w:id="3823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824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×</m:t>
              </m:r>
              <m:r>
                <w:rPr>
                  <w:rFonts w:ascii="Cambria Math" w:hAnsi="Cambria Math"/>
                  <w:lang w:val="ru-RU"/>
                  <w:rPrChange w:id="3825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4</m:t>
              </m:r>
            </m:oMath>
          </w:p>
        </w:tc>
        <w:tc>
          <w:tcPr>
            <w:tcW w:w="0" w:type="auto"/>
          </w:tcPr>
          <w:p w14:paraId="5C2AD52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DFG</w:t>
            </w:r>
          </w:p>
        </w:tc>
        <w:tc>
          <w:tcPr>
            <w:tcW w:w="0" w:type="auto"/>
          </w:tcPr>
          <w:p w14:paraId="72411FD9" w14:textId="0248EE20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D336C0">
              <w:rPr>
                <w:rFonts w:ascii="Times New Roman" w:hAnsi="Times New Roman" w:cs="Times New Roman"/>
                <w:lang w:val="uk-UA"/>
              </w:rPr>
              <w:t>Г.2</w:t>
            </w:r>
          </w:p>
        </w:tc>
        <w:tc>
          <w:tcPr>
            <w:tcW w:w="0" w:type="auto"/>
          </w:tcPr>
          <w:p w14:paraId="476FB561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1B323F9" w14:textId="77777777" w:rsidTr="00127B97">
        <w:trPr>
          <w:trHeight w:val="454"/>
        </w:trPr>
        <w:tc>
          <w:tcPr>
            <w:tcW w:w="0" w:type="auto"/>
          </w:tcPr>
          <w:p w14:paraId="1C8701E9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260FD13" w14:textId="6DAB0224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2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82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Макет</w:t>
            </w:r>
            <w:r w:rsidR="001D28F3" w:rsidRPr="00CA549B">
              <w:rPr>
                <w:rFonts w:ascii="Times New Roman" w:hAnsi="Times New Roman"/>
                <w:lang w:val="ru-RU"/>
                <w:rPrChange w:id="382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82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інтерфейсу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3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3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веб-симулятора</w:t>
            </w:r>
            <w:r w:rsidR="001D28F3" w:rsidRPr="00CA549B">
              <w:rPr>
                <w:rFonts w:ascii="Times New Roman" w:hAnsi="Times New Roman"/>
                <w:lang w:val="ru-RU"/>
                <w:rPrChange w:id="38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потокового</w:t>
            </w:r>
            <w:r w:rsidR="001D28F3" w:rsidRPr="00CA549B">
              <w:rPr>
                <w:rFonts w:ascii="Times New Roman" w:hAnsi="Times New Roman"/>
                <w:lang w:val="ru-RU"/>
                <w:rPrChange w:id="383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3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16-точкового</w:t>
            </w:r>
            <w:r w:rsidR="001D28F3" w:rsidRPr="00CA549B">
              <w:rPr>
                <w:rFonts w:ascii="Times New Roman" w:hAnsi="Times New Roman"/>
                <w:lang w:val="ru-RU"/>
                <w:rPrChange w:id="383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3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ШПФ</w:t>
            </w:r>
          </w:p>
        </w:tc>
        <w:tc>
          <w:tcPr>
            <w:tcW w:w="0" w:type="auto"/>
          </w:tcPr>
          <w:p w14:paraId="5DD96292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Wireframe</w:t>
            </w:r>
          </w:p>
        </w:tc>
        <w:tc>
          <w:tcPr>
            <w:tcW w:w="0" w:type="auto"/>
          </w:tcPr>
          <w:p w14:paraId="77A75C5F" w14:textId="5F710FB1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</w:tcPr>
          <w:p w14:paraId="6A8F977A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25953177" w14:textId="77777777" w:rsidTr="00127B97">
        <w:trPr>
          <w:trHeight w:val="454"/>
        </w:trPr>
        <w:tc>
          <w:tcPr>
            <w:tcW w:w="0" w:type="auto"/>
          </w:tcPr>
          <w:p w14:paraId="7077DC9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155DA6E" w14:textId="79B7FB12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Життєвий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цикл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Fonts w:ascii="Times New Roman" w:hAnsi="Times New Roman" w:cs="Times New Roman"/>
              </w:rPr>
              <w:t>токена</w:t>
            </w:r>
            <w:proofErr w:type="spellEnd"/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у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C7F">
              <w:rPr>
                <w:rStyle w:val="VerbatimChar"/>
                <w:rFonts w:ascii="Times New Roman" w:hAnsi="Times New Roman" w:cs="Times New Roman"/>
              </w:rPr>
              <w:t>DataflowRuntime</w:t>
            </w:r>
            <w:proofErr w:type="spellEnd"/>
          </w:p>
        </w:tc>
        <w:tc>
          <w:tcPr>
            <w:tcW w:w="0" w:type="auto"/>
          </w:tcPr>
          <w:p w14:paraId="15A97E8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Sequence</w:t>
            </w:r>
          </w:p>
        </w:tc>
        <w:tc>
          <w:tcPr>
            <w:tcW w:w="0" w:type="auto"/>
          </w:tcPr>
          <w:p w14:paraId="2267252F" w14:textId="4194BDFA" w:rsidR="008D43BA" w:rsidRPr="00D336C0" w:rsidRDefault="008D43BA" w:rsidP="00F627B1">
            <w:pPr>
              <w:pStyle w:val="Compact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="00D336C0">
              <w:rPr>
                <w:rFonts w:ascii="Times New Roman" w:hAnsi="Times New Roman" w:cs="Times New Roman"/>
                <w:lang w:val="uk-UA"/>
              </w:rPr>
              <w:t>Г.3</w:t>
            </w:r>
          </w:p>
        </w:tc>
        <w:tc>
          <w:tcPr>
            <w:tcW w:w="0" w:type="auto"/>
          </w:tcPr>
          <w:p w14:paraId="6A0A3B63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  <w:tr w:rsidR="008D43BA" w:rsidRPr="00105C7F" w14:paraId="609F50D2" w14:textId="77777777" w:rsidTr="00127B97">
        <w:trPr>
          <w:trHeight w:val="454"/>
        </w:trPr>
        <w:tc>
          <w:tcPr>
            <w:tcW w:w="0" w:type="auto"/>
          </w:tcPr>
          <w:p w14:paraId="6797564E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3D6D164" w14:textId="79FA234C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3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Fonts w:ascii="Times New Roman" w:hAnsi="Times New Roman"/>
                <w:lang w:val="ru-RU"/>
                <w:rPrChange w:id="383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Часова</w:t>
            </w:r>
            <w:r w:rsidR="001D28F3" w:rsidRPr="00CA549B">
              <w:rPr>
                <w:rFonts w:ascii="Times New Roman" w:hAnsi="Times New Roman"/>
                <w:lang w:val="ru-RU"/>
                <w:rPrChange w:id="384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41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діаграма</w:t>
            </w:r>
            <w:r w:rsidR="001D28F3" w:rsidRPr="00CA549B">
              <w:rPr>
                <w:rFonts w:ascii="Times New Roman" w:hAnsi="Times New Roman"/>
                <w:lang w:val="ru-RU"/>
                <w:rPrChange w:id="384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84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активацій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4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proofErr w:type="spellStart"/>
            <w:r w:rsidRPr="00CA549B">
              <w:rPr>
                <w:rFonts w:ascii="Times New Roman" w:hAnsi="Times New Roman"/>
                <w:lang w:val="ru-RU"/>
                <w:rPrChange w:id="384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вузлів</w:t>
            </w:r>
            <w:proofErr w:type="spellEnd"/>
            <w:r w:rsidR="001D28F3" w:rsidRPr="00CA549B">
              <w:rPr>
                <w:rFonts w:ascii="Times New Roman" w:hAnsi="Times New Roman"/>
                <w:lang w:val="ru-RU"/>
                <w:rPrChange w:id="384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DFG</w:t>
            </w:r>
            <w:r w:rsidR="001D28F3" w:rsidRPr="00CA549B">
              <w:rPr>
                <w:rFonts w:ascii="Times New Roman" w:hAnsi="Times New Roman"/>
                <w:lang w:val="ru-RU"/>
                <w:rPrChange w:id="38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w:r w:rsidRPr="00CA549B">
              <w:rPr>
                <w:rFonts w:ascii="Times New Roman" w:hAnsi="Times New Roman"/>
                <w:lang w:val="ru-RU"/>
                <w:rPrChange w:id="38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>при</w:t>
            </w:r>
            <w:r w:rsidR="001D28F3" w:rsidRPr="00CA549B">
              <w:rPr>
                <w:rFonts w:ascii="Times New Roman" w:hAnsi="Times New Roman"/>
                <w:lang w:val="ru-RU"/>
                <w:rPrChange w:id="384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  <w:rPrChange w:id="3850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=</m:t>
              </m:r>
              <m:r>
                <w:rPr>
                  <w:rFonts w:ascii="Cambria Math" w:hAnsi="Cambria Math"/>
                  <w:lang w:val="ru-RU"/>
                  <w:rPrChange w:id="3851" w:author="Учетная запись Майкрософт" w:date="2026-05-24T17:35:00Z">
                    <w:rPr>
                      <w:rFonts w:ascii="Cambria Math" w:hAnsi="Cambria Math"/>
                    </w:rPr>
                  </w:rPrChange>
                </w:rPr>
                <m:t>16</m:t>
              </m:r>
            </m:oMath>
          </w:p>
        </w:tc>
        <w:tc>
          <w:tcPr>
            <w:tcW w:w="0" w:type="auto"/>
          </w:tcPr>
          <w:p w14:paraId="532BC81D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r w:rsidRPr="00105C7F">
              <w:rPr>
                <w:rFonts w:ascii="Times New Roman" w:hAnsi="Times New Roman" w:cs="Times New Roman"/>
              </w:rPr>
              <w:t>Timing</w:t>
            </w:r>
          </w:p>
        </w:tc>
        <w:tc>
          <w:tcPr>
            <w:tcW w:w="0" w:type="auto"/>
          </w:tcPr>
          <w:p w14:paraId="51A8D1C2" w14:textId="15BA6F29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рис</w:t>
            </w:r>
            <w:proofErr w:type="spellEnd"/>
            <w:r w:rsidRPr="00105C7F">
              <w:rPr>
                <w:rFonts w:ascii="Times New Roman" w:hAnsi="Times New Roman" w:cs="Times New Roman"/>
              </w:rPr>
              <w:t>.</w:t>
            </w:r>
            <w:r w:rsidR="001D28F3">
              <w:rPr>
                <w:rFonts w:ascii="Times New Roman" w:hAnsi="Times New Roman" w:cs="Times New Roman"/>
              </w:rPr>
              <w:t xml:space="preserve"> </w:t>
            </w:r>
            <w:r w:rsidRPr="00105C7F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</w:tcPr>
          <w:p w14:paraId="5483D56B" w14:textId="77777777" w:rsidR="008D43BA" w:rsidRPr="00105C7F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05C7F">
              <w:rPr>
                <w:rFonts w:ascii="Times New Roman" w:hAnsi="Times New Roman" w:cs="Times New Roman"/>
              </w:rPr>
              <w:t>PlantUML</w:t>
            </w:r>
            <w:proofErr w:type="spellEnd"/>
          </w:p>
        </w:tc>
      </w:tr>
    </w:tbl>
    <w:p w14:paraId="1D2C7C5D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Г.2.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Розташування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вихідних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описів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схем.</w:t>
      </w:r>
      <w:r w:rsidR="001D28F3" w:rsidRPr="0017163C">
        <w:rPr>
          <w:b/>
          <w:bCs/>
        </w:rPr>
        <w:t xml:space="preserve"> </w:t>
      </w:r>
    </w:p>
    <w:p w14:paraId="5AEC7828" w14:textId="40D0968D" w:rsidR="008D43BA" w:rsidRPr="00105C7F" w:rsidRDefault="008D43BA" w:rsidP="00105C7F">
      <w:pPr>
        <w:pStyle w:val="ASUBodyText"/>
      </w:pPr>
      <w:r w:rsidRPr="00105C7F">
        <w:t>Кожна</w:t>
      </w:r>
      <w:r w:rsidR="001D28F3">
        <w:t xml:space="preserve"> </w:t>
      </w:r>
      <w:r w:rsidRPr="00105C7F">
        <w:t>схема</w:t>
      </w:r>
      <w:r w:rsidR="001D28F3">
        <w:t xml:space="preserve"> </w:t>
      </w:r>
      <w:r w:rsidRPr="00105C7F">
        <w:t>зберігається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каталозі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diagrams</w:t>
      </w:r>
      <w:r w:rsidRPr="00CA549B">
        <w:rPr>
          <w:rStyle w:val="VerbatimChar"/>
          <w:rFonts w:ascii="Times New Roman" w:hAnsi="Times New Roman"/>
          <w:lang w:val="uk-UA"/>
          <w:rPrChange w:id="3852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_</w:t>
      </w:r>
      <w:r w:rsidRPr="00105C7F">
        <w:rPr>
          <w:rStyle w:val="VerbatimChar"/>
          <w:rFonts w:ascii="Times New Roman" w:hAnsi="Times New Roman" w:cs="Times New Roman"/>
        </w:rPr>
        <w:t>output</w:t>
      </w:r>
      <w:r w:rsidRPr="00CA549B">
        <w:rPr>
          <w:rStyle w:val="VerbatimChar"/>
          <w:rFonts w:ascii="Times New Roman" w:hAnsi="Times New Roman"/>
          <w:lang w:val="uk-UA"/>
          <w:rPrChange w:id="3853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/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окремому</w:t>
      </w:r>
      <w:r w:rsidR="001D28F3"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85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txt</w:t>
      </w:r>
      <w:r w:rsidRPr="00105C7F">
        <w:t>-файлі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ім’ям,</w:t>
      </w:r>
      <w:r w:rsidR="001D28F3">
        <w:t xml:space="preserve"> </w:t>
      </w:r>
      <w:r w:rsidRPr="00105C7F">
        <w:t>що</w:t>
      </w:r>
      <w:r w:rsidR="001D28F3">
        <w:t xml:space="preserve"> </w:t>
      </w:r>
      <w:r w:rsidRPr="00105C7F">
        <w:t>збігається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підписом</w:t>
      </w:r>
      <w:r w:rsidR="001D28F3">
        <w:t xml:space="preserve"> </w:t>
      </w:r>
      <w:r w:rsidRPr="00105C7F">
        <w:t>рисунка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основному</w:t>
      </w:r>
      <w:r w:rsidR="001D28F3">
        <w:t xml:space="preserve"> </w:t>
      </w:r>
      <w:r w:rsidRPr="00105C7F">
        <w:t>тексті</w:t>
      </w:r>
      <w:r w:rsidR="001D28F3">
        <w:t xml:space="preserve"> </w:t>
      </w:r>
      <w:r w:rsidRPr="00105C7F">
        <w:t>(табл.</w:t>
      </w:r>
      <w:r w:rsidR="001D28F3">
        <w:t xml:space="preserve"> </w:t>
      </w:r>
      <w:r w:rsidRPr="00105C7F">
        <w:t>Г.2).</w:t>
      </w:r>
      <w:r w:rsidR="001D28F3">
        <w:t xml:space="preserve"> </w:t>
      </w:r>
      <w:r w:rsidRPr="00105C7F">
        <w:t>Відтворити</w:t>
      </w:r>
      <w:r w:rsidR="001D28F3">
        <w:t xml:space="preserve"> </w:t>
      </w:r>
      <w:r w:rsidRPr="00105C7F">
        <w:t>будь-яку</w:t>
      </w:r>
      <w:r w:rsidR="001D28F3">
        <w:t xml:space="preserve"> </w:t>
      </w:r>
      <w:r w:rsidRPr="00105C7F">
        <w:t>схему</w:t>
      </w:r>
      <w:r w:rsidR="001D28F3">
        <w:t xml:space="preserve"> </w:t>
      </w:r>
      <w:r w:rsidRPr="00105C7F">
        <w:t>можна</w:t>
      </w:r>
      <w:r w:rsidR="001D28F3">
        <w:t xml:space="preserve"> </w:t>
      </w:r>
      <w:r w:rsidRPr="00105C7F">
        <w:t>завантаженням</w:t>
      </w:r>
      <w:r w:rsidR="001D28F3">
        <w:t xml:space="preserve"> </w:t>
      </w:r>
      <w:r w:rsidRPr="00105C7F">
        <w:t>відповідного</w:t>
      </w:r>
      <w:r w:rsidR="001D28F3">
        <w:t xml:space="preserve"> </w:t>
      </w:r>
      <w:proofErr w:type="spellStart"/>
      <w:r w:rsidRPr="00105C7F">
        <w:t>файла</w:t>
      </w:r>
      <w:proofErr w:type="spellEnd"/>
      <w:r w:rsidR="001D28F3">
        <w:t xml:space="preserve"> </w:t>
      </w:r>
      <w:r w:rsidRPr="00105C7F">
        <w:t>на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plantuml</w:t>
      </w:r>
      <w:proofErr w:type="spellEnd"/>
      <w:r w:rsidRPr="00CA549B">
        <w:rPr>
          <w:rStyle w:val="VerbatimChar"/>
          <w:rFonts w:ascii="Times New Roman" w:hAnsi="Times New Roman"/>
          <w:lang w:val="ru-RU"/>
          <w:rPrChange w:id="385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com</w:t>
      </w:r>
      <w:r w:rsidRPr="00105C7F">
        <w:t>.</w:t>
      </w:r>
    </w:p>
    <w:p w14:paraId="3CCA77A4" w14:textId="1907CEB9" w:rsidR="008D43BA" w:rsidRPr="00105C7F" w:rsidRDefault="008D43BA" w:rsidP="000055EA">
      <w:pPr>
        <w:pStyle w:val="ASUTableCaption"/>
      </w:pPr>
      <w:r w:rsidRPr="00105C7F">
        <w:t>Таблиця</w:t>
      </w:r>
      <w:r w:rsidR="001D28F3">
        <w:t xml:space="preserve"> </w:t>
      </w:r>
      <w:r w:rsidRPr="00105C7F">
        <w:t>Г.2</w:t>
      </w:r>
    </w:p>
    <w:p w14:paraId="3E5C91A4" w14:textId="1BC4AE6F" w:rsidR="008D43BA" w:rsidRPr="00105C7F" w:rsidRDefault="008D43BA" w:rsidP="000055EA">
      <w:pPr>
        <w:pStyle w:val="ASUTableName"/>
      </w:pPr>
      <w:r w:rsidRPr="00105C7F">
        <w:t>Відповідність</w:t>
      </w:r>
      <w:r w:rsidR="001D28F3">
        <w:t xml:space="preserve"> </w:t>
      </w:r>
      <w:r w:rsidRPr="00105C7F">
        <w:t>між</w:t>
      </w:r>
      <w:r w:rsidR="001D28F3">
        <w:t xml:space="preserve"> </w:t>
      </w:r>
      <w:r w:rsidRPr="00105C7F">
        <w:t>рисунками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вихідними</w:t>
      </w:r>
      <w:r w:rsidR="001D28F3">
        <w:t xml:space="preserve"> </w:t>
      </w:r>
      <w:r w:rsidRPr="00CA549B">
        <w:rPr>
          <w:rStyle w:val="VerbatimChar"/>
          <w:rFonts w:ascii="Times New Roman" w:hAnsi="Times New Roman"/>
          <w:lang w:val="uk-UA"/>
          <w:rPrChange w:id="385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.</w:t>
      </w:r>
      <w:r w:rsidRPr="00105C7F">
        <w:rPr>
          <w:rStyle w:val="VerbatimChar"/>
          <w:rFonts w:ascii="Times New Roman" w:hAnsi="Times New Roman" w:cs="Times New Roman"/>
        </w:rPr>
        <w:t>txt</w:t>
      </w:r>
      <w:r w:rsidRPr="00105C7F">
        <w:t>-описами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Відповідність між рисунками і вихідними .txt-описами"/>
      </w:tblPr>
      <w:tblGrid>
        <w:gridCol w:w="645"/>
        <w:gridCol w:w="8699"/>
      </w:tblGrid>
      <w:tr w:rsidR="008D43BA" w:rsidRPr="00127B97" w14:paraId="5B21E00D" w14:textId="77777777" w:rsidTr="0012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4C09DD" w14:textId="77777777" w:rsidR="008D43BA" w:rsidRPr="00127B9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Fonts w:ascii="Times New Roman" w:hAnsi="Times New Roman" w:cs="Times New Roman"/>
              </w:rPr>
              <w:t>Рис</w:t>
            </w:r>
            <w:proofErr w:type="spellEnd"/>
            <w:r w:rsidRPr="00127B9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230921" w14:textId="0D4484B1" w:rsidR="008D43BA" w:rsidRPr="00127B9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127B97">
              <w:rPr>
                <w:rFonts w:ascii="Times New Roman" w:hAnsi="Times New Roman" w:cs="Times New Roman"/>
              </w:rPr>
              <w:t>Файл</w:t>
            </w:r>
            <w:proofErr w:type="spellEnd"/>
            <w:r w:rsidR="001D28F3" w:rsidRPr="00127B97">
              <w:rPr>
                <w:rFonts w:ascii="Times New Roman" w:hAnsi="Times New Roman" w:cs="Times New Roman"/>
              </w:rPr>
              <w:t xml:space="preserve"> </w:t>
            </w:r>
            <w:r w:rsidRPr="00127B97">
              <w:rPr>
                <w:rFonts w:ascii="Times New Roman" w:hAnsi="Times New Roman" w:cs="Times New Roman"/>
              </w:rPr>
              <w:t>у</w:t>
            </w:r>
            <w:r w:rsidR="001D28F3" w:rsidRPr="00127B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diagrams_output</w:t>
            </w:r>
            <w:proofErr w:type="spellEnd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/</w:t>
            </w:r>
          </w:p>
        </w:tc>
      </w:tr>
      <w:tr w:rsidR="008D43BA" w:rsidRPr="00127B97" w14:paraId="4961D717" w14:textId="77777777" w:rsidTr="00127B97">
        <w:trPr>
          <w:trHeight w:val="454"/>
        </w:trPr>
        <w:tc>
          <w:tcPr>
            <w:tcW w:w="0" w:type="auto"/>
          </w:tcPr>
          <w:p w14:paraId="3D9D2941" w14:textId="77777777" w:rsidR="008D43BA" w:rsidRPr="00127B97" w:rsidRDefault="008D43BA" w:rsidP="00F627B1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446EF7" w14:textId="6BEB9195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5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5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5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1.1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Функціональна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IDEF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0-схема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задачі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6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моделювання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потокового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06B926FC" w14:textId="77777777" w:rsidTr="00127B97">
        <w:trPr>
          <w:trHeight w:val="454"/>
        </w:trPr>
        <w:tc>
          <w:tcPr>
            <w:tcW w:w="0" w:type="auto"/>
          </w:tcPr>
          <w:p w14:paraId="498573A2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7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1FB1E55F" w14:textId="4C76C166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7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7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1.2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Use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Case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-діаграма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симулятора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8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потокового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2DF098C4" w14:textId="77777777" w:rsidTr="00127B97">
        <w:trPr>
          <w:trHeight w:val="454"/>
        </w:trPr>
        <w:tc>
          <w:tcPr>
            <w:tcW w:w="0" w:type="auto"/>
          </w:tcPr>
          <w:p w14:paraId="0819513D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9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4E4E53C5" w14:textId="4D037CF5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896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89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2.1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4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Context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-діаграма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веб-симулятора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0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потокового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74A1DD4F" w14:textId="77777777" w:rsidTr="00127B97">
        <w:trPr>
          <w:trHeight w:val="454"/>
        </w:trPr>
        <w:tc>
          <w:tcPr>
            <w:tcW w:w="0" w:type="auto"/>
          </w:tcPr>
          <w:p w14:paraId="022155C6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1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53E433BE" w14:textId="6DE5FC64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1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="00127B97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Г.1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1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Схема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тристадійної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radix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-4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декомпозиції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2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16-точкового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52DC6A8C" w14:textId="77777777" w:rsidTr="00127B97">
        <w:trPr>
          <w:trHeight w:val="454"/>
        </w:trPr>
        <w:tc>
          <w:tcPr>
            <w:tcW w:w="0" w:type="auto"/>
          </w:tcPr>
          <w:p w14:paraId="00B41604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32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17BD43BD" w14:textId="757AF60E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33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2.3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3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4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Container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-діаграма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архітектури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веб-симулятора.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72AD67BA" w14:textId="77777777" w:rsidTr="00127B97">
        <w:trPr>
          <w:trHeight w:val="454"/>
        </w:trPr>
        <w:tc>
          <w:tcPr>
            <w:tcW w:w="0" w:type="auto"/>
          </w:tcPr>
          <w:p w14:paraId="6CF06DBD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47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5EAECAF8" w14:textId="3B77F9E1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4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4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="00D336C0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Г.2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Граф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потоку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даних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5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обчислювача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16-точкового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radix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-4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6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4×4.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125D35E1" w14:textId="77777777" w:rsidTr="00127B97">
        <w:trPr>
          <w:trHeight w:val="454"/>
        </w:trPr>
        <w:tc>
          <w:tcPr>
            <w:tcW w:w="0" w:type="auto"/>
          </w:tcPr>
          <w:p w14:paraId="01715065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6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7325F60D" w14:textId="2CB11288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70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2.5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Макет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7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інтерфейсу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веб-симулятора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потокового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16-точкового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8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ШПФ.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184E9232" w14:textId="77777777" w:rsidTr="00127B97">
        <w:trPr>
          <w:trHeight w:val="454"/>
        </w:trPr>
        <w:tc>
          <w:tcPr>
            <w:tcW w:w="0" w:type="auto"/>
          </w:tcPr>
          <w:p w14:paraId="1CE8BFFF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88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281A6983" w14:textId="7AA25036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3989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="00D336C0">
              <w:rPr>
                <w:rStyle w:val="VerbatimChar"/>
                <w:rFonts w:ascii="Times New Roman" w:hAnsi="Times New Roman" w:cs="Times New Roman"/>
                <w:sz w:val="24"/>
                <w:lang w:val="uk-UA"/>
              </w:rPr>
              <w:t>Г.3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Життєвий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цикл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399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токена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у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DataflowRuntime</w:t>
            </w:r>
            <w:proofErr w:type="spellEnd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  <w:tr w:rsidR="008D43BA" w:rsidRPr="00127B97" w14:paraId="2D12C739" w14:textId="77777777" w:rsidTr="00127B97">
        <w:trPr>
          <w:trHeight w:val="454"/>
        </w:trPr>
        <w:tc>
          <w:tcPr>
            <w:tcW w:w="0" w:type="auto"/>
          </w:tcPr>
          <w:p w14:paraId="194B4635" w14:textId="77777777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4004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</w:p>
        </w:tc>
        <w:tc>
          <w:tcPr>
            <w:tcW w:w="0" w:type="auto"/>
          </w:tcPr>
          <w:p w14:paraId="77D12203" w14:textId="22471FAA" w:rsidR="008D43BA" w:rsidRPr="00CA549B" w:rsidRDefault="008D43BA" w:rsidP="00F627B1">
            <w:pPr>
              <w:pStyle w:val="Compact"/>
              <w:rPr>
                <w:rFonts w:ascii="Times New Roman" w:hAnsi="Times New Roman"/>
                <w:lang w:val="ru-RU"/>
                <w:rPrChange w:id="4005" w:author="Учетная запись Майкрософт" w:date="2026-05-24T17:35:00Z">
                  <w:rPr>
                    <w:rFonts w:ascii="Times New Roman" w:hAnsi="Times New Roman"/>
                  </w:rPr>
                </w:rPrChange>
              </w:rPr>
            </w:pP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Рис.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4.1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0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--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Часова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4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діаграма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5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6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активацій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7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proofErr w:type="spellStart"/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8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вузлів</w:t>
            </w:r>
            <w:proofErr w:type="spellEnd"/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19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DFG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20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21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при</w:t>
            </w:r>
            <w:r w:rsidR="001D28F3"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22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 xml:space="preserve"> 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N</w:t>
            </w:r>
            <w:r w:rsidRPr="00CA549B">
              <w:rPr>
                <w:rStyle w:val="VerbatimChar"/>
                <w:rFonts w:ascii="Times New Roman" w:hAnsi="Times New Roman"/>
                <w:sz w:val="24"/>
                <w:lang w:val="ru-RU"/>
                <w:rPrChange w:id="4023" w:author="Учетная запись Майкрософт" w:date="2026-05-24T17:35:00Z">
                  <w:rPr>
                    <w:rStyle w:val="VerbatimChar"/>
                    <w:rFonts w:ascii="Times New Roman" w:hAnsi="Times New Roman"/>
                    <w:sz w:val="24"/>
                  </w:rPr>
                </w:rPrChange>
              </w:rPr>
              <w:t>=16.</w:t>
            </w:r>
            <w:r w:rsidRPr="00127B97">
              <w:rPr>
                <w:rStyle w:val="VerbatimChar"/>
                <w:rFonts w:ascii="Times New Roman" w:hAnsi="Times New Roman" w:cs="Times New Roman"/>
                <w:sz w:val="24"/>
              </w:rPr>
              <w:t>txt</w:t>
            </w:r>
          </w:p>
        </w:tc>
      </w:tr>
    </w:tbl>
    <w:p w14:paraId="4471B28B" w14:textId="65EFA0E3" w:rsidR="008D43BA" w:rsidRPr="00105C7F" w:rsidRDefault="008D43BA" w:rsidP="00105C7F">
      <w:pPr>
        <w:pStyle w:val="ASUBodyText"/>
      </w:pPr>
      <w:r w:rsidRPr="00105C7F">
        <w:t>Г.3.</w:t>
      </w:r>
      <w:r w:rsidR="001D28F3">
        <w:t xml:space="preserve"> </w:t>
      </w:r>
      <w:r w:rsidRPr="00105C7F">
        <w:t>Короткий</w:t>
      </w:r>
      <w:r w:rsidR="001D28F3">
        <w:t xml:space="preserve"> </w:t>
      </w:r>
      <w:r w:rsidRPr="00105C7F">
        <w:t>опис</w:t>
      </w:r>
      <w:r w:rsidR="001D28F3">
        <w:t xml:space="preserve"> </w:t>
      </w:r>
      <w:r w:rsidRPr="00105C7F">
        <w:t>призначення</w:t>
      </w:r>
      <w:r w:rsidR="001D28F3">
        <w:t xml:space="preserve"> </w:t>
      </w:r>
      <w:r w:rsidRPr="00105C7F">
        <w:t>схем.</w:t>
      </w:r>
    </w:p>
    <w:p w14:paraId="58DB5A5B" w14:textId="7BD63D17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1.1,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IDEF0-схема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задачі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моделювання.</w:t>
      </w:r>
      <w:r w:rsidR="001D28F3">
        <w:t xml:space="preserve"> </w:t>
      </w:r>
      <w:r w:rsidRPr="00105C7F">
        <w:t>Функціональна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задачі:</w:t>
      </w:r>
      <w:r w:rsidR="001D28F3">
        <w:t xml:space="preserve"> </w:t>
      </w:r>
      <w:r w:rsidRPr="00105C7F">
        <w:t>вхідний</w:t>
      </w:r>
      <w:r w:rsidR="001D28F3">
        <w:t xml:space="preserve"> </w:t>
      </w:r>
      <w:r w:rsidRPr="00105C7F">
        <w:t>сигнал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параметри</w:t>
      </w:r>
      <w:r w:rsidR="001D28F3">
        <w:t xml:space="preserve"> </w:t>
      </w:r>
      <w:r w:rsidRPr="00105C7F">
        <w:t>моделі</w:t>
      </w:r>
      <w:r w:rsidR="001D28F3">
        <w:t xml:space="preserve"> </w:t>
      </w:r>
      <w:r w:rsidRPr="00105C7F">
        <w:t>перетворюються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спектральні</w:t>
      </w:r>
      <w:r w:rsidR="001D28F3">
        <w:t xml:space="preserve"> </w:t>
      </w:r>
      <w:proofErr w:type="spellStart"/>
      <w:r w:rsidRPr="00105C7F">
        <w:t>відліки</w:t>
      </w:r>
      <w:proofErr w:type="spellEnd"/>
      <w:r w:rsidRPr="00105C7F">
        <w:t>,</w:t>
      </w:r>
      <w:r w:rsidR="001D28F3">
        <w:t xml:space="preserve"> </w:t>
      </w:r>
      <w:r w:rsidRPr="00105C7F">
        <w:t>журнал</w:t>
      </w:r>
      <w:r w:rsidR="001D28F3">
        <w:t xml:space="preserve"> </w:t>
      </w:r>
      <w:r w:rsidRPr="00105C7F">
        <w:t>подій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t>метрики</w:t>
      </w:r>
      <w:r w:rsidR="001D28F3">
        <w:t xml:space="preserve"> </w:t>
      </w:r>
      <w:r w:rsidRPr="00105C7F">
        <w:lastRenderedPageBreak/>
        <w:t>виконання</w:t>
      </w:r>
      <w:r w:rsidR="001D28F3">
        <w:t xml:space="preserve"> </w:t>
      </w:r>
      <w:r w:rsidRPr="00105C7F">
        <w:t>під</w:t>
      </w:r>
      <w:r w:rsidR="001D28F3">
        <w:t xml:space="preserve"> </w:t>
      </w:r>
      <w:r w:rsidRPr="00105C7F">
        <w:t>керуванням</w:t>
      </w:r>
      <w:r w:rsidR="001D28F3">
        <w:t xml:space="preserve"> </w:t>
      </w:r>
      <w:r w:rsidRPr="00105C7F">
        <w:t>вимог</w:t>
      </w:r>
      <w:r w:rsidR="001D28F3">
        <w:t xml:space="preserve"> </w:t>
      </w:r>
      <w:r w:rsidRPr="00105C7F">
        <w:t>F1–F9,</w:t>
      </w:r>
      <w:r w:rsidR="001D28F3">
        <w:t xml:space="preserve"> </w:t>
      </w:r>
      <w:r w:rsidRPr="00105C7F">
        <w:t>NF1–NF8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методичних</w:t>
      </w:r>
      <w:r w:rsidR="001D28F3">
        <w:t xml:space="preserve"> </w:t>
      </w:r>
      <w:r w:rsidRPr="00105C7F">
        <w:t>обмежень.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постановки</w:t>
      </w:r>
      <w:r w:rsidR="001D28F3">
        <w:t xml:space="preserve"> </w:t>
      </w:r>
      <w:r w:rsidRPr="00105C7F">
        <w:t>задачі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1.3).</w:t>
      </w:r>
    </w:p>
    <w:p w14:paraId="7226496B" w14:textId="4343E755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1.2,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Use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Case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UC1–UC9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акторами</w:t>
      </w:r>
      <w:r w:rsidR="001D28F3">
        <w:t xml:space="preserve"> </w:t>
      </w:r>
      <w:r w:rsidRPr="00105C7F">
        <w:t>Студент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Викладач;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відношення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include</w:t>
      </w:r>
      <w:r w:rsidR="001D28F3">
        <w:t xml:space="preserve"> </w:t>
      </w:r>
      <w:r w:rsidRPr="00105C7F">
        <w:t>(UC3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UC5)</w:t>
      </w:r>
      <w:r w:rsidR="001D28F3">
        <w:t xml:space="preserve"> </w:t>
      </w:r>
      <w:r w:rsidRPr="00105C7F">
        <w:t>та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extend</w:t>
      </w:r>
      <w:r w:rsidR="001D28F3">
        <w:t xml:space="preserve"> </w:t>
      </w:r>
      <w:r w:rsidRPr="00105C7F">
        <w:t>(UC7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UC3);</w:t>
      </w:r>
      <w:r w:rsidR="001D28F3">
        <w:t xml:space="preserve"> </w:t>
      </w:r>
      <w:r w:rsidRPr="00105C7F">
        <w:t>прецеденти</w:t>
      </w:r>
      <w:r w:rsidR="001D28F3">
        <w:t xml:space="preserve"> </w:t>
      </w:r>
      <w:r w:rsidRPr="00105C7F">
        <w:t>UC1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UC2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взаємовиключні</w:t>
      </w:r>
      <w:r w:rsidR="001D28F3">
        <w:t xml:space="preserve"> </w:t>
      </w:r>
      <w:r w:rsidRPr="00105C7F">
        <w:t>альтернативи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1.5).</w:t>
      </w:r>
    </w:p>
    <w:p w14:paraId="41DB9172" w14:textId="24FAB715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C4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Context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Симулятор</w:t>
      </w:r>
      <w:r w:rsidR="001D28F3">
        <w:t xml:space="preserve"> </w:t>
      </w:r>
      <w:r w:rsidRPr="00105C7F">
        <w:t>як</w:t>
      </w:r>
      <w:r w:rsidR="001D28F3">
        <w:t xml:space="preserve"> </w:t>
      </w:r>
      <w:r w:rsidRPr="00105C7F">
        <w:t>“чорна</w:t>
      </w:r>
      <w:r w:rsidR="001D28F3">
        <w:t xml:space="preserve"> </w:t>
      </w:r>
      <w:r w:rsidRPr="00105C7F">
        <w:t>скринька”;</w:t>
      </w:r>
      <w:r w:rsidR="001D28F3">
        <w:t xml:space="preserve"> </w:t>
      </w:r>
      <w:r w:rsidRPr="00105C7F">
        <w:t>актор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Користувач;</w:t>
      </w:r>
      <w:r w:rsidR="001D28F3">
        <w:t xml:space="preserve"> </w:t>
      </w:r>
      <w:r w:rsidRPr="00105C7F">
        <w:t>зовнішні</w:t>
      </w:r>
      <w:r w:rsidR="001D28F3">
        <w:t xml:space="preserve"> </w:t>
      </w:r>
      <w:r w:rsidRPr="00105C7F">
        <w:t>сутності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браузер</w:t>
      </w:r>
      <w:r w:rsidR="001D28F3">
        <w:t xml:space="preserve"> </w:t>
      </w:r>
      <w:r w:rsidRPr="00105C7F">
        <w:t>(</w:t>
      </w:r>
      <w:proofErr w:type="spellStart"/>
      <w:r w:rsidRPr="00105C7F">
        <w:t>runtime</w:t>
      </w:r>
      <w:proofErr w:type="spellEnd"/>
      <w:r w:rsidRPr="00105C7F">
        <w:t>)</w:t>
      </w:r>
      <w:r w:rsidR="001D28F3">
        <w:t xml:space="preserve"> </w:t>
      </w:r>
      <w:r w:rsidRPr="00105C7F">
        <w:t>і</w:t>
      </w:r>
      <w:r w:rsidR="001D28F3">
        <w:t xml:space="preserve"> </w:t>
      </w:r>
      <w:proofErr w:type="spellStart"/>
      <w:r w:rsidRPr="00105C7F">
        <w:t>Local</w:t>
      </w:r>
      <w:proofErr w:type="spellEnd"/>
      <w:r w:rsidR="001D28F3">
        <w:t xml:space="preserve"> </w:t>
      </w:r>
      <w:proofErr w:type="spellStart"/>
      <w:r w:rsidRPr="00105C7F">
        <w:t>Storage</w:t>
      </w:r>
      <w:proofErr w:type="spellEnd"/>
      <w:r w:rsidR="001D28F3">
        <w:t xml:space="preserve"> </w:t>
      </w:r>
      <w:r w:rsidRPr="00105C7F">
        <w:t>браузера</w:t>
      </w:r>
      <w:r w:rsidR="001D28F3">
        <w:t xml:space="preserve"> </w:t>
      </w:r>
      <w:r w:rsidRPr="00105C7F">
        <w:t>(для</w:t>
      </w:r>
      <w:r w:rsidR="001D28F3">
        <w:t xml:space="preserve"> </w:t>
      </w:r>
      <w:proofErr w:type="spellStart"/>
      <w:r w:rsidRPr="00105C7F">
        <w:t>пресетів</w:t>
      </w:r>
      <w:proofErr w:type="spellEnd"/>
      <w:r w:rsidRPr="00105C7F">
        <w:t>).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для</w:t>
      </w:r>
      <w:r w:rsidR="001D28F3">
        <w:t xml:space="preserve"> </w:t>
      </w:r>
      <w:r w:rsidRPr="00105C7F">
        <w:t>обґрунтування</w:t>
      </w:r>
      <w:r w:rsidR="001D28F3">
        <w:t xml:space="preserve"> </w:t>
      </w:r>
      <w:r w:rsidRPr="00105C7F">
        <w:t>клієнтського</w:t>
      </w:r>
      <w:r w:rsidR="001D28F3">
        <w:t xml:space="preserve"> </w:t>
      </w:r>
      <w:r w:rsidRPr="00105C7F">
        <w:t>SPA-підходу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2.1).</w:t>
      </w:r>
    </w:p>
    <w:p w14:paraId="1F679AC2" w14:textId="218C7B2E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127B97">
        <w:rPr>
          <w:i/>
          <w:iCs/>
        </w:rPr>
        <w:t>Г.1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схема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тристадійної</w:t>
      </w:r>
      <w:proofErr w:type="spellEnd"/>
      <w:r w:rsidR="001D28F3">
        <w:rPr>
          <w:i/>
          <w:iCs/>
        </w:rPr>
        <w:t xml:space="preserve"> </w:t>
      </w:r>
      <w:r w:rsidRPr="00105C7F">
        <w:rPr>
          <w:i/>
          <w:iCs/>
        </w:rPr>
        <w:t>radix-4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декомпозиції.</w:t>
      </w:r>
      <w:r w:rsidR="001D28F3">
        <w:t xml:space="preserve"> </w:t>
      </w:r>
      <w:r w:rsidRPr="00105C7F">
        <w:t>Логічна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стадій:</w:t>
      </w:r>
      <w:r w:rsidR="001D28F3">
        <w:t xml:space="preserve"> </w:t>
      </w:r>
      <w:proofErr w:type="spellStart"/>
      <m:oMath>
        <m:r>
          <m:rPr>
            <m:nor/>
          </m:rPr>
          <m:t>src</m:t>
        </m:r>
        <w:proofErr w:type="spellEnd"/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row-DFT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twiddle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col-DFT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m:rPr>
            <m:nor/>
          </m:rPr>
          <m:t>sink</m:t>
        </m:r>
      </m:oMath>
      <w:r w:rsidRPr="00105C7F">
        <w:t>.</w:t>
      </w:r>
      <w:r w:rsidR="001D28F3">
        <w:t xml:space="preserve"> </w:t>
      </w:r>
      <w:r w:rsidRPr="00105C7F">
        <w:t>Ілюструє</w:t>
      </w:r>
      <w:r w:rsidR="001D28F3">
        <w:t xml:space="preserve"> </w:t>
      </w:r>
      <w:r w:rsidRPr="00105C7F">
        <w:t>математичну</w:t>
      </w:r>
      <w:r w:rsidR="001D28F3">
        <w:t xml:space="preserve"> </w:t>
      </w:r>
      <w:r w:rsidRPr="00105C7F">
        <w:t>модель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2.2.</w:t>
      </w:r>
    </w:p>
    <w:p w14:paraId="64A8BDDF" w14:textId="55E1AA0A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2.3,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C4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Container</w:t>
      </w:r>
      <w:proofErr w:type="spellEnd"/>
      <w:r w:rsidRPr="00105C7F">
        <w:rPr>
          <w:i/>
          <w:iCs/>
        </w:rPr>
        <w:t>-діаграма.</w:t>
      </w:r>
      <w:r w:rsidR="001D28F3">
        <w:t xml:space="preserve"> </w:t>
      </w:r>
      <w:r w:rsidRPr="00105C7F">
        <w:t>Декомпозиція</w:t>
      </w:r>
      <w:r w:rsidR="001D28F3">
        <w:t xml:space="preserve"> </w:t>
      </w:r>
      <w:r w:rsidRPr="00105C7F">
        <w:t>симулятора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4</w:t>
      </w:r>
      <w:r w:rsidR="001D28F3">
        <w:t xml:space="preserve"> </w:t>
      </w:r>
      <w:r w:rsidRPr="00105C7F">
        <w:t>контейнери:</w:t>
      </w:r>
      <w:r w:rsidR="001D28F3">
        <w:t xml:space="preserve"> </w:t>
      </w:r>
      <w:proofErr w:type="spellStart"/>
      <w:r w:rsidRPr="00105C7F">
        <w:rPr>
          <w:i/>
          <w:iCs/>
        </w:rPr>
        <w:t>Simulation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Core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i/>
          <w:iCs/>
        </w:rPr>
        <w:t>Graph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Generator</w:t>
      </w:r>
      <w:proofErr w:type="spellEnd"/>
      <w:r w:rsidRPr="00105C7F">
        <w:t>,</w:t>
      </w:r>
      <w:r w:rsidR="001D28F3">
        <w:t xml:space="preserve"> </w:t>
      </w:r>
      <w:proofErr w:type="spellStart"/>
      <w:r w:rsidRPr="00105C7F">
        <w:rPr>
          <w:i/>
          <w:iCs/>
        </w:rPr>
        <w:t>State</w:t>
      </w:r>
      <w:proofErr w:type="spellEnd"/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Store</w:t>
      </w:r>
      <w:proofErr w:type="spellEnd"/>
      <w:r w:rsidRPr="00105C7F">
        <w:t>,</w:t>
      </w:r>
      <w:r w:rsidR="001D28F3">
        <w:t xml:space="preserve"> </w:t>
      </w:r>
      <w:r w:rsidRPr="00105C7F">
        <w:rPr>
          <w:i/>
          <w:iCs/>
        </w:rPr>
        <w:t>UI</w:t>
      </w:r>
      <w:r w:rsidR="001D28F3">
        <w:rPr>
          <w:i/>
          <w:iCs/>
        </w:rPr>
        <w:t xml:space="preserve"> </w:t>
      </w:r>
      <w:proofErr w:type="spellStart"/>
      <w:r w:rsidRPr="00105C7F">
        <w:rPr>
          <w:i/>
          <w:iCs/>
        </w:rPr>
        <w:t>Layer</w:t>
      </w:r>
      <w:proofErr w:type="spellEnd"/>
      <w:r w:rsidRPr="00105C7F">
        <w:t>.</w:t>
      </w:r>
      <w:r w:rsidR="001D28F3">
        <w:t xml:space="preserve"> </w:t>
      </w:r>
      <w:r w:rsidRPr="00105C7F">
        <w:t>Використана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2.3.</w:t>
      </w:r>
    </w:p>
    <w:p w14:paraId="3888F319" w14:textId="5F368D2F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D336C0">
        <w:rPr>
          <w:i/>
          <w:iCs/>
        </w:rPr>
        <w:t>Г.2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граф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потоку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даних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(DFG).</w:t>
      </w:r>
      <w:r w:rsidR="001D28F3">
        <w:t xml:space="preserve"> </w:t>
      </w:r>
      <w:r w:rsidRPr="00105C7F">
        <w:t>Повний</w:t>
      </w:r>
      <w:r w:rsidR="001D28F3">
        <w:t xml:space="preserve"> </w:t>
      </w:r>
      <w:r w:rsidRPr="00105C7F">
        <w:t>граф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56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чотирьох</w:t>
      </w:r>
      <w:r w:rsidR="001D28F3">
        <w:t xml:space="preserve"> </w:t>
      </w:r>
      <w:r w:rsidRPr="00105C7F">
        <w:t>типів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64</w:t>
      </w:r>
      <w:r w:rsidR="001D28F3">
        <w:t xml:space="preserve"> </w:t>
      </w:r>
      <w:r w:rsidRPr="00105C7F">
        <w:t>дуг</w:t>
      </w:r>
      <w:r w:rsidR="001D28F3">
        <w:t xml:space="preserve"> </w:t>
      </w:r>
      <w:r w:rsidRPr="00105C7F">
        <w:t>із</w:t>
      </w:r>
      <w:r w:rsidR="001D28F3">
        <w:t xml:space="preserve"> </w:t>
      </w:r>
      <w:r w:rsidRPr="00105C7F">
        <w:t>однаковим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delay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</m:oMath>
      <w:r w:rsidRPr="00105C7F">
        <w:t>.</w:t>
      </w:r>
      <w:r w:rsidR="001D28F3">
        <w:t xml:space="preserve"> </w:t>
      </w:r>
      <w:r w:rsidRPr="00105C7F">
        <w:t>Зображено</w:t>
      </w:r>
      <w:r w:rsidR="001D28F3">
        <w:t xml:space="preserve"> </w:t>
      </w:r>
      <w:r w:rsidRPr="00105C7F">
        <w:t>п’ять</w:t>
      </w:r>
      <w:r w:rsidR="001D28F3">
        <w:t xml:space="preserve"> </w:t>
      </w:r>
      <w:r w:rsidRPr="00105C7F">
        <w:t>ярусів</w:t>
      </w:r>
      <w:r w:rsidR="001D28F3">
        <w:t xml:space="preserve"> </w:t>
      </w:r>
      <w:r w:rsidRPr="00105C7F">
        <w:t>і</w:t>
      </w:r>
      <w:r w:rsidR="001D28F3">
        <w:t xml:space="preserve"> </w:t>
      </w:r>
      <w:r w:rsidRPr="00105C7F">
        <w:t>всі</w:t>
      </w:r>
      <w:r w:rsidR="001D28F3">
        <w:t xml:space="preserve"> </w:t>
      </w:r>
      <w:r w:rsidRPr="00105C7F">
        <w:t>комутаційні</w:t>
      </w:r>
      <w:r w:rsidR="001D28F3">
        <w:t xml:space="preserve"> </w:t>
      </w:r>
      <w:r w:rsidRPr="00105C7F">
        <w:t>зв’язки</w:t>
      </w:r>
      <w:r w:rsidR="001D28F3">
        <w:t xml:space="preserve"> </w:t>
      </w:r>
      <w:r w:rsidRPr="00105C7F">
        <w:t>відповідно</w:t>
      </w:r>
      <w:r w:rsidR="001D28F3">
        <w:t xml:space="preserve"> </w:t>
      </w:r>
      <w:r w:rsidRPr="00105C7F">
        <w:t>до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generateDFT</w:t>
      </w:r>
      <w:proofErr w:type="spellEnd"/>
      <w:r w:rsidRPr="00CA549B">
        <w:rPr>
          <w:rStyle w:val="VerbatimChar"/>
          <w:rFonts w:ascii="Times New Roman" w:hAnsi="Times New Roman"/>
          <w:lang w:val="uk-UA"/>
          <w:rPrChange w:id="4024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</w:t>
      </w:r>
      <w:r w:rsidRPr="00105C7F">
        <w:rPr>
          <w:rStyle w:val="VerbatimChar"/>
          <w:rFonts w:ascii="Times New Roman" w:hAnsi="Times New Roman" w:cs="Times New Roman"/>
        </w:rPr>
        <w:t>x</w:t>
      </w:r>
      <w:r w:rsidRPr="00CA549B">
        <w:rPr>
          <w:rStyle w:val="VerbatimChar"/>
          <w:rFonts w:ascii="Times New Roman" w:hAnsi="Times New Roman"/>
          <w:lang w:val="uk-UA"/>
          <w:rPrChange w:id="4025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4()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А.5).</w:t>
      </w:r>
    </w:p>
    <w:p w14:paraId="78E2CCD0" w14:textId="6FA89910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2.5,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макет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інтерфейсу.</w:t>
      </w:r>
      <w:r w:rsidR="001D28F3">
        <w:t xml:space="preserve"> </w:t>
      </w:r>
      <w:r w:rsidRPr="00105C7F">
        <w:t>Чотири</w:t>
      </w:r>
      <w:r w:rsidR="001D28F3">
        <w:t xml:space="preserve"> </w:t>
      </w:r>
      <w:r w:rsidRPr="00105C7F">
        <w:t>функціональні</w:t>
      </w:r>
      <w:r w:rsidR="001D28F3">
        <w:t xml:space="preserve"> </w:t>
      </w:r>
      <w:r w:rsidRPr="00105C7F">
        <w:t>зони:</w:t>
      </w:r>
      <w:r w:rsidR="001D28F3">
        <w:t xml:space="preserve"> </w:t>
      </w:r>
      <w:r w:rsidRPr="00105C7F">
        <w:t>центральний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GraphView</w:t>
      </w:r>
      <w:proofErr w:type="spellEnd"/>
      <w:r w:rsidRPr="00105C7F">
        <w:t>,</w:t>
      </w:r>
      <w:r w:rsidR="001D28F3">
        <w:t xml:space="preserve"> </w:t>
      </w:r>
      <w:r w:rsidRPr="00105C7F">
        <w:t>верхня</w:t>
      </w:r>
      <w:r w:rsidR="001D28F3">
        <w:t xml:space="preserve"> </w:t>
      </w:r>
      <w:r w:rsidRPr="00105C7F">
        <w:t>панель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Controls</w:t>
      </w:r>
      <w:r w:rsidRPr="00105C7F">
        <w:t>,</w:t>
      </w:r>
      <w:r w:rsidR="001D28F3">
        <w:t xml:space="preserve"> </w:t>
      </w:r>
      <w:r w:rsidRPr="00105C7F">
        <w:t>права</w:t>
      </w:r>
      <w:r w:rsidR="001D28F3">
        <w:t xml:space="preserve"> </w:t>
      </w:r>
      <w:r w:rsidRPr="00105C7F">
        <w:t>панель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SpectrumView</w:t>
      </w:r>
      <w:proofErr w:type="spellEnd"/>
      <w:r w:rsidRPr="00105C7F">
        <w:t>+</w:t>
      </w:r>
      <w:r w:rsidRPr="00105C7F">
        <w:rPr>
          <w:rStyle w:val="VerbatimChar"/>
          <w:rFonts w:ascii="Times New Roman" w:hAnsi="Times New Roman" w:cs="Times New Roman"/>
        </w:rPr>
        <w:t>Metrics</w:t>
      </w:r>
      <w:r w:rsidRPr="00105C7F">
        <w:t>,</w:t>
      </w:r>
      <w:r w:rsidR="001D28F3">
        <w:t xml:space="preserve"> </w:t>
      </w:r>
      <w:r w:rsidRPr="00105C7F">
        <w:t>нижня</w:t>
      </w:r>
      <w:r w:rsidR="001D28F3">
        <w:t xml:space="preserve"> </w:t>
      </w:r>
      <w:proofErr w:type="spellStart"/>
      <w:r w:rsidRPr="00105C7F">
        <w:rPr>
          <w:rStyle w:val="VerbatimChar"/>
          <w:rFonts w:ascii="Times New Roman" w:hAnsi="Times New Roman" w:cs="Times New Roman"/>
        </w:rPr>
        <w:t>TerminalOutput</w:t>
      </w:r>
      <w:proofErr w:type="spellEnd"/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2.6).</w:t>
      </w:r>
    </w:p>
    <w:p w14:paraId="2FD83363" w14:textId="45477E82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="00D336C0">
        <w:rPr>
          <w:i/>
          <w:iCs/>
        </w:rPr>
        <w:t>Г.3</w:t>
      </w:r>
      <w:r w:rsidRPr="00105C7F">
        <w:rPr>
          <w:i/>
          <w:iCs/>
        </w:rPr>
        <w:t>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життєвий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цикл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токена.</w:t>
      </w:r>
      <w:r w:rsidR="001D28F3">
        <w:t xml:space="preserve"> </w:t>
      </w:r>
      <w:r w:rsidRPr="00105C7F">
        <w:t>Послідовність</w:t>
      </w:r>
      <w:r w:rsidR="001D28F3">
        <w:t xml:space="preserve"> </w:t>
      </w:r>
      <w:r w:rsidRPr="00105C7F">
        <w:t>дій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методі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tick</w:t>
      </w:r>
      <w:r w:rsidRPr="00CA549B">
        <w:rPr>
          <w:rStyle w:val="VerbatimChar"/>
          <w:rFonts w:ascii="Times New Roman" w:hAnsi="Times New Roman"/>
          <w:lang w:val="ru-RU"/>
          <w:rPrChange w:id="4026" w:author="Учетная запись Майкрософт" w:date="2026-05-24T17:35:00Z">
            <w:rPr>
              <w:rStyle w:val="VerbatimChar"/>
              <w:rFonts w:ascii="Times New Roman" w:hAnsi="Times New Roman"/>
            </w:rPr>
          </w:rPrChange>
        </w:rPr>
        <w:t>()</w:t>
      </w:r>
      <w:r w:rsidRPr="00105C7F">
        <w:t>:</w:t>
      </w:r>
      <w:r w:rsidR="001D28F3">
        <w:t xml:space="preserve"> </w:t>
      </w:r>
      <w:r w:rsidRPr="00105C7F">
        <w:t>доставка</w:t>
      </w:r>
      <w:r w:rsidR="001D28F3">
        <w:t xml:space="preserve"> </w:t>
      </w:r>
      <w:r w:rsidRPr="00105C7F">
        <w:t>з</w:t>
      </w:r>
      <w:r w:rsidR="001D28F3">
        <w:t xml:space="preserve"> </w:t>
      </w:r>
      <w:r w:rsidRPr="00105C7F">
        <w:t>FIFO-черги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приміщення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rPr>
          <w:rStyle w:val="VerbatimChar"/>
          <w:rFonts w:ascii="Times New Roman" w:hAnsi="Times New Roman" w:cs="Times New Roman"/>
        </w:rPr>
        <w:t>inbox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активація</w:t>
      </w:r>
      <w:r w:rsidR="001D28F3">
        <w:t xml:space="preserve"> </w:t>
      </w:r>
      <w:r w:rsidRPr="00105C7F">
        <w:t>вузла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генерація</w:t>
      </w:r>
      <w:r w:rsidR="001D28F3">
        <w:t xml:space="preserve"> </w:t>
      </w:r>
      <w:r w:rsidRPr="00105C7F">
        <w:t>токена</w:t>
      </w:r>
      <w:r w:rsidR="001D28F3">
        <w:t xml:space="preserve"> </w:t>
      </w:r>
      <w:r w:rsidRPr="00105C7F">
        <w:t>виходу</w:t>
      </w:r>
      <w:r w:rsidR="001D28F3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1D28F3">
        <w:t xml:space="preserve"> </w:t>
      </w:r>
      <w:r w:rsidRPr="00105C7F">
        <w:t>постановка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нову</w:t>
      </w:r>
      <w:r w:rsidR="001D28F3">
        <w:t xml:space="preserve"> </w:t>
      </w:r>
      <w:r w:rsidRPr="00105C7F">
        <w:t>чергу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А</w:t>
      </w:r>
      <w:r w:rsidR="001D28F3">
        <w:t xml:space="preserve"> </w:t>
      </w:r>
      <w:r w:rsidRPr="00105C7F">
        <w:t>п.</w:t>
      </w:r>
      <w:r w:rsidR="001D28F3">
        <w:t xml:space="preserve"> </w:t>
      </w:r>
      <w:r w:rsidRPr="00105C7F">
        <w:t>А.4).</w:t>
      </w:r>
    </w:p>
    <w:p w14:paraId="14381F21" w14:textId="5B01C2A4" w:rsidR="008D43BA" w:rsidRPr="00105C7F" w:rsidRDefault="008D43BA" w:rsidP="0017163C">
      <w:pPr>
        <w:pStyle w:val="ASUBulletList"/>
      </w:pP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4.1,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часова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діаграма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активацій.</w:t>
      </w:r>
      <w:r w:rsidR="001D28F3">
        <w:t xml:space="preserve"> </w:t>
      </w:r>
      <w:r w:rsidRPr="00105C7F">
        <w:t>Ярусний</w:t>
      </w:r>
      <w:r w:rsidR="001D28F3">
        <w:t xml:space="preserve"> </w:t>
      </w:r>
      <w:r w:rsidRPr="00105C7F">
        <w:t>розклад</w:t>
      </w:r>
      <w:r w:rsidR="001D28F3">
        <w:t xml:space="preserve"> </w:t>
      </w:r>
      <w:r w:rsidRPr="00105C7F">
        <w:t>активацій</w:t>
      </w:r>
      <w:r w:rsidR="001D28F3">
        <w:t xml:space="preserve"> </w:t>
      </w:r>
      <w:r w:rsidRPr="00105C7F">
        <w:t>вузлів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реальним</w:t>
      </w:r>
      <w:r w:rsidR="001D28F3">
        <w:t xml:space="preserve"> </w:t>
      </w:r>
      <w:r w:rsidRPr="00105C7F">
        <w:t>графом:</w:t>
      </w:r>
      <w:r w:rsidR="001D28F3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2400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2800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proofErr w:type="spellStart"/>
      <w:r w:rsidRPr="00105C7F">
        <w:t>у.о</w:t>
      </w:r>
      <w:proofErr w:type="spellEnd"/>
      <w:r w:rsidRPr="00105C7F">
        <w:t>.;</w:t>
      </w:r>
      <w:r w:rsidR="001D28F3">
        <w:t xml:space="preserve"> </w:t>
      </w:r>
      <w:r w:rsidRPr="00105C7F">
        <w:lastRenderedPageBreak/>
        <w:t>критичний</w:t>
      </w:r>
      <w:r w:rsidR="001D28F3">
        <w:t xml:space="preserve"> </w:t>
      </w:r>
      <w:r w:rsidRPr="00105C7F">
        <w:t>шлях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3400</m:t>
        </m:r>
      </m:oMath>
      <w:r w:rsidR="001D28F3">
        <w:t xml:space="preserve"> </w:t>
      </w:r>
      <w:proofErr w:type="spellStart"/>
      <w:r w:rsidRPr="00105C7F">
        <w:t>у.о</w:t>
      </w:r>
      <w:proofErr w:type="spellEnd"/>
      <w:r w:rsidRPr="00105C7F">
        <w:t>.;</w:t>
      </w:r>
      <w:r w:rsidR="001D28F3">
        <w:t xml:space="preserve"> </w:t>
      </w:r>
      <w:r w:rsidRPr="00105C7F">
        <w:t>коефіцієнт</w:t>
      </w:r>
      <w:r w:rsidR="001D28F3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88</m:t>
        </m:r>
      </m:oMath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4.3,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В</w:t>
      </w:r>
      <w:r w:rsidR="001D28F3">
        <w:t xml:space="preserve"> </w:t>
      </w:r>
      <w:r w:rsidRPr="00105C7F">
        <w:t>табл.</w:t>
      </w:r>
      <w:r w:rsidR="001D28F3">
        <w:t xml:space="preserve"> </w:t>
      </w:r>
      <w:r w:rsidRPr="00105C7F">
        <w:t>В.3).</w:t>
      </w:r>
    </w:p>
    <w:p w14:paraId="1860EA4A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Г.4.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Інші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ілюстрації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основного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тексту.</w:t>
      </w:r>
      <w:r w:rsidR="001D28F3" w:rsidRPr="0017163C">
        <w:rPr>
          <w:b/>
          <w:bCs/>
        </w:rPr>
        <w:t xml:space="preserve"> </w:t>
      </w:r>
    </w:p>
    <w:p w14:paraId="480EF760" w14:textId="2174C972" w:rsidR="008D43BA" w:rsidRPr="00105C7F" w:rsidRDefault="008D43BA" w:rsidP="0017163C">
      <w:pPr>
        <w:pStyle w:val="ASUBodyText"/>
      </w:pPr>
      <w:r w:rsidRPr="00105C7F">
        <w:t>Окрім</w:t>
      </w:r>
      <w:r w:rsidR="001D28F3">
        <w:t xml:space="preserve"> </w:t>
      </w:r>
      <w:r w:rsidRPr="00105C7F">
        <w:t>схем,</w:t>
      </w:r>
      <w:r w:rsidR="001D28F3">
        <w:t xml:space="preserve"> </w:t>
      </w:r>
      <w:r w:rsidRPr="00105C7F">
        <w:t>побудованих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PlantUML</w:t>
      </w:r>
      <w:proofErr w:type="spellEnd"/>
      <w:r w:rsidRPr="00105C7F">
        <w:t>,</w:t>
      </w:r>
      <w:r w:rsidR="001D28F3">
        <w:t xml:space="preserve"> </w:t>
      </w:r>
      <w:r w:rsidRPr="00105C7F">
        <w:t>основний</w:t>
      </w:r>
      <w:r w:rsidR="001D28F3">
        <w:t xml:space="preserve"> </w:t>
      </w:r>
      <w:r w:rsidRPr="00105C7F">
        <w:t>текст</w:t>
      </w:r>
      <w:r w:rsidR="001D28F3">
        <w:t xml:space="preserve"> </w:t>
      </w:r>
      <w:r w:rsidRPr="00105C7F">
        <w:t>БКР</w:t>
      </w:r>
      <w:r w:rsidR="001D28F3">
        <w:t xml:space="preserve"> </w:t>
      </w:r>
      <w:r w:rsidRPr="00105C7F">
        <w:t>містить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3.1.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Структура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директорій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проєкту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3.2;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t>текстового</w:t>
      </w:r>
      <w:r w:rsidR="001D28F3">
        <w:t xml:space="preserve"> </w:t>
      </w:r>
      <w:r w:rsidRPr="00105C7F">
        <w:t>характеру,</w:t>
      </w:r>
      <w:r w:rsidR="001D28F3">
        <w:t xml:space="preserve"> </w:t>
      </w:r>
      <w:r w:rsidRPr="00105C7F">
        <w:t>формується</w:t>
      </w:r>
      <w:r w:rsidR="001D28F3">
        <w:t xml:space="preserve"> </w:t>
      </w:r>
      <w:r w:rsidRPr="00105C7F">
        <w:t>безпосередньо</w:t>
      </w:r>
      <w:r w:rsidR="001D28F3">
        <w:t xml:space="preserve"> </w:t>
      </w:r>
      <w:r w:rsidRPr="00105C7F">
        <w:t>у</w:t>
      </w:r>
      <w:r w:rsidR="001D28F3">
        <w:t xml:space="preserve"> </w:t>
      </w:r>
      <w:proofErr w:type="spellStart"/>
      <w:r w:rsidRPr="00105C7F">
        <w:t>LaTeX</w:t>
      </w:r>
      <w:proofErr w:type="spellEnd"/>
      <w:r w:rsidRPr="00105C7F">
        <w:t>).</w:t>
      </w:r>
      <w:r w:rsidR="001D28F3">
        <w:t xml:space="preserve"> </w:t>
      </w:r>
      <w:r w:rsidRPr="00105C7F">
        <w:t>Передбачено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рисунок</w:t>
      </w:r>
      <w:r w:rsidR="001D28F3">
        <w:t xml:space="preserve"> </w:t>
      </w:r>
      <w:r w:rsidRPr="00105C7F">
        <w:rPr>
          <w:i/>
          <w:iCs/>
        </w:rPr>
        <w:t>Рис.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4.2.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Загальний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вигляд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інтерфейсу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веб-симулятора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під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час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роботи</w:t>
      </w:r>
      <w:r w:rsidR="001D28F3">
        <w:t xml:space="preserve"> </w:t>
      </w:r>
      <w:r w:rsidRPr="00105C7F">
        <w:t>(</w:t>
      </w:r>
      <w:proofErr w:type="spellStart"/>
      <w:r w:rsidRPr="00105C7F">
        <w:t>підрозд</w:t>
      </w:r>
      <w:proofErr w:type="spellEnd"/>
      <w:r w:rsidRPr="00105C7F">
        <w:t>.</w:t>
      </w:r>
      <w:r w:rsidR="001D28F3">
        <w:t xml:space="preserve"> </w:t>
      </w:r>
      <w:r w:rsidRPr="00105C7F">
        <w:t>4.5)</w:t>
      </w:r>
      <w:r w:rsidR="001D28F3">
        <w:t xml:space="preserve"> </w:t>
      </w:r>
      <w:r w:rsidRPr="00105C7F">
        <w:t>–</w:t>
      </w:r>
      <w:r w:rsidR="001D28F3">
        <w:t xml:space="preserve"> </w:t>
      </w:r>
      <w:r w:rsidRPr="00105C7F">
        <w:t>скріншот</w:t>
      </w:r>
      <w:r w:rsidR="001D28F3">
        <w:t xml:space="preserve"> </w:t>
      </w:r>
      <w:r w:rsidRPr="00105C7F">
        <w:t>робочого</w:t>
      </w:r>
      <w:r w:rsidR="001D28F3">
        <w:t xml:space="preserve"> </w:t>
      </w:r>
      <w:r w:rsidRPr="00105C7F">
        <w:t>екрана,</w:t>
      </w:r>
      <w:r w:rsidR="001D28F3">
        <w:t xml:space="preserve"> </w:t>
      </w:r>
      <w:r w:rsidRPr="00105C7F">
        <w:t>виконання</w:t>
      </w:r>
      <w:r w:rsidR="001D28F3">
        <w:t xml:space="preserve"> </w:t>
      </w:r>
      <w:r w:rsidRPr="00105C7F">
        <w:t>якого</w:t>
      </w:r>
      <w:r w:rsidR="001D28F3">
        <w:t xml:space="preserve"> </w:t>
      </w:r>
      <w:r w:rsidRPr="00105C7F">
        <w:t>описано</w:t>
      </w:r>
      <w:r w:rsidR="001D28F3">
        <w:t xml:space="preserve"> </w:t>
      </w:r>
      <w:r w:rsidRPr="00105C7F">
        <w:t>у</w:t>
      </w:r>
      <w:r w:rsidR="001D28F3">
        <w:t xml:space="preserve"> </w:t>
      </w:r>
      <w:del w:id="4027" w:author="Хмарка Любима" w:date="2026-05-24T17:35:00Z">
        <w:r w:rsidRPr="00105C7F">
          <w:rPr>
            <w:rStyle w:val="VerbatimChar"/>
            <w:rFonts w:ascii="Times New Roman" w:hAnsi="Times New Roman" w:cs="Times New Roman"/>
          </w:rPr>
          <w:delText>section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4_</w:delText>
        </w:r>
        <w:r w:rsidRPr="00105C7F">
          <w:rPr>
            <w:rStyle w:val="VerbatimChar"/>
            <w:rFonts w:ascii="Times New Roman" w:hAnsi="Times New Roman" w:cs="Times New Roman"/>
          </w:rPr>
          <w:delText>user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_</w:delText>
        </w:r>
        <w:r w:rsidRPr="00105C7F">
          <w:rPr>
            <w:rStyle w:val="VerbatimChar"/>
            <w:rFonts w:ascii="Times New Roman" w:hAnsi="Times New Roman" w:cs="Times New Roman"/>
          </w:rPr>
          <w:delText>tasks</w:delText>
        </w:r>
        <w:r w:rsidRPr="00CA549B">
          <w:rPr>
            <w:rStyle w:val="VerbatimChar"/>
            <w:rFonts w:ascii="Times New Roman" w:hAnsi="Times New Roman" w:cs="Times New Roman"/>
            <w:lang w:val="uk-UA"/>
          </w:rPr>
          <w:delText>.</w:delText>
        </w:r>
        <w:r w:rsidRPr="00105C7F">
          <w:rPr>
            <w:rStyle w:val="VerbatimChar"/>
            <w:rFonts w:ascii="Times New Roman" w:hAnsi="Times New Roman" w:cs="Times New Roman"/>
          </w:rPr>
          <w:delText>md</w:delText>
        </w:r>
        <w:r w:rsidR="001D28F3">
          <w:delText xml:space="preserve"> </w:delText>
        </w:r>
      </w:del>
      <w:r w:rsidRPr="00105C7F">
        <w:t>п.</w:t>
      </w:r>
      <w:r w:rsidR="001D28F3">
        <w:t xml:space="preserve"> </w:t>
      </w:r>
      <w:r w:rsidRPr="00105C7F">
        <w:t>Б4.</w:t>
      </w:r>
    </w:p>
    <w:p w14:paraId="703C111B" w14:textId="77777777" w:rsidR="0017163C" w:rsidRPr="0017163C" w:rsidRDefault="008D43BA" w:rsidP="0017163C">
      <w:pPr>
        <w:pStyle w:val="ASUBodyText"/>
        <w:rPr>
          <w:b/>
          <w:bCs/>
        </w:rPr>
      </w:pPr>
      <w:r w:rsidRPr="00105C7F">
        <w:rPr>
          <w:b/>
          <w:bCs/>
        </w:rPr>
        <w:t>Г.5.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Відсутність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копій</w:t>
      </w:r>
      <w:r w:rsidR="001D28F3">
        <w:rPr>
          <w:b/>
          <w:bCs/>
        </w:rPr>
        <w:t xml:space="preserve"> </w:t>
      </w:r>
      <w:r w:rsidRPr="00105C7F">
        <w:rPr>
          <w:b/>
          <w:bCs/>
        </w:rPr>
        <w:t>публікацій.</w:t>
      </w:r>
      <w:r w:rsidR="001D28F3" w:rsidRPr="0017163C">
        <w:rPr>
          <w:b/>
          <w:bCs/>
        </w:rPr>
        <w:t xml:space="preserve"> </w:t>
      </w:r>
    </w:p>
    <w:p w14:paraId="0134F52C" w14:textId="59320D7B" w:rsidR="008D43BA" w:rsidRPr="00105C7F" w:rsidRDefault="008D43BA" w:rsidP="00105C7F">
      <w:pPr>
        <w:pStyle w:val="ASUBodyText"/>
      </w:pPr>
      <w:r w:rsidRPr="00105C7F">
        <w:t>Окремі</w:t>
      </w:r>
      <w:r w:rsidR="001D28F3">
        <w:t xml:space="preserve"> </w:t>
      </w:r>
      <w:r w:rsidRPr="00105C7F">
        <w:t>публікації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бакалаврської</w:t>
      </w:r>
      <w:r w:rsidR="001D28F3">
        <w:t xml:space="preserve"> </w:t>
      </w:r>
      <w:r w:rsidRPr="00105C7F">
        <w:t>кваліфікаційної</w:t>
      </w:r>
      <w:r w:rsidR="001D28F3">
        <w:t xml:space="preserve"> </w:t>
      </w:r>
      <w:r w:rsidRPr="00105C7F">
        <w:t>роботи</w:t>
      </w:r>
      <w:r w:rsidR="001D28F3">
        <w:t xml:space="preserve"> </w:t>
      </w:r>
      <w:r w:rsidRPr="00105C7F">
        <w:t>на</w:t>
      </w:r>
      <w:r w:rsidR="001D28F3">
        <w:t xml:space="preserve"> </w:t>
      </w:r>
      <w:r w:rsidRPr="00105C7F">
        <w:t>момент</w:t>
      </w:r>
      <w:r w:rsidR="001D28F3">
        <w:t xml:space="preserve"> </w:t>
      </w:r>
      <w:r w:rsidRPr="00105C7F">
        <w:t>її</w:t>
      </w:r>
      <w:r w:rsidR="001D28F3">
        <w:t xml:space="preserve"> </w:t>
      </w:r>
      <w:r w:rsidRPr="00105C7F">
        <w:t>подання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виходили.</w:t>
      </w:r>
      <w:r w:rsidR="001D28F3">
        <w:t xml:space="preserve"> </w:t>
      </w:r>
      <w:r w:rsidRPr="00105C7F">
        <w:t>Тому</w:t>
      </w:r>
      <w:r w:rsidR="001D28F3">
        <w:t xml:space="preserve"> </w:t>
      </w:r>
      <w:r w:rsidRPr="00105C7F">
        <w:t>Додаток</w:t>
      </w:r>
      <w:r w:rsidR="001D28F3">
        <w:t xml:space="preserve"> </w:t>
      </w:r>
      <w:r w:rsidRPr="00105C7F">
        <w:t>Д</w:t>
      </w:r>
      <w:r w:rsidR="001D28F3">
        <w:t xml:space="preserve"> </w:t>
      </w:r>
      <w:r w:rsidRPr="00105C7F">
        <w:t>(“Копії</w:t>
      </w:r>
      <w:r w:rsidR="001D28F3">
        <w:t xml:space="preserve"> </w:t>
      </w:r>
      <w:r w:rsidRPr="00105C7F">
        <w:t>власних</w:t>
      </w:r>
      <w:r w:rsidR="001D28F3">
        <w:t xml:space="preserve"> </w:t>
      </w:r>
      <w:r w:rsidRPr="00105C7F">
        <w:t>публікацій</w:t>
      </w:r>
      <w:r w:rsidR="001D28F3">
        <w:t xml:space="preserve"> </w:t>
      </w:r>
      <w:r w:rsidRPr="00105C7F">
        <w:t>за</w:t>
      </w:r>
      <w:r w:rsidR="001D28F3">
        <w:t xml:space="preserve"> </w:t>
      </w:r>
      <w:r w:rsidRPr="00105C7F">
        <w:t>темою</w:t>
      </w:r>
      <w:r w:rsidR="001D28F3">
        <w:t xml:space="preserve"> </w:t>
      </w:r>
      <w:r w:rsidRPr="00105C7F">
        <w:t>БКР”)</w:t>
      </w:r>
      <w:r w:rsidR="001D28F3">
        <w:t xml:space="preserve"> </w:t>
      </w:r>
      <w:r w:rsidRPr="00105C7F">
        <w:t>не</w:t>
      </w:r>
      <w:r w:rsidR="001D28F3">
        <w:t xml:space="preserve"> </w:t>
      </w:r>
      <w:r w:rsidRPr="00105C7F">
        <w:t>формується.</w:t>
      </w:r>
      <w:r w:rsidR="001D28F3">
        <w:t xml:space="preserve"> </w:t>
      </w:r>
      <w:r w:rsidRPr="00105C7F">
        <w:t>Цей</w:t>
      </w:r>
      <w:r w:rsidR="001D28F3">
        <w:t xml:space="preserve"> </w:t>
      </w:r>
      <w:r w:rsidRPr="00105C7F">
        <w:t>факт</w:t>
      </w:r>
      <w:r w:rsidR="001D28F3">
        <w:t xml:space="preserve"> </w:t>
      </w:r>
      <w:r w:rsidRPr="00105C7F">
        <w:t>зафіксовано</w:t>
      </w:r>
      <w:r w:rsidR="001D28F3">
        <w:t xml:space="preserve"> </w:t>
      </w:r>
      <w:r w:rsidRPr="00105C7F">
        <w:t>також</w:t>
      </w:r>
      <w:r w:rsidR="001D28F3">
        <w:t xml:space="preserve"> </w:t>
      </w:r>
      <w:r w:rsidRPr="00105C7F">
        <w:t>у</w:t>
      </w:r>
      <w:r w:rsidR="001D28F3">
        <w:t xml:space="preserve"> </w:t>
      </w:r>
      <w:r w:rsidRPr="00105C7F">
        <w:t>Вступі</w:t>
      </w:r>
      <w:r w:rsidR="001D28F3">
        <w:t xml:space="preserve"> </w:t>
      </w:r>
      <w:r w:rsidRPr="00105C7F">
        <w:t>(розділ</w:t>
      </w:r>
      <w:r w:rsidR="001D28F3">
        <w:t xml:space="preserve"> </w:t>
      </w:r>
      <w:r w:rsidRPr="00105C7F">
        <w:rPr>
          <w:i/>
          <w:iCs/>
        </w:rPr>
        <w:t>Апробація</w:t>
      </w:r>
      <w:r w:rsidR="001D28F3">
        <w:rPr>
          <w:i/>
          <w:iCs/>
        </w:rPr>
        <w:t xml:space="preserve"> </w:t>
      </w:r>
      <w:r w:rsidRPr="00105C7F">
        <w:rPr>
          <w:i/>
          <w:iCs/>
        </w:rPr>
        <w:t>результатів</w:t>
      </w:r>
      <w:r w:rsidRPr="00105C7F">
        <w:t>).</w:t>
      </w:r>
    </w:p>
    <w:bookmarkEnd w:id="703"/>
    <w:p w14:paraId="7EA279F3" w14:textId="77777777" w:rsidR="00F37E0B" w:rsidRPr="00105C7F" w:rsidRDefault="00F37E0B" w:rsidP="008D43BA"/>
    <w:sectPr w:rsidR="00F37E0B" w:rsidRPr="00105C7F" w:rsidSect="006B7814"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73313" w14:textId="77777777" w:rsidR="00BE56BF" w:rsidRDefault="00BE56BF">
      <w:r>
        <w:separator/>
      </w:r>
    </w:p>
  </w:endnote>
  <w:endnote w:type="continuationSeparator" w:id="0">
    <w:p w14:paraId="0E871041" w14:textId="77777777" w:rsidR="00BE56BF" w:rsidRDefault="00BE56BF">
      <w:r>
        <w:continuationSeparator/>
      </w:r>
    </w:p>
  </w:endnote>
  <w:endnote w:type="continuationNotice" w:id="1">
    <w:p w14:paraId="545D7219" w14:textId="77777777" w:rsidR="00BE56BF" w:rsidRDefault="00BE56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81A5A" w14:textId="77777777" w:rsidR="00BE56BF" w:rsidRDefault="00BE56BF">
      <w:r>
        <w:separator/>
      </w:r>
    </w:p>
  </w:footnote>
  <w:footnote w:type="continuationSeparator" w:id="0">
    <w:p w14:paraId="589CF4E9" w14:textId="77777777" w:rsidR="00BE56BF" w:rsidRDefault="00BE56BF">
      <w:r>
        <w:continuationSeparator/>
      </w:r>
    </w:p>
  </w:footnote>
  <w:footnote w:type="continuationNotice" w:id="1">
    <w:p w14:paraId="16357D94" w14:textId="77777777" w:rsidR="00BE56BF" w:rsidRDefault="00BE56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503177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2D454E" w14:textId="207F253B" w:rsidR="00C63E2B" w:rsidRDefault="00C63E2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6F13ED" w14:textId="77777777" w:rsidR="00A871F4" w:rsidRDefault="00A871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D69386"/>
    <w:lvl w:ilvl="0">
      <w:numFmt w:val="bullet"/>
      <w:lvlText w:val=" "/>
      <w:lvlJc w:val="left"/>
      <w:pPr>
        <w:ind w:left="1068" w:hanging="360"/>
      </w:pPr>
    </w:lvl>
    <w:lvl w:ilvl="1">
      <w:numFmt w:val="bullet"/>
      <w:lvlText w:val=" "/>
      <w:lvlJc w:val="left"/>
      <w:pPr>
        <w:ind w:left="1788" w:hanging="360"/>
      </w:pPr>
    </w:lvl>
    <w:lvl w:ilvl="2">
      <w:numFmt w:val="bullet"/>
      <w:lvlText w:val=" "/>
      <w:lvlJc w:val="left"/>
      <w:pPr>
        <w:ind w:left="2508" w:hanging="360"/>
      </w:pPr>
    </w:lvl>
    <w:lvl w:ilvl="3">
      <w:numFmt w:val="bullet"/>
      <w:lvlText w:val=" "/>
      <w:lvlJc w:val="left"/>
      <w:pPr>
        <w:ind w:left="3228" w:hanging="360"/>
      </w:pPr>
    </w:lvl>
    <w:lvl w:ilvl="4">
      <w:numFmt w:val="bullet"/>
      <w:lvlText w:val=" "/>
      <w:lvlJc w:val="left"/>
      <w:pPr>
        <w:ind w:left="3948" w:hanging="360"/>
      </w:pPr>
    </w:lvl>
    <w:lvl w:ilvl="5">
      <w:numFmt w:val="bullet"/>
      <w:lvlText w:val=" "/>
      <w:lvlJc w:val="left"/>
      <w:pPr>
        <w:ind w:left="4668" w:hanging="360"/>
      </w:pPr>
    </w:lvl>
    <w:lvl w:ilvl="6">
      <w:numFmt w:val="bullet"/>
      <w:lvlText w:val=" "/>
      <w:lvlJc w:val="left"/>
      <w:pPr>
        <w:ind w:left="5388" w:hanging="360"/>
      </w:pPr>
    </w:lvl>
    <w:lvl w:ilvl="7">
      <w:numFmt w:val="bullet"/>
      <w:lvlText w:val=" "/>
      <w:lvlJc w:val="left"/>
      <w:pPr>
        <w:ind w:left="6108" w:hanging="360"/>
      </w:pPr>
    </w:lvl>
    <w:lvl w:ilvl="8">
      <w:numFmt w:val="bullet"/>
      <w:lvlText w:val=" "/>
      <w:lvlJc w:val="left"/>
      <w:pPr>
        <w:ind w:left="6828" w:hanging="360"/>
      </w:pPr>
    </w:lvl>
  </w:abstractNum>
  <w:abstractNum w:abstractNumId="1" w15:restartNumberingAfterBreak="0">
    <w:nsid w:val="0000A991"/>
    <w:multiLevelType w:val="multilevel"/>
    <w:tmpl w:val="A12A5EBC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BB6A59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left"/>
      <w:pPr>
        <w:ind w:left="6120" w:hanging="360"/>
      </w:pPr>
    </w:lvl>
  </w:abstractNum>
  <w:abstractNum w:abstractNumId="3" w15:restartNumberingAfterBreak="0">
    <w:nsid w:val="1BFB2B1E"/>
    <w:multiLevelType w:val="hybridMultilevel"/>
    <w:tmpl w:val="8EA83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D1DEB"/>
    <w:multiLevelType w:val="hybridMultilevel"/>
    <w:tmpl w:val="9892BACA"/>
    <w:lvl w:ilvl="0" w:tplc="5A4A33AC">
      <w:start w:val="1"/>
      <w:numFmt w:val="upperLetter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445B0"/>
    <w:multiLevelType w:val="hybridMultilevel"/>
    <w:tmpl w:val="78C80082"/>
    <w:lvl w:ilvl="0" w:tplc="D81EB7AE">
      <w:start w:val="1"/>
      <w:numFmt w:val="bullet"/>
      <w:lvlText w:val="●"/>
      <w:lvlJc w:val="left"/>
      <w:pPr>
        <w:ind w:left="720" w:hanging="360"/>
      </w:pPr>
    </w:lvl>
    <w:lvl w:ilvl="1" w:tplc="44EA4874">
      <w:start w:val="1"/>
      <w:numFmt w:val="bullet"/>
      <w:lvlText w:val="○"/>
      <w:lvlJc w:val="left"/>
      <w:pPr>
        <w:ind w:left="1440" w:hanging="360"/>
      </w:pPr>
    </w:lvl>
    <w:lvl w:ilvl="2" w:tplc="FADA050E">
      <w:start w:val="1"/>
      <w:numFmt w:val="bullet"/>
      <w:lvlText w:val="■"/>
      <w:lvlJc w:val="left"/>
      <w:pPr>
        <w:ind w:left="2160" w:hanging="360"/>
      </w:pPr>
    </w:lvl>
    <w:lvl w:ilvl="3" w:tplc="4EBCFD6A">
      <w:start w:val="1"/>
      <w:numFmt w:val="bullet"/>
      <w:lvlText w:val="●"/>
      <w:lvlJc w:val="left"/>
      <w:pPr>
        <w:ind w:left="2880" w:hanging="360"/>
      </w:pPr>
    </w:lvl>
    <w:lvl w:ilvl="4" w:tplc="7AD4A5F6">
      <w:start w:val="1"/>
      <w:numFmt w:val="bullet"/>
      <w:lvlText w:val="○"/>
      <w:lvlJc w:val="left"/>
      <w:pPr>
        <w:ind w:left="3600" w:hanging="360"/>
      </w:pPr>
    </w:lvl>
    <w:lvl w:ilvl="5" w:tplc="7364275E">
      <w:start w:val="1"/>
      <w:numFmt w:val="bullet"/>
      <w:lvlText w:val="■"/>
      <w:lvlJc w:val="left"/>
      <w:pPr>
        <w:ind w:left="4320" w:hanging="360"/>
      </w:pPr>
    </w:lvl>
    <w:lvl w:ilvl="6" w:tplc="C5B8B976">
      <w:start w:val="1"/>
      <w:numFmt w:val="bullet"/>
      <w:lvlText w:val="●"/>
      <w:lvlJc w:val="left"/>
      <w:pPr>
        <w:ind w:left="5040" w:hanging="360"/>
      </w:pPr>
    </w:lvl>
    <w:lvl w:ilvl="7" w:tplc="889A06D8">
      <w:start w:val="1"/>
      <w:numFmt w:val="bullet"/>
      <w:lvlText w:val="●"/>
      <w:lvlJc w:val="left"/>
      <w:pPr>
        <w:ind w:left="5760" w:hanging="360"/>
      </w:pPr>
    </w:lvl>
    <w:lvl w:ilvl="8" w:tplc="E9BC7C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B3431C3"/>
    <w:multiLevelType w:val="multilevel"/>
    <w:tmpl w:val="9E50CA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u w:val="singl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610CB0"/>
    <w:multiLevelType w:val="hybridMultilevel"/>
    <w:tmpl w:val="E23EE33C"/>
    <w:lvl w:ilvl="0" w:tplc="283255B0">
      <w:start w:val="1"/>
      <w:numFmt w:val="bullet"/>
      <w:lvlText w:val="•"/>
      <w:lvlJc w:val="left"/>
      <w:pPr>
        <w:ind w:left="720" w:hanging="360"/>
      </w:pPr>
    </w:lvl>
    <w:lvl w:ilvl="1" w:tplc="B2BED63E">
      <w:numFmt w:val="decimal"/>
      <w:lvlText w:val=""/>
      <w:lvlJc w:val="left"/>
    </w:lvl>
    <w:lvl w:ilvl="2" w:tplc="94506048">
      <w:numFmt w:val="decimal"/>
      <w:lvlText w:val=""/>
      <w:lvlJc w:val="left"/>
    </w:lvl>
    <w:lvl w:ilvl="3" w:tplc="12AC96D4">
      <w:numFmt w:val="decimal"/>
      <w:lvlText w:val=""/>
      <w:lvlJc w:val="left"/>
    </w:lvl>
    <w:lvl w:ilvl="4" w:tplc="C7B873DE">
      <w:numFmt w:val="decimal"/>
      <w:lvlText w:val=""/>
      <w:lvlJc w:val="left"/>
    </w:lvl>
    <w:lvl w:ilvl="5" w:tplc="6F188742">
      <w:numFmt w:val="decimal"/>
      <w:lvlText w:val=""/>
      <w:lvlJc w:val="left"/>
    </w:lvl>
    <w:lvl w:ilvl="6" w:tplc="60D8D040">
      <w:numFmt w:val="decimal"/>
      <w:lvlText w:val=""/>
      <w:lvlJc w:val="left"/>
    </w:lvl>
    <w:lvl w:ilvl="7" w:tplc="D51E7E9A">
      <w:numFmt w:val="decimal"/>
      <w:lvlText w:val=""/>
      <w:lvlJc w:val="left"/>
    </w:lvl>
    <w:lvl w:ilvl="8" w:tplc="79A63C32">
      <w:numFmt w:val="decimal"/>
      <w:lvlText w:val=""/>
      <w:lvlJc w:val="left"/>
    </w:lvl>
  </w:abstractNum>
  <w:abstractNum w:abstractNumId="8" w15:restartNumberingAfterBreak="0">
    <w:nsid w:val="345F62F0"/>
    <w:multiLevelType w:val="hybridMultilevel"/>
    <w:tmpl w:val="612C5354"/>
    <w:lvl w:ilvl="0" w:tplc="EDE2A36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015F9"/>
    <w:multiLevelType w:val="hybridMultilevel"/>
    <w:tmpl w:val="3E884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215D0"/>
    <w:multiLevelType w:val="multilevel"/>
    <w:tmpl w:val="E4B4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834EC"/>
    <w:multiLevelType w:val="hybridMultilevel"/>
    <w:tmpl w:val="005C2AC2"/>
    <w:lvl w:ilvl="0" w:tplc="C856FFE6">
      <w:start w:val="1"/>
      <w:numFmt w:val="bullet"/>
      <w:pStyle w:val="ASUBulletList"/>
      <w:lvlText w:val=""/>
      <w:lvlJc w:val="left"/>
      <w:pPr>
        <w:ind w:left="2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6" w:hanging="360"/>
      </w:pPr>
      <w:rPr>
        <w:rFonts w:ascii="Wingdings" w:hAnsi="Wingdings" w:hint="default"/>
      </w:rPr>
    </w:lvl>
  </w:abstractNum>
  <w:abstractNum w:abstractNumId="12" w15:restartNumberingAfterBreak="0">
    <w:nsid w:val="6D191D56"/>
    <w:multiLevelType w:val="multilevel"/>
    <w:tmpl w:val="24E4B4CE"/>
    <w:lvl w:ilvl="0">
      <w:start w:val="1"/>
      <w:numFmt w:val="decimal"/>
      <w:lvlText w:val="%1."/>
      <w:lvlJc w:val="left"/>
      <w:pPr>
        <w:tabs>
          <w:tab w:val="num" w:pos="-294"/>
        </w:tabs>
        <w:ind w:left="426" w:hanging="360"/>
      </w:pPr>
    </w:lvl>
    <w:lvl w:ilvl="1">
      <w:start w:val="1"/>
      <w:numFmt w:val="lowerLetter"/>
      <w:lvlText w:val="%2."/>
      <w:lvlJc w:val="left"/>
      <w:pPr>
        <w:tabs>
          <w:tab w:val="num" w:pos="-294"/>
        </w:tabs>
        <w:ind w:left="1146" w:hanging="360"/>
      </w:pPr>
    </w:lvl>
    <w:lvl w:ilvl="2">
      <w:start w:val="1"/>
      <w:numFmt w:val="lowerRoman"/>
      <w:lvlText w:val="%3."/>
      <w:lvlJc w:val="right"/>
      <w:pPr>
        <w:tabs>
          <w:tab w:val="num" w:pos="-294"/>
        </w:tabs>
        <w:ind w:left="1866" w:hanging="180"/>
      </w:pPr>
    </w:lvl>
    <w:lvl w:ilvl="3">
      <w:start w:val="1"/>
      <w:numFmt w:val="decimal"/>
      <w:lvlText w:val="%4."/>
      <w:lvlJc w:val="left"/>
      <w:pPr>
        <w:tabs>
          <w:tab w:val="num" w:pos="-294"/>
        </w:tabs>
        <w:ind w:left="2586" w:hanging="360"/>
      </w:pPr>
    </w:lvl>
    <w:lvl w:ilvl="4">
      <w:start w:val="1"/>
      <w:numFmt w:val="lowerLetter"/>
      <w:lvlText w:val="%5."/>
      <w:lvlJc w:val="left"/>
      <w:pPr>
        <w:tabs>
          <w:tab w:val="num" w:pos="-294"/>
        </w:tabs>
        <w:ind w:left="3306" w:hanging="360"/>
      </w:pPr>
    </w:lvl>
    <w:lvl w:ilvl="5">
      <w:start w:val="1"/>
      <w:numFmt w:val="lowerRoman"/>
      <w:lvlText w:val="%6."/>
      <w:lvlJc w:val="right"/>
      <w:pPr>
        <w:tabs>
          <w:tab w:val="num" w:pos="-294"/>
        </w:tabs>
        <w:ind w:left="4026" w:hanging="180"/>
      </w:pPr>
    </w:lvl>
    <w:lvl w:ilvl="6">
      <w:start w:val="1"/>
      <w:numFmt w:val="decimal"/>
      <w:lvlText w:val="%7."/>
      <w:lvlJc w:val="left"/>
      <w:pPr>
        <w:tabs>
          <w:tab w:val="num" w:pos="-294"/>
        </w:tabs>
        <w:ind w:left="4746" w:hanging="360"/>
      </w:pPr>
    </w:lvl>
    <w:lvl w:ilvl="7">
      <w:start w:val="1"/>
      <w:numFmt w:val="lowerLetter"/>
      <w:lvlText w:val="%8."/>
      <w:lvlJc w:val="left"/>
      <w:pPr>
        <w:tabs>
          <w:tab w:val="num" w:pos="-294"/>
        </w:tabs>
        <w:ind w:left="5466" w:hanging="360"/>
      </w:pPr>
    </w:lvl>
    <w:lvl w:ilvl="8">
      <w:start w:val="1"/>
      <w:numFmt w:val="lowerRoman"/>
      <w:lvlText w:val="%9."/>
      <w:lvlJc w:val="right"/>
      <w:pPr>
        <w:tabs>
          <w:tab w:val="num" w:pos="-294"/>
        </w:tabs>
        <w:ind w:left="6186" w:hanging="180"/>
      </w:pPr>
    </w:lvl>
  </w:abstractNum>
  <w:abstractNum w:abstractNumId="13" w15:restartNumberingAfterBreak="0">
    <w:nsid w:val="76475152"/>
    <w:multiLevelType w:val="hybridMultilevel"/>
    <w:tmpl w:val="3A4038B8"/>
    <w:lvl w:ilvl="0" w:tplc="B7604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67F31A4"/>
    <w:multiLevelType w:val="hybridMultilevel"/>
    <w:tmpl w:val="B46E7DE0"/>
    <w:lvl w:ilvl="0" w:tplc="28D28D44">
      <w:start w:val="1"/>
      <w:numFmt w:val="decimal"/>
      <w:pStyle w:val="ASUNumberedList"/>
      <w:lvlText w:val="%1)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97461877">
    <w:abstractNumId w:val="5"/>
    <w:lvlOverride w:ilvl="0">
      <w:startOverride w:val="1"/>
    </w:lvlOverride>
  </w:num>
  <w:num w:numId="2" w16cid:durableId="1770731000">
    <w:abstractNumId w:val="7"/>
    <w:lvlOverride w:ilvl="0">
      <w:startOverride w:val="1"/>
    </w:lvlOverride>
  </w:num>
  <w:num w:numId="3" w16cid:durableId="294873936">
    <w:abstractNumId w:val="12"/>
  </w:num>
  <w:num w:numId="4" w16cid:durableId="557714536">
    <w:abstractNumId w:val="10"/>
  </w:num>
  <w:num w:numId="5" w16cid:durableId="645821707">
    <w:abstractNumId w:val="0"/>
  </w:num>
  <w:num w:numId="6" w16cid:durableId="1612669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9781277">
    <w:abstractNumId w:val="1"/>
  </w:num>
  <w:num w:numId="8" w16cid:durableId="1600021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52362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51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66362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82461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386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70939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72175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269601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7769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398582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9178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7401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73822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584911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75118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69609066">
    <w:abstractNumId w:val="3"/>
  </w:num>
  <w:num w:numId="25" w16cid:durableId="1524399221">
    <w:abstractNumId w:val="14"/>
  </w:num>
  <w:num w:numId="26" w16cid:durableId="1679238265">
    <w:abstractNumId w:val="11"/>
  </w:num>
  <w:num w:numId="27" w16cid:durableId="310602081">
    <w:abstractNumId w:val="13"/>
  </w:num>
  <w:num w:numId="28" w16cid:durableId="1647589845">
    <w:abstractNumId w:val="14"/>
    <w:lvlOverride w:ilvl="0">
      <w:startOverride w:val="1"/>
    </w:lvlOverride>
  </w:num>
  <w:num w:numId="29" w16cid:durableId="2098746400">
    <w:abstractNumId w:val="14"/>
    <w:lvlOverride w:ilvl="0">
      <w:startOverride w:val="1"/>
    </w:lvlOverride>
  </w:num>
  <w:num w:numId="30" w16cid:durableId="2134981415">
    <w:abstractNumId w:val="6"/>
  </w:num>
  <w:num w:numId="31" w16cid:durableId="531843193">
    <w:abstractNumId w:val="9"/>
  </w:num>
  <w:num w:numId="32" w16cid:durableId="2066366410">
    <w:abstractNumId w:val="4"/>
  </w:num>
  <w:num w:numId="33" w16cid:durableId="829489719">
    <w:abstractNumId w:val="8"/>
  </w:num>
  <w:num w:numId="34" w16cid:durableId="1542743034">
    <w:abstractNumId w:val="14"/>
    <w:lvlOverride w:ilvl="0">
      <w:startOverride w:val="1"/>
    </w:lvlOverride>
  </w:num>
  <w:num w:numId="35" w16cid:durableId="491600381">
    <w:abstractNumId w:val="14"/>
    <w:lvlOverride w:ilvl="0">
      <w:startOverride w:val="1"/>
    </w:lvlOverride>
  </w:num>
  <w:num w:numId="36" w16cid:durableId="628975036">
    <w:abstractNumId w:val="14"/>
    <w:lvlOverride w:ilvl="0">
      <w:startOverride w:val="1"/>
    </w:lvlOverride>
  </w:num>
  <w:num w:numId="37" w16cid:durableId="521288036">
    <w:abstractNumId w:val="14"/>
    <w:lvlOverride w:ilvl="0">
      <w:startOverride w:val="1"/>
    </w:lvlOverride>
  </w:num>
  <w:num w:numId="38" w16cid:durableId="306007830">
    <w:abstractNumId w:val="14"/>
    <w:lvlOverride w:ilvl="0">
      <w:startOverride w:val="1"/>
    </w:lvlOverride>
  </w:num>
  <w:num w:numId="39" w16cid:durableId="1347365621">
    <w:abstractNumId w:val="14"/>
    <w:lvlOverride w:ilvl="0">
      <w:startOverride w:val="1"/>
    </w:lvlOverride>
  </w:num>
  <w:num w:numId="40" w16cid:durableId="382683493">
    <w:abstractNumId w:val="14"/>
    <w:lvlOverride w:ilvl="0">
      <w:startOverride w:val="1"/>
    </w:lvlOverride>
  </w:num>
  <w:num w:numId="41" w16cid:durableId="2008050225">
    <w:abstractNumId w:val="14"/>
    <w:lvlOverride w:ilvl="0">
      <w:startOverride w:val="1"/>
    </w:lvlOverride>
  </w:num>
  <w:num w:numId="42" w16cid:durableId="466363272">
    <w:abstractNumId w:val="14"/>
    <w:lvlOverride w:ilvl="0">
      <w:startOverride w:val="1"/>
    </w:lvlOverride>
  </w:num>
  <w:num w:numId="43" w16cid:durableId="1987195685">
    <w:abstractNumId w:val="14"/>
    <w:lvlOverride w:ilvl="0">
      <w:startOverride w:val="1"/>
    </w:lvlOverride>
  </w:num>
  <w:num w:numId="44" w16cid:durableId="1854996983">
    <w:abstractNumId w:val="14"/>
    <w:lvlOverride w:ilvl="0">
      <w:startOverride w:val="1"/>
    </w:lvlOverride>
  </w:num>
  <w:num w:numId="45" w16cid:durableId="355353151">
    <w:abstractNumId w:val="14"/>
    <w:lvlOverride w:ilvl="0">
      <w:startOverride w:val="1"/>
    </w:lvlOverride>
  </w:num>
  <w:num w:numId="46" w16cid:durableId="961039176">
    <w:abstractNumId w:val="14"/>
    <w:lvlOverride w:ilvl="0">
      <w:startOverride w:val="1"/>
    </w:lvlOverride>
  </w:num>
  <w:num w:numId="47" w16cid:durableId="1120419884">
    <w:abstractNumId w:val="1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Хмарка Любима">
    <w15:presenceInfo w15:providerId="Windows Live" w15:userId="cc854ac22a0d61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31C"/>
    <w:rsid w:val="000055EA"/>
    <w:rsid w:val="000141CE"/>
    <w:rsid w:val="00024343"/>
    <w:rsid w:val="00047CB7"/>
    <w:rsid w:val="00071BA3"/>
    <w:rsid w:val="00076908"/>
    <w:rsid w:val="00083A50"/>
    <w:rsid w:val="0008694C"/>
    <w:rsid w:val="000E4C03"/>
    <w:rsid w:val="000F0123"/>
    <w:rsid w:val="000F03F7"/>
    <w:rsid w:val="000F2037"/>
    <w:rsid w:val="000F5CD7"/>
    <w:rsid w:val="00105C7F"/>
    <w:rsid w:val="00107F96"/>
    <w:rsid w:val="00113E52"/>
    <w:rsid w:val="001147F5"/>
    <w:rsid w:val="00127B97"/>
    <w:rsid w:val="001337D2"/>
    <w:rsid w:val="00136652"/>
    <w:rsid w:val="001419C2"/>
    <w:rsid w:val="001557E8"/>
    <w:rsid w:val="0015696D"/>
    <w:rsid w:val="0017163C"/>
    <w:rsid w:val="00173A19"/>
    <w:rsid w:val="00183D54"/>
    <w:rsid w:val="00191277"/>
    <w:rsid w:val="00195AA1"/>
    <w:rsid w:val="00197282"/>
    <w:rsid w:val="001A71F8"/>
    <w:rsid w:val="001B2C15"/>
    <w:rsid w:val="001D28F3"/>
    <w:rsid w:val="001D61B0"/>
    <w:rsid w:val="001E6AC3"/>
    <w:rsid w:val="0022250E"/>
    <w:rsid w:val="00225FF4"/>
    <w:rsid w:val="002411DE"/>
    <w:rsid w:val="002449C1"/>
    <w:rsid w:val="00272E80"/>
    <w:rsid w:val="0028228B"/>
    <w:rsid w:val="00296404"/>
    <w:rsid w:val="002A656B"/>
    <w:rsid w:val="002B7E55"/>
    <w:rsid w:val="002C6EE1"/>
    <w:rsid w:val="002C76DA"/>
    <w:rsid w:val="002D5B32"/>
    <w:rsid w:val="002D7FD7"/>
    <w:rsid w:val="002E7F74"/>
    <w:rsid w:val="002F544C"/>
    <w:rsid w:val="003048C1"/>
    <w:rsid w:val="00312056"/>
    <w:rsid w:val="00314BB5"/>
    <w:rsid w:val="003167D9"/>
    <w:rsid w:val="003200CB"/>
    <w:rsid w:val="003216D9"/>
    <w:rsid w:val="00330D76"/>
    <w:rsid w:val="0034140F"/>
    <w:rsid w:val="0034464A"/>
    <w:rsid w:val="00357458"/>
    <w:rsid w:val="00363E00"/>
    <w:rsid w:val="003834DB"/>
    <w:rsid w:val="00384A40"/>
    <w:rsid w:val="003928EF"/>
    <w:rsid w:val="003B07BD"/>
    <w:rsid w:val="003B12FC"/>
    <w:rsid w:val="003C437F"/>
    <w:rsid w:val="003D7847"/>
    <w:rsid w:val="003E2CB2"/>
    <w:rsid w:val="003E2F1C"/>
    <w:rsid w:val="00416CE3"/>
    <w:rsid w:val="004279F2"/>
    <w:rsid w:val="004344D7"/>
    <w:rsid w:val="00436494"/>
    <w:rsid w:val="00441777"/>
    <w:rsid w:val="00456B9B"/>
    <w:rsid w:val="00465B37"/>
    <w:rsid w:val="00475B8D"/>
    <w:rsid w:val="004B344A"/>
    <w:rsid w:val="004E1998"/>
    <w:rsid w:val="0050497B"/>
    <w:rsid w:val="0050619B"/>
    <w:rsid w:val="00531F41"/>
    <w:rsid w:val="00533D6F"/>
    <w:rsid w:val="005454B3"/>
    <w:rsid w:val="00572A81"/>
    <w:rsid w:val="0058670F"/>
    <w:rsid w:val="005A0D93"/>
    <w:rsid w:val="005E6832"/>
    <w:rsid w:val="005F081B"/>
    <w:rsid w:val="005F0A19"/>
    <w:rsid w:val="005F6167"/>
    <w:rsid w:val="00602554"/>
    <w:rsid w:val="00605E1D"/>
    <w:rsid w:val="00612E04"/>
    <w:rsid w:val="00620228"/>
    <w:rsid w:val="00636DD5"/>
    <w:rsid w:val="00640EA4"/>
    <w:rsid w:val="00667700"/>
    <w:rsid w:val="00672F84"/>
    <w:rsid w:val="006746EA"/>
    <w:rsid w:val="00683694"/>
    <w:rsid w:val="006B1BE6"/>
    <w:rsid w:val="006B4744"/>
    <w:rsid w:val="006B567C"/>
    <w:rsid w:val="006B7814"/>
    <w:rsid w:val="006D2A7E"/>
    <w:rsid w:val="006D5020"/>
    <w:rsid w:val="006F247F"/>
    <w:rsid w:val="0070373D"/>
    <w:rsid w:val="00703B20"/>
    <w:rsid w:val="007414CD"/>
    <w:rsid w:val="0074326B"/>
    <w:rsid w:val="00743385"/>
    <w:rsid w:val="00743B3E"/>
    <w:rsid w:val="00764040"/>
    <w:rsid w:val="007751E3"/>
    <w:rsid w:val="00791140"/>
    <w:rsid w:val="007A02A9"/>
    <w:rsid w:val="007A2BE8"/>
    <w:rsid w:val="007C4E2C"/>
    <w:rsid w:val="007C5C27"/>
    <w:rsid w:val="007F5A99"/>
    <w:rsid w:val="007F749E"/>
    <w:rsid w:val="007F7C12"/>
    <w:rsid w:val="00804791"/>
    <w:rsid w:val="00826730"/>
    <w:rsid w:val="0083638B"/>
    <w:rsid w:val="008771F3"/>
    <w:rsid w:val="008927FC"/>
    <w:rsid w:val="00892DA6"/>
    <w:rsid w:val="008A1690"/>
    <w:rsid w:val="008A1B6B"/>
    <w:rsid w:val="008A433C"/>
    <w:rsid w:val="008D2DA2"/>
    <w:rsid w:val="008D3528"/>
    <w:rsid w:val="008D43BA"/>
    <w:rsid w:val="008D5C12"/>
    <w:rsid w:val="00914F6A"/>
    <w:rsid w:val="0093042A"/>
    <w:rsid w:val="00940895"/>
    <w:rsid w:val="00944713"/>
    <w:rsid w:val="00956946"/>
    <w:rsid w:val="00963456"/>
    <w:rsid w:val="00975345"/>
    <w:rsid w:val="009A617C"/>
    <w:rsid w:val="009B0F66"/>
    <w:rsid w:val="009B6BB6"/>
    <w:rsid w:val="009C6641"/>
    <w:rsid w:val="009E2898"/>
    <w:rsid w:val="00A01BD5"/>
    <w:rsid w:val="00A03838"/>
    <w:rsid w:val="00A1627E"/>
    <w:rsid w:val="00A411A6"/>
    <w:rsid w:val="00A41EEB"/>
    <w:rsid w:val="00A43A06"/>
    <w:rsid w:val="00A45660"/>
    <w:rsid w:val="00A54871"/>
    <w:rsid w:val="00A63E1E"/>
    <w:rsid w:val="00A81A11"/>
    <w:rsid w:val="00A871F4"/>
    <w:rsid w:val="00A9101F"/>
    <w:rsid w:val="00A95062"/>
    <w:rsid w:val="00AA50EE"/>
    <w:rsid w:val="00AB38F2"/>
    <w:rsid w:val="00AC7792"/>
    <w:rsid w:val="00AD7FB3"/>
    <w:rsid w:val="00AE6461"/>
    <w:rsid w:val="00AF4265"/>
    <w:rsid w:val="00AF7A0B"/>
    <w:rsid w:val="00B023D2"/>
    <w:rsid w:val="00B03DEA"/>
    <w:rsid w:val="00B042A4"/>
    <w:rsid w:val="00B1290A"/>
    <w:rsid w:val="00B130E1"/>
    <w:rsid w:val="00B14D21"/>
    <w:rsid w:val="00B16919"/>
    <w:rsid w:val="00B20B33"/>
    <w:rsid w:val="00B35657"/>
    <w:rsid w:val="00B6217E"/>
    <w:rsid w:val="00B63356"/>
    <w:rsid w:val="00B847E0"/>
    <w:rsid w:val="00B90557"/>
    <w:rsid w:val="00BA2542"/>
    <w:rsid w:val="00BA2B16"/>
    <w:rsid w:val="00BB64BC"/>
    <w:rsid w:val="00BB6C7C"/>
    <w:rsid w:val="00BC5130"/>
    <w:rsid w:val="00BD6F5D"/>
    <w:rsid w:val="00BE56BF"/>
    <w:rsid w:val="00BF4EC0"/>
    <w:rsid w:val="00BF7846"/>
    <w:rsid w:val="00C01549"/>
    <w:rsid w:val="00C056D8"/>
    <w:rsid w:val="00C44632"/>
    <w:rsid w:val="00C44CD5"/>
    <w:rsid w:val="00C62B23"/>
    <w:rsid w:val="00C63E2B"/>
    <w:rsid w:val="00C64853"/>
    <w:rsid w:val="00CA549B"/>
    <w:rsid w:val="00CB393C"/>
    <w:rsid w:val="00CB41D4"/>
    <w:rsid w:val="00CD205E"/>
    <w:rsid w:val="00CD52B6"/>
    <w:rsid w:val="00CE49E3"/>
    <w:rsid w:val="00CF5382"/>
    <w:rsid w:val="00D16EA4"/>
    <w:rsid w:val="00D2071F"/>
    <w:rsid w:val="00D21B97"/>
    <w:rsid w:val="00D22C32"/>
    <w:rsid w:val="00D336C0"/>
    <w:rsid w:val="00D371D4"/>
    <w:rsid w:val="00D511F7"/>
    <w:rsid w:val="00D61805"/>
    <w:rsid w:val="00D623F9"/>
    <w:rsid w:val="00D76EF5"/>
    <w:rsid w:val="00DA0233"/>
    <w:rsid w:val="00DA6F15"/>
    <w:rsid w:val="00DA756F"/>
    <w:rsid w:val="00DC62A3"/>
    <w:rsid w:val="00DD3F84"/>
    <w:rsid w:val="00DE0A4A"/>
    <w:rsid w:val="00DE71E2"/>
    <w:rsid w:val="00E120D7"/>
    <w:rsid w:val="00E50030"/>
    <w:rsid w:val="00E52DBA"/>
    <w:rsid w:val="00E56257"/>
    <w:rsid w:val="00E63DF8"/>
    <w:rsid w:val="00E76292"/>
    <w:rsid w:val="00E80A37"/>
    <w:rsid w:val="00E97A60"/>
    <w:rsid w:val="00EA30C0"/>
    <w:rsid w:val="00EA706F"/>
    <w:rsid w:val="00EB3F54"/>
    <w:rsid w:val="00EC251C"/>
    <w:rsid w:val="00EF0FE9"/>
    <w:rsid w:val="00EF4F3D"/>
    <w:rsid w:val="00F10942"/>
    <w:rsid w:val="00F3570A"/>
    <w:rsid w:val="00F37E0B"/>
    <w:rsid w:val="00F627B1"/>
    <w:rsid w:val="00F65F80"/>
    <w:rsid w:val="00F765B6"/>
    <w:rsid w:val="00F91442"/>
    <w:rsid w:val="00F97224"/>
    <w:rsid w:val="00FA03B5"/>
    <w:rsid w:val="00FA619F"/>
    <w:rsid w:val="00FB21F9"/>
    <w:rsid w:val="00FC6124"/>
    <w:rsid w:val="00F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47E1"/>
  <w15:docId w15:val="{B95625BF-614C-482E-A123-C56E336F0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DD5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F37E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F37E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F37E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nhideWhenUsed/>
    <w:rPr>
      <w:vertAlign w:val="superscript"/>
    </w:rPr>
  </w:style>
  <w:style w:type="paragraph" w:styleId="FootnoteText">
    <w:name w:val="footnote text"/>
    <w:link w:val="FootnoteTextChar"/>
    <w:uiPriority w:val="9"/>
    <w:unhideWhenUsed/>
    <w:qFormat/>
    <w:rPr>
      <w:sz w:val="20"/>
      <w:szCs w:val="20"/>
    </w:rPr>
  </w:style>
  <w:style w:type="character" w:customStyle="1" w:styleId="FootnoteTextChar">
    <w:name w:val="Footnote Text Char"/>
    <w:link w:val="FootnoteText"/>
    <w:uiPriority w:val="9"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SUChapterHead">
    <w:name w:val="ASU_ChapterHead"/>
    <w:next w:val="ASUBodyText"/>
    <w:link w:val="ASUChapterHeadChar"/>
    <w:qFormat/>
    <w:rsid w:val="00E76292"/>
    <w:pPr>
      <w:spacing w:before="400" w:after="120" w:line="360" w:lineRule="auto"/>
      <w:jc w:val="center"/>
      <w:outlineLvl w:val="0"/>
    </w:pPr>
    <w:rPr>
      <w:b/>
      <w:bCs/>
      <w:szCs w:val="32"/>
    </w:rPr>
  </w:style>
  <w:style w:type="paragraph" w:customStyle="1" w:styleId="ASUSectionHead">
    <w:name w:val="ASU_SectionHead"/>
    <w:next w:val="ASUBodyText"/>
    <w:qFormat/>
    <w:rsid w:val="00416CE3"/>
    <w:pPr>
      <w:spacing w:before="120" w:line="360" w:lineRule="auto"/>
      <w:ind w:firstLine="709"/>
      <w:jc w:val="both"/>
      <w:outlineLvl w:val="1"/>
    </w:pPr>
    <w:rPr>
      <w:b/>
      <w:bCs/>
    </w:rPr>
  </w:style>
  <w:style w:type="paragraph" w:customStyle="1" w:styleId="ASUSubsectionHead">
    <w:name w:val="ASU_SubsectionHead"/>
    <w:next w:val="ASUBodyText"/>
    <w:qFormat/>
    <w:pPr>
      <w:spacing w:before="120" w:after="60" w:line="360" w:lineRule="auto"/>
      <w:ind w:firstLine="720"/>
      <w:jc w:val="both"/>
      <w:outlineLvl w:val="2"/>
    </w:pPr>
    <w:rPr>
      <w:b/>
      <w:bCs/>
      <w:i/>
      <w:iCs/>
    </w:rPr>
  </w:style>
  <w:style w:type="paragraph" w:customStyle="1" w:styleId="ASUBodyText">
    <w:name w:val="ASU_BodyText"/>
    <w:qFormat/>
    <w:rsid w:val="00BF7846"/>
    <w:pPr>
      <w:spacing w:line="360" w:lineRule="auto"/>
      <w:ind w:firstLine="709"/>
      <w:jc w:val="both"/>
    </w:pPr>
  </w:style>
  <w:style w:type="character" w:customStyle="1" w:styleId="ASUChapterHead0">
    <w:name w:val="ASU_ChapterHead Знак"/>
    <w:basedOn w:val="DefaultParagraphFont"/>
    <w:rsid w:val="00B6217E"/>
    <w:rPr>
      <w:rFonts w:eastAsia="Times New Roman"/>
      <w:b/>
      <w:bCs/>
      <w:color w:val="auto"/>
      <w:lang w:val="uk-UA" w:eastAsia="uk-UA"/>
    </w:rPr>
  </w:style>
  <w:style w:type="paragraph" w:customStyle="1" w:styleId="ASUNumberedList">
    <w:name w:val="ASU_NumberedList"/>
    <w:next w:val="ASUBodyText"/>
    <w:qFormat/>
    <w:rsid w:val="00683694"/>
    <w:pPr>
      <w:numPr>
        <w:numId w:val="25"/>
      </w:numPr>
      <w:spacing w:line="360" w:lineRule="auto"/>
      <w:jc w:val="both"/>
    </w:pPr>
  </w:style>
  <w:style w:type="paragraph" w:customStyle="1" w:styleId="ASUFigureCaption">
    <w:name w:val="ASU_FigureCaption"/>
    <w:next w:val="ASUBodyText"/>
    <w:qFormat/>
    <w:pPr>
      <w:spacing w:line="360" w:lineRule="auto"/>
      <w:jc w:val="center"/>
    </w:pPr>
    <w:rPr>
      <w:b/>
      <w:bCs/>
      <w:i/>
      <w:iCs/>
    </w:rPr>
  </w:style>
  <w:style w:type="paragraph" w:customStyle="1" w:styleId="ASUTableCaption">
    <w:name w:val="ASU_TableCaption"/>
    <w:next w:val="ASUBodyText"/>
    <w:qFormat/>
    <w:pPr>
      <w:spacing w:line="360" w:lineRule="auto"/>
      <w:jc w:val="right"/>
    </w:pPr>
    <w:rPr>
      <w:b/>
      <w:bCs/>
    </w:rPr>
  </w:style>
  <w:style w:type="paragraph" w:customStyle="1" w:styleId="ASUTableName">
    <w:name w:val="ASU_TableName"/>
    <w:next w:val="ASUBodyText"/>
    <w:qFormat/>
    <w:pPr>
      <w:spacing w:after="120" w:line="360" w:lineRule="auto"/>
      <w:jc w:val="center"/>
    </w:pPr>
    <w:rPr>
      <w:b/>
      <w:bCs/>
    </w:rPr>
  </w:style>
  <w:style w:type="paragraph" w:customStyle="1" w:styleId="ASURefList">
    <w:name w:val="ASU_RefList"/>
    <w:qFormat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FB21F9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21F9"/>
  </w:style>
  <w:style w:type="paragraph" w:styleId="Footer">
    <w:name w:val="footer"/>
    <w:basedOn w:val="Normal"/>
    <w:link w:val="FooterChar"/>
    <w:unhideWhenUsed/>
    <w:rsid w:val="00FB21F9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FB21F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67D9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F37E0B"/>
    <w:rPr>
      <w:b/>
      <w:bCs/>
      <w:i/>
      <w:iCs/>
      <w:spacing w:val="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0B"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0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val="en-US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0B"/>
    <w:rPr>
      <w:rFonts w:asciiTheme="minorHAnsi" w:eastAsiaTheme="majorEastAsia" w:hAnsiTheme="minorHAnsi" w:cstheme="majorBidi"/>
      <w:color w:val="272727" w:themeColor="text1" w:themeTint="D8"/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37E0B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0B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0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0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0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0B"/>
    <w:rPr>
      <w:color w:val="1F4D78"/>
    </w:rPr>
  </w:style>
  <w:style w:type="paragraph" w:styleId="BodyText">
    <w:name w:val="Body Text"/>
    <w:basedOn w:val="Normal"/>
    <w:link w:val="BodyTextChar"/>
    <w:qFormat/>
    <w:rsid w:val="00F37E0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F37E0B"/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F37E0B"/>
  </w:style>
  <w:style w:type="paragraph" w:customStyle="1" w:styleId="Compact">
    <w:name w:val="Compact"/>
    <w:basedOn w:val="BodyText"/>
    <w:qFormat/>
    <w:rsid w:val="00F37E0B"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F37E0B"/>
    <w:rPr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F37E0B"/>
    <w:pPr>
      <w:numPr>
        <w:ilvl w:val="1"/>
      </w:numPr>
      <w:spacing w:after="80"/>
      <w:contextualSpacing/>
      <w:jc w:val="center"/>
    </w:pPr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37E0B"/>
    <w:rPr>
      <w:rFonts w:asciiTheme="majorHAnsi" w:eastAsiaTheme="majorEastAsia" w:hAnsiTheme="majorHAnsi" w:cstheme="majorBidi"/>
      <w:spacing w:val="15"/>
      <w:lang w:val="en-US" w:eastAsia="zh-CN"/>
    </w:rPr>
  </w:style>
  <w:style w:type="paragraph" w:customStyle="1" w:styleId="Author">
    <w:name w:val="Author"/>
    <w:basedOn w:val="Title"/>
    <w:next w:val="BodyText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styleId="Date">
    <w:name w:val="Date"/>
    <w:basedOn w:val="Title"/>
    <w:next w:val="BodyText"/>
    <w:link w:val="DateChar"/>
    <w:qFormat/>
    <w:rsid w:val="00F37E0B"/>
    <w:pPr>
      <w:keepNext/>
      <w:keepLines/>
      <w:spacing w:after="80"/>
      <w:contextualSpacing/>
      <w:jc w:val="center"/>
    </w:pPr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character" w:customStyle="1" w:styleId="DateChar">
    <w:name w:val="Date Char"/>
    <w:basedOn w:val="DefaultParagraphFont"/>
    <w:link w:val="Date"/>
    <w:rsid w:val="00F37E0B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Title">
    <w:name w:val="Abstract Title"/>
    <w:basedOn w:val="Normal"/>
    <w:next w:val="Abstract"/>
    <w:qFormat/>
    <w:rsid w:val="00F37E0B"/>
    <w:pPr>
      <w:keepNext/>
      <w:keepLines/>
      <w:spacing w:before="300"/>
      <w:jc w:val="center"/>
    </w:pPr>
    <w:rPr>
      <w:rFonts w:asciiTheme="minorHAnsi" w:eastAsiaTheme="minorEastAsia" w:hAnsiTheme="minorHAnsi" w:cstheme="minorBidi"/>
      <w:b/>
      <w:sz w:val="20"/>
      <w:szCs w:val="20"/>
      <w:lang w:val="en-US" w:eastAsia="zh-CN"/>
    </w:rPr>
  </w:style>
  <w:style w:type="paragraph" w:customStyle="1" w:styleId="Abstract">
    <w:name w:val="Abstract"/>
    <w:basedOn w:val="Normal"/>
    <w:next w:val="BodyText"/>
    <w:qFormat/>
    <w:rsid w:val="00F37E0B"/>
    <w:pPr>
      <w:keepNext/>
      <w:keepLines/>
      <w:spacing w:before="100" w:after="300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Bibliography">
    <w:name w:val="Bibliography"/>
    <w:basedOn w:val="Normal"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BlockText">
    <w:name w:val="Block Text"/>
    <w:basedOn w:val="BodyText"/>
    <w:next w:val="BodyText"/>
    <w:uiPriority w:val="9"/>
    <w:unhideWhenUsed/>
    <w:qFormat/>
    <w:rsid w:val="00F37E0B"/>
    <w:pPr>
      <w:spacing w:before="100" w:after="100"/>
      <w:ind w:left="480" w:right="480"/>
    </w:p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37E0B"/>
    <w:pPr>
      <w:spacing w:before="100" w:after="100"/>
      <w:ind w:left="480" w:right="4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37E0B"/>
    <w:pPr>
      <w:keepNext/>
      <w:keepLines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styleId="Caption">
    <w:name w:val="caption"/>
    <w:basedOn w:val="Normal"/>
    <w:link w:val="CaptionChar"/>
    <w:rsid w:val="00F37E0B"/>
    <w:pPr>
      <w:spacing w:after="120"/>
    </w:pPr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customStyle="1" w:styleId="TableCaption">
    <w:name w:val="Table Caption"/>
    <w:basedOn w:val="Caption"/>
    <w:rsid w:val="00F37E0B"/>
    <w:pPr>
      <w:keepNext/>
    </w:pPr>
  </w:style>
  <w:style w:type="paragraph" w:customStyle="1" w:styleId="ImageCaption">
    <w:name w:val="Image Caption"/>
    <w:basedOn w:val="Caption"/>
    <w:rsid w:val="00F37E0B"/>
  </w:style>
  <w:style w:type="paragraph" w:customStyle="1" w:styleId="Figure">
    <w:name w:val="Figure"/>
    <w:basedOn w:val="Normal"/>
    <w:rsid w:val="00F37E0B"/>
    <w:pPr>
      <w:spacing w:after="20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aptionedFigure">
    <w:name w:val="Captioned Figure"/>
    <w:basedOn w:val="Figure"/>
    <w:rsid w:val="00F37E0B"/>
    <w:pPr>
      <w:keepNext/>
    </w:pPr>
  </w:style>
  <w:style w:type="character" w:customStyle="1" w:styleId="CaptionChar">
    <w:name w:val="Caption Char"/>
    <w:basedOn w:val="DefaultParagraphFont"/>
    <w:link w:val="Caption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character" w:customStyle="1" w:styleId="VerbatimChar">
    <w:name w:val="Verbatim Char"/>
    <w:basedOn w:val="CaptionChar"/>
    <w:link w:val="SourceCode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SectionNumber">
    <w:name w:val="Section Number"/>
    <w:basedOn w:val="CaptionChar"/>
    <w:rsid w:val="00F37E0B"/>
    <w:rPr>
      <w:rFonts w:asciiTheme="minorHAnsi" w:eastAsiaTheme="minorEastAsia" w:hAnsiTheme="minorHAnsi" w:cstheme="minorBidi"/>
      <w:i/>
      <w:sz w:val="24"/>
      <w:szCs w:val="24"/>
      <w:lang w:val="en-US" w:eastAsia="zh-CN"/>
    </w:rPr>
  </w:style>
  <w:style w:type="paragraph" w:styleId="TOCHeading">
    <w:name w:val="TOC Heading"/>
    <w:basedOn w:val="Heading1"/>
    <w:next w:val="BodyText"/>
    <w:uiPriority w:val="39"/>
    <w:unhideWhenUsed/>
    <w:qFormat/>
    <w:rsid w:val="00F37E0B"/>
    <w:pPr>
      <w:keepNext/>
      <w:keepLines/>
      <w:spacing w:before="240" w:after="8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CN"/>
    </w:rPr>
  </w:style>
  <w:style w:type="paragraph" w:customStyle="1" w:styleId="SourceCode">
    <w:name w:val="Source Code"/>
    <w:basedOn w:val="Normal"/>
    <w:link w:val="VerbatimChar"/>
    <w:rsid w:val="00F37E0B"/>
    <w:pPr>
      <w:wordWrap w:val="0"/>
      <w:spacing w:after="200"/>
    </w:pPr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KeywordTok">
    <w:name w:val="Keyword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DataTypeTok">
    <w:name w:val="DataTypeTok"/>
    <w:basedOn w:val="VerbatimChar"/>
    <w:rsid w:val="00F37E0B"/>
    <w:rPr>
      <w:rFonts w:ascii="Consolas" w:eastAsiaTheme="minorEastAsia" w:hAnsi="Consolas" w:cstheme="minorBidi"/>
      <w:i/>
      <w:color w:val="902000"/>
      <w:sz w:val="22"/>
      <w:szCs w:val="24"/>
      <w:lang w:val="en-US" w:eastAsia="zh-CN"/>
    </w:rPr>
  </w:style>
  <w:style w:type="character" w:customStyle="1" w:styleId="DecValTok">
    <w:name w:val="DecVal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BaseNTok">
    <w:name w:val="BaseN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FloatTok">
    <w:name w:val="FloatTok"/>
    <w:basedOn w:val="VerbatimChar"/>
    <w:rsid w:val="00F37E0B"/>
    <w:rPr>
      <w:rFonts w:ascii="Consolas" w:eastAsiaTheme="minorEastAsia" w:hAnsi="Consolas" w:cstheme="minorBidi"/>
      <w:i/>
      <w:color w:val="40A070"/>
      <w:sz w:val="22"/>
      <w:szCs w:val="24"/>
      <w:lang w:val="en-US" w:eastAsia="zh-CN"/>
    </w:rPr>
  </w:style>
  <w:style w:type="character" w:customStyle="1" w:styleId="ConstantTok">
    <w:name w:val="ConstantTok"/>
    <w:basedOn w:val="VerbatimChar"/>
    <w:rsid w:val="00F37E0B"/>
    <w:rPr>
      <w:rFonts w:ascii="Consolas" w:eastAsiaTheme="minorEastAsia" w:hAnsi="Consolas" w:cstheme="minorBidi"/>
      <w:i/>
      <w:color w:val="880000"/>
      <w:sz w:val="22"/>
      <w:szCs w:val="24"/>
      <w:lang w:val="en-US" w:eastAsia="zh-CN"/>
    </w:rPr>
  </w:style>
  <w:style w:type="character" w:customStyle="1" w:styleId="CharTok">
    <w:name w:val="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CharTok">
    <w:name w:val="SpecialChar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tringTok">
    <w:name w:val="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VerbatimStringTok">
    <w:name w:val="VerbatimStringTok"/>
    <w:basedOn w:val="VerbatimChar"/>
    <w:rsid w:val="00F37E0B"/>
    <w:rPr>
      <w:rFonts w:ascii="Consolas" w:eastAsiaTheme="minorEastAsia" w:hAnsi="Consolas" w:cstheme="minorBidi"/>
      <w:i/>
      <w:color w:val="4070A0"/>
      <w:sz w:val="22"/>
      <w:szCs w:val="24"/>
      <w:lang w:val="en-US" w:eastAsia="zh-CN"/>
    </w:rPr>
  </w:style>
  <w:style w:type="character" w:customStyle="1" w:styleId="SpecialStringTok">
    <w:name w:val="SpecialStringTok"/>
    <w:basedOn w:val="VerbatimChar"/>
    <w:rsid w:val="00F37E0B"/>
    <w:rPr>
      <w:rFonts w:ascii="Consolas" w:eastAsiaTheme="minorEastAsia" w:hAnsi="Consolas" w:cstheme="minorBidi"/>
      <w:i/>
      <w:color w:val="BB6688"/>
      <w:sz w:val="22"/>
      <w:szCs w:val="24"/>
      <w:lang w:val="en-US" w:eastAsia="zh-CN"/>
    </w:rPr>
  </w:style>
  <w:style w:type="character" w:customStyle="1" w:styleId="ImportTok">
    <w:name w:val="ImportTok"/>
    <w:basedOn w:val="VerbatimChar"/>
    <w:rsid w:val="00F37E0B"/>
    <w:rPr>
      <w:rFonts w:ascii="Consolas" w:eastAsiaTheme="minorEastAsia" w:hAnsi="Consolas" w:cstheme="minorBidi"/>
      <w:b/>
      <w:i/>
      <w:color w:val="008000"/>
      <w:sz w:val="22"/>
      <w:szCs w:val="24"/>
      <w:lang w:val="en-US" w:eastAsia="zh-CN"/>
    </w:rPr>
  </w:style>
  <w:style w:type="character" w:customStyle="1" w:styleId="CommentTok">
    <w:name w:val="CommentTok"/>
    <w:basedOn w:val="VerbatimChar"/>
    <w:rsid w:val="00F37E0B"/>
    <w:rPr>
      <w:rFonts w:ascii="Consolas" w:eastAsiaTheme="minorEastAsia" w:hAnsi="Consolas" w:cstheme="minorBidi"/>
      <w:i w:val="0"/>
      <w:color w:val="60A0B0"/>
      <w:sz w:val="22"/>
      <w:szCs w:val="24"/>
      <w:lang w:val="en-US" w:eastAsia="zh-CN"/>
    </w:rPr>
  </w:style>
  <w:style w:type="character" w:customStyle="1" w:styleId="DocumentationTok">
    <w:name w:val="DocumentationTok"/>
    <w:basedOn w:val="VerbatimChar"/>
    <w:rsid w:val="00F37E0B"/>
    <w:rPr>
      <w:rFonts w:ascii="Consolas" w:eastAsiaTheme="minorEastAsia" w:hAnsi="Consolas" w:cstheme="minorBidi"/>
      <w:i w:val="0"/>
      <w:color w:val="BA2121"/>
      <w:sz w:val="22"/>
      <w:szCs w:val="24"/>
      <w:lang w:val="en-US" w:eastAsia="zh-CN"/>
    </w:rPr>
  </w:style>
  <w:style w:type="character" w:customStyle="1" w:styleId="AnnotationTok">
    <w:name w:val="Annot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CommentVarTok">
    <w:name w:val="CommentVar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OtherTok">
    <w:name w:val="OtherTok"/>
    <w:basedOn w:val="VerbatimChar"/>
    <w:rsid w:val="00F37E0B"/>
    <w:rPr>
      <w:rFonts w:ascii="Consolas" w:eastAsiaTheme="minorEastAsia" w:hAnsi="Consolas" w:cstheme="minorBidi"/>
      <w:i/>
      <w:color w:val="007020"/>
      <w:sz w:val="22"/>
      <w:szCs w:val="24"/>
      <w:lang w:val="en-US" w:eastAsia="zh-CN"/>
    </w:rPr>
  </w:style>
  <w:style w:type="character" w:customStyle="1" w:styleId="FunctionTok">
    <w:name w:val="FunctionTok"/>
    <w:basedOn w:val="VerbatimChar"/>
    <w:rsid w:val="00F37E0B"/>
    <w:rPr>
      <w:rFonts w:ascii="Consolas" w:eastAsiaTheme="minorEastAsia" w:hAnsi="Consolas" w:cstheme="minorBidi"/>
      <w:i/>
      <w:color w:val="06287E"/>
      <w:sz w:val="22"/>
      <w:szCs w:val="24"/>
      <w:lang w:val="en-US" w:eastAsia="zh-CN"/>
    </w:rPr>
  </w:style>
  <w:style w:type="character" w:customStyle="1" w:styleId="VariableTok">
    <w:name w:val="VariableTok"/>
    <w:basedOn w:val="VerbatimChar"/>
    <w:rsid w:val="00F37E0B"/>
    <w:rPr>
      <w:rFonts w:ascii="Consolas" w:eastAsiaTheme="minorEastAsia" w:hAnsi="Consolas" w:cstheme="minorBidi"/>
      <w:i/>
      <w:color w:val="19177C"/>
      <w:sz w:val="22"/>
      <w:szCs w:val="24"/>
      <w:lang w:val="en-US" w:eastAsia="zh-CN"/>
    </w:rPr>
  </w:style>
  <w:style w:type="character" w:customStyle="1" w:styleId="ControlFlowTok">
    <w:name w:val="ControlFlowTok"/>
    <w:basedOn w:val="VerbatimChar"/>
    <w:rsid w:val="00F37E0B"/>
    <w:rPr>
      <w:rFonts w:ascii="Consolas" w:eastAsiaTheme="minorEastAsia" w:hAnsi="Consolas" w:cstheme="minorBidi"/>
      <w:b/>
      <w:i/>
      <w:color w:val="007020"/>
      <w:sz w:val="22"/>
      <w:szCs w:val="24"/>
      <w:lang w:val="en-US" w:eastAsia="zh-CN"/>
    </w:rPr>
  </w:style>
  <w:style w:type="character" w:customStyle="1" w:styleId="OperatorTok">
    <w:name w:val="OperatorTok"/>
    <w:basedOn w:val="VerbatimChar"/>
    <w:rsid w:val="00F37E0B"/>
    <w:rPr>
      <w:rFonts w:ascii="Consolas" w:eastAsiaTheme="minorEastAsia" w:hAnsi="Consolas" w:cstheme="minorBidi"/>
      <w:i/>
      <w:color w:val="666666"/>
      <w:sz w:val="22"/>
      <w:szCs w:val="24"/>
      <w:lang w:val="en-US" w:eastAsia="zh-CN"/>
    </w:rPr>
  </w:style>
  <w:style w:type="character" w:customStyle="1" w:styleId="BuiltInTok">
    <w:name w:val="BuiltInTok"/>
    <w:basedOn w:val="VerbatimChar"/>
    <w:rsid w:val="00F37E0B"/>
    <w:rPr>
      <w:rFonts w:ascii="Consolas" w:eastAsiaTheme="minorEastAsia" w:hAnsi="Consolas" w:cstheme="minorBidi"/>
      <w:i/>
      <w:color w:val="008000"/>
      <w:sz w:val="22"/>
      <w:szCs w:val="24"/>
      <w:lang w:val="en-US" w:eastAsia="zh-CN"/>
    </w:rPr>
  </w:style>
  <w:style w:type="character" w:customStyle="1" w:styleId="ExtensionTok">
    <w:name w:val="Extension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PreprocessorTok">
    <w:name w:val="PreprocessorTok"/>
    <w:basedOn w:val="VerbatimChar"/>
    <w:rsid w:val="00F37E0B"/>
    <w:rPr>
      <w:rFonts w:ascii="Consolas" w:eastAsiaTheme="minorEastAsia" w:hAnsi="Consolas" w:cstheme="minorBidi"/>
      <w:i/>
      <w:color w:val="BC7A00"/>
      <w:sz w:val="22"/>
      <w:szCs w:val="24"/>
      <w:lang w:val="en-US" w:eastAsia="zh-CN"/>
    </w:rPr>
  </w:style>
  <w:style w:type="character" w:customStyle="1" w:styleId="AttributeTok">
    <w:name w:val="AttributeTok"/>
    <w:basedOn w:val="VerbatimChar"/>
    <w:rsid w:val="00F37E0B"/>
    <w:rPr>
      <w:rFonts w:ascii="Consolas" w:eastAsiaTheme="minorEastAsia" w:hAnsi="Consolas" w:cstheme="minorBidi"/>
      <w:i/>
      <w:color w:val="7D9029"/>
      <w:sz w:val="22"/>
      <w:szCs w:val="24"/>
      <w:lang w:val="en-US" w:eastAsia="zh-CN"/>
    </w:rPr>
  </w:style>
  <w:style w:type="character" w:customStyle="1" w:styleId="RegionMarkerTok">
    <w:name w:val="RegionMarker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InformationTok">
    <w:name w:val="Information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WarningTok">
    <w:name w:val="WarningTok"/>
    <w:basedOn w:val="VerbatimChar"/>
    <w:rsid w:val="00F37E0B"/>
    <w:rPr>
      <w:rFonts w:ascii="Consolas" w:eastAsiaTheme="minorEastAsia" w:hAnsi="Consolas" w:cstheme="minorBidi"/>
      <w:b/>
      <w:i w:val="0"/>
      <w:color w:val="60A0B0"/>
      <w:sz w:val="22"/>
      <w:szCs w:val="24"/>
      <w:lang w:val="en-US" w:eastAsia="zh-CN"/>
    </w:rPr>
  </w:style>
  <w:style w:type="character" w:customStyle="1" w:styleId="AlertTok">
    <w:name w:val="Alert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ErrorTok">
    <w:name w:val="ErrorTok"/>
    <w:basedOn w:val="VerbatimChar"/>
    <w:rsid w:val="00F37E0B"/>
    <w:rPr>
      <w:rFonts w:ascii="Consolas" w:eastAsiaTheme="minorEastAsia" w:hAnsi="Consolas" w:cstheme="minorBidi"/>
      <w:b/>
      <w:i/>
      <w:color w:val="FF0000"/>
      <w:sz w:val="22"/>
      <w:szCs w:val="24"/>
      <w:lang w:val="en-US" w:eastAsia="zh-CN"/>
    </w:rPr>
  </w:style>
  <w:style w:type="character" w:customStyle="1" w:styleId="NormalTok">
    <w:name w:val="NormalTok"/>
    <w:basedOn w:val="VerbatimChar"/>
    <w:rsid w:val="00F37E0B"/>
    <w:rPr>
      <w:rFonts w:ascii="Consolas" w:eastAsiaTheme="minorEastAsia" w:hAnsi="Consolas" w:cstheme="minorBidi"/>
      <w:i/>
      <w:sz w:val="22"/>
      <w:szCs w:val="24"/>
      <w:lang w:val="en-US" w:eastAsia="zh-CN"/>
    </w:rPr>
  </w:style>
  <w:style w:type="character" w:customStyle="1" w:styleId="ASUChapterHeadChar">
    <w:name w:val="ASU_ChapterHead Char"/>
    <w:basedOn w:val="BodyTextChar"/>
    <w:link w:val="ASUChapterHead"/>
    <w:rsid w:val="00E76292"/>
    <w:rPr>
      <w:rFonts w:asciiTheme="minorHAnsi" w:eastAsiaTheme="minorEastAsia" w:hAnsiTheme="minorHAnsi" w:cstheme="minorBidi"/>
      <w:b/>
      <w:bCs/>
      <w:sz w:val="24"/>
      <w:szCs w:val="32"/>
      <w:lang w:val="en-US" w:eastAsia="zh-CN"/>
    </w:rPr>
  </w:style>
  <w:style w:type="paragraph" w:styleId="TOC1">
    <w:name w:val="toc 1"/>
    <w:basedOn w:val="ASUBodyText"/>
    <w:next w:val="ASUChapterHead"/>
    <w:autoRedefine/>
    <w:uiPriority w:val="39"/>
    <w:unhideWhenUsed/>
    <w:rsid w:val="00FC6124"/>
    <w:pPr>
      <w:spacing w:after="100"/>
      <w:ind w:firstLine="0"/>
      <w:jc w:val="left"/>
    </w:pPr>
    <w:rPr>
      <w:rFonts w:eastAsiaTheme="minorHAnsi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FC6124"/>
    <w:pPr>
      <w:tabs>
        <w:tab w:val="right" w:leader="dot" w:pos="9344"/>
      </w:tabs>
      <w:spacing w:after="100" w:line="360" w:lineRule="auto"/>
      <w:ind w:left="227"/>
    </w:pPr>
    <w:rPr>
      <w:rFonts w:eastAsiaTheme="minorHAnsi" w:cstheme="minorBidi"/>
      <w:noProof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rsid w:val="00FC6124"/>
    <w:pPr>
      <w:tabs>
        <w:tab w:val="right" w:leader="dot" w:pos="9344"/>
      </w:tabs>
      <w:spacing w:after="100" w:line="360" w:lineRule="auto"/>
      <w:ind w:left="454"/>
    </w:pPr>
    <w:rPr>
      <w:rFonts w:eastAsiaTheme="minorEastAsia" w:cstheme="minorBidi"/>
      <w:noProof/>
      <w:szCs w:val="24"/>
      <w:lang w:val="en-US"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F37E0B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37E0B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37E0B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37E0B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37E0B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37E0B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F37E0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52DBA"/>
    <w:rPr>
      <w:rFonts w:eastAsiaTheme="minorHAnsi"/>
      <w:color w:val="00000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Rregular">
    <w:name w:val="BKR regular"/>
    <w:basedOn w:val="Normal"/>
    <w:link w:val="BKRregularChar"/>
    <w:rsid w:val="00E52DBA"/>
    <w:pPr>
      <w:spacing w:after="160" w:line="360" w:lineRule="auto"/>
    </w:pPr>
    <w:rPr>
      <w:rFonts w:eastAsiaTheme="minorEastAsia"/>
      <w:sz w:val="24"/>
      <w:szCs w:val="24"/>
      <w:lang w:eastAsia="ja-JP"/>
    </w:rPr>
  </w:style>
  <w:style w:type="character" w:customStyle="1" w:styleId="BKRregularChar">
    <w:name w:val="BKR regular Char"/>
    <w:basedOn w:val="DefaultParagraphFont"/>
    <w:link w:val="BKRregular"/>
    <w:rsid w:val="00E52DBA"/>
    <w:rPr>
      <w:rFonts w:eastAsiaTheme="minorEastAsia"/>
      <w:sz w:val="24"/>
      <w:szCs w:val="24"/>
      <w:lang w:eastAsia="ja-JP"/>
    </w:rPr>
  </w:style>
  <w:style w:type="paragraph" w:customStyle="1" w:styleId="ASUBulletList">
    <w:name w:val="ASU_BulletList"/>
    <w:basedOn w:val="Normal"/>
    <w:link w:val="ASUBulletListChar"/>
    <w:qFormat/>
    <w:rsid w:val="00E76292"/>
    <w:pPr>
      <w:numPr>
        <w:numId w:val="26"/>
      </w:numPr>
      <w:spacing w:line="360" w:lineRule="auto"/>
      <w:ind w:left="709" w:hanging="425"/>
      <w:jc w:val="both"/>
    </w:pPr>
  </w:style>
  <w:style w:type="character" w:styleId="Strong">
    <w:name w:val="Strong"/>
    <w:basedOn w:val="DefaultParagraphFont"/>
    <w:uiPriority w:val="22"/>
    <w:qFormat/>
    <w:rsid w:val="00672F84"/>
    <w:rPr>
      <w:b/>
      <w:bCs/>
    </w:rPr>
  </w:style>
  <w:style w:type="character" w:customStyle="1" w:styleId="ASUBulletListChar">
    <w:name w:val="ASU_BulletList Char"/>
    <w:basedOn w:val="DefaultParagraphFont"/>
    <w:link w:val="ASUBulletList"/>
    <w:rsid w:val="00E762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FB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FB3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1290A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A411A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4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2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1911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436834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6682954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20204989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54305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376860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679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2308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1168273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1832263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1834031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4057442">
          <w:marLeft w:val="0"/>
          <w:marRight w:val="0"/>
          <w:marTop w:val="0"/>
          <w:marBottom w:val="150"/>
          <w:divBdr>
            <w:top w:val="single" w:sz="6" w:space="0" w:color="CDCDCD"/>
            <w:left w:val="single" w:sz="6" w:space="0" w:color="CDCDCD"/>
            <w:bottom w:val="single" w:sz="6" w:space="0" w:color="CDCDCD"/>
            <w:right w:val="single" w:sz="6" w:space="0" w:color="CDCDCD"/>
          </w:divBdr>
          <w:divsChild>
            <w:div w:id="8146452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929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2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2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i.org/10.1090/s0025-5718-1965-0178586-1" TargetMode="External"/><Relationship Id="rId26" Type="http://schemas.openxmlformats.org/officeDocument/2006/relationships/hyperlink" Target="https://doi.org/10.1109/ieeestd.2008.4610935" TargetMode="External"/><Relationship Id="rId39" Type="http://schemas.openxmlformats.org/officeDocument/2006/relationships/image" Target="media/image6.png"/><Relationship Id="rId21" Type="http://schemas.openxmlformats.org/officeDocument/2006/relationships/hyperlink" Target="https://doi.org/10.1109/msp.2009.934155" TargetMode="External"/><Relationship Id="rId34" Type="http://schemas.openxmlformats.org/officeDocument/2006/relationships/hyperlink" Target="https://docs.nvidia.com/cuda/pdf/CUFFT_Library.pdf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tolemy.berkeley.edu/publications/papers/96/softSynthBook/" TargetMode="External"/><Relationship Id="rId20" Type="http://schemas.openxmlformats.org/officeDocument/2006/relationships/hyperlink" Target="https://doi.org/10.1145/642089.642111" TargetMode="External"/><Relationship Id="rId29" Type="http://schemas.openxmlformats.org/officeDocument/2006/relationships/hyperlink" Target="https://doi.org/10.1109/2.303622" TargetMode="External"/><Relationship Id="rId41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i.org/10.1109/jproc.2004.840301" TargetMode="External"/><Relationship Id="rId32" Type="http://schemas.openxmlformats.org/officeDocument/2006/relationships/hyperlink" Target="https://doi.org/10.1145/1654059.1654090" TargetMode="External"/><Relationship Id="rId37" Type="http://schemas.openxmlformats.org/officeDocument/2006/relationships/hyperlink" Target="https://doi.org/10.1177/1094342004041291" TargetMode="External"/><Relationship Id="rId40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1941553.1941589" TargetMode="External"/><Relationship Id="rId23" Type="http://schemas.openxmlformats.org/officeDocument/2006/relationships/hyperlink" Target="https://www.fftw.org/" TargetMode="External"/><Relationship Id="rId28" Type="http://schemas.openxmlformats.org/officeDocument/2006/relationships/hyperlink" Target="https://www.iso.org/standard/35733.html" TargetMode="External"/><Relationship Id="rId36" Type="http://schemas.openxmlformats.org/officeDocument/2006/relationships/hyperlink" Target="https://doi.org/10.23939/ujit2025.01.00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i.org/10.1007/3-540-06859-7_145" TargetMode="External"/><Relationship Id="rId31" Type="http://schemas.openxmlformats.org/officeDocument/2006/relationships/hyperlink" Target="https://doi.org/10.1109/proc.1987.13876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rm-software.github.io/CMSIS-DSP/v1.16.2/group__ComplexFFT.html" TargetMode="External"/><Relationship Id="rId22" Type="http://schemas.openxmlformats.org/officeDocument/2006/relationships/hyperlink" Target="https://doi.org/10.1016/0165-1684(90)90158-u" TargetMode="External"/><Relationship Id="rId27" Type="http://schemas.openxmlformats.org/officeDocument/2006/relationships/hyperlink" Target="https://www.intel.com/content/www/us/en/docs/ipp/developer-guide-reference/2021-12/fast-fourier-transform-functions.html" TargetMode="External"/><Relationship Id="rId30" Type="http://schemas.openxmlformats.org/officeDocument/2006/relationships/hyperlink" Target="https://doi.org/10.1109/tc.1987.5009446" TargetMode="External"/><Relationship Id="rId35" Type="http://schemas.openxmlformats.org/officeDocument/2006/relationships/hyperlink" Target="https://www.omg.org/spec/UML/2.5.1/" TargetMode="External"/><Relationship Id="rId43" Type="http://schemas.microsoft.com/office/2011/relationships/people" Target="peop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c4model.com/" TargetMode="External"/><Relationship Id="rId25" Type="http://schemas.openxmlformats.org/officeDocument/2006/relationships/hyperlink" Target="https://doi.org/10.1016/j.parco.2011.10.002" TargetMode="External"/><Relationship Id="rId33" Type="http://schemas.openxmlformats.org/officeDocument/2006/relationships/hyperlink" Target="https://doi.org/10.1007/978-3-662-00551-4" TargetMode="External"/><Relationship Id="rId38" Type="http://schemas.openxmlformats.org/officeDocument/2006/relationships/hyperlink" Target="https://doi.org/10.1145/27633.28055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2D4FC-64DF-4C05-BDBC-27CDCE6E0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120</Pages>
  <Words>26291</Words>
  <Characters>149863</Characters>
  <Application>Microsoft Office Word</Application>
  <DocSecurity>0</DocSecurity>
  <Lines>1248</Lines>
  <Paragraphs>351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Методичні вказівки до БКР</vt:lpstr>
      <vt:lpstr>Методичні вказівки до БКР</vt:lpstr>
    </vt:vector>
  </TitlesOfParts>
  <Company/>
  <LinksUpToDate>false</LinksUpToDate>
  <CharactersWithSpaces>175803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Методичні вказівки до БКР</dc:title>
  <dc:creator>Кафедра АСУ, НУ «Львівська політехніка»</dc:creator>
  <dc:description>Методичні вказівки до виконання бакалаврської кваліфікаційної роботи</dc:description>
  <cp:lastModifiedBy>Хмарка Любима</cp:lastModifiedBy>
  <cp:revision>9</cp:revision>
  <cp:lastPrinted>2026-04-21T18:59:00Z</cp:lastPrinted>
  <dcterms:created xsi:type="dcterms:W3CDTF">2026-05-22T20:39:00Z</dcterms:created>
  <dcterms:modified xsi:type="dcterms:W3CDTF">2026-05-25T22:07:00Z</dcterms:modified>
</cp:coreProperties>
</file>